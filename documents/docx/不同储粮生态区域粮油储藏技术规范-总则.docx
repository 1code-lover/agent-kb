
<file path=[Content_Types].xml><?xml version="1.0" encoding="utf-8"?>
<Types xmlns="http://schemas.openxmlformats.org/package/2006/content-types">
  <Default Extension="bin" ContentType="application/vnd.ms-word.attachedToolbar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34C77" w:rsidRDefault="00134C77">
      <w:pPr>
        <w:pStyle w:val="affffd"/>
        <w:framePr w:wrap="around"/>
      </w:pPr>
      <w:bookmarkStart w:id="0" w:name="_GoBack"/>
      <w:bookmarkEnd w:id="0"/>
      <w:r>
        <w:t>Q/</w:t>
      </w:r>
      <w:r>
        <w:rPr>
          <w:rFonts w:hint="eastAsia"/>
        </w:rPr>
        <w:t>ZCL</w:t>
      </w:r>
      <w:r>
        <w:t xml:space="preserve"> </w:t>
      </w:r>
    </w:p>
    <w:p w:rsidR="00134C77" w:rsidRPr="008D39FD" w:rsidRDefault="00134C77">
      <w:pPr>
        <w:pStyle w:val="affffe"/>
        <w:framePr w:wrap="around"/>
        <w:rPr>
          <w:rFonts w:ascii="Times New Roman" w:hAnsi="Times New Roman"/>
        </w:rPr>
      </w:pPr>
      <w:r>
        <w:rPr>
          <w:rFonts w:hint="eastAsia"/>
        </w:rPr>
        <w:t>中国储备粮管理总公司企业标</w:t>
      </w:r>
      <w:r w:rsidRPr="008D39FD">
        <w:rPr>
          <w:rFonts w:ascii="Times New Roman" w:hAnsi="Times New Roman" w:hint="eastAsia"/>
        </w:rPr>
        <w:t>准</w:t>
      </w:r>
    </w:p>
    <w:p w:rsidR="00134C77" w:rsidRDefault="00134C77">
      <w:pPr>
        <w:pStyle w:val="2"/>
        <w:framePr w:wrap="around"/>
        <w:rPr>
          <w:rFonts w:hint="eastAsia"/>
        </w:rPr>
      </w:pPr>
      <w:r w:rsidRPr="008D39FD">
        <w:rPr>
          <w:rFonts w:ascii="Times New Roman"/>
        </w:rPr>
        <w:t>Q/</w:t>
      </w:r>
      <w:r>
        <w:rPr>
          <w:rFonts w:ascii="Times New Roman" w:hint="eastAsia"/>
        </w:rPr>
        <w:t>ZCL</w:t>
      </w:r>
      <w:r>
        <w:t xml:space="preserve"> </w:t>
      </w:r>
      <w:r>
        <w:rPr>
          <w:rFonts w:hint="eastAsia"/>
        </w:rPr>
        <w:t>T13.1</w:t>
      </w:r>
      <w:r>
        <w:t>—</w:t>
      </w:r>
      <w:r>
        <w:rPr>
          <w:rFonts w:hint="eastAsia"/>
        </w:rPr>
        <w:t>2012</w:t>
      </w:r>
    </w:p>
    <w:p w:rsidR="00134C77" w:rsidRDefault="00134C77">
      <w:pPr>
        <w:pStyle w:val="2"/>
        <w:framePr w:wrap="around"/>
      </w:pPr>
    </w:p>
    <w:p w:rsidR="00134C77" w:rsidRDefault="00134C77">
      <w:pPr>
        <w:pStyle w:val="2"/>
        <w:framePr w:wrap="around"/>
      </w:pPr>
    </w:p>
    <w:p w:rsidR="00134C77" w:rsidRDefault="00134C77">
      <w:pPr>
        <w:pStyle w:val="afffb"/>
        <w:framePr w:wrap="around"/>
        <w:rPr>
          <w:rFonts w:hint="eastAsia"/>
        </w:rPr>
      </w:pPr>
      <w:bookmarkStart w:id="1" w:name="StdName"/>
      <w:r>
        <w:rPr>
          <w:rFonts w:hint="eastAsia"/>
        </w:rPr>
        <w:t>不同储粮生态区域粮油储藏技术规范</w:t>
      </w:r>
    </w:p>
    <w:p w:rsidR="00134C77" w:rsidRDefault="00134C77">
      <w:pPr>
        <w:pStyle w:val="afffb"/>
        <w:framePr w:wrap="around"/>
      </w:pPr>
      <w:r>
        <w:rPr>
          <w:rFonts w:hint="eastAsia"/>
        </w:rPr>
        <w:t>第一部分 总则</w:t>
      </w:r>
      <w:bookmarkEnd w:id="1"/>
    </w:p>
    <w:p w:rsidR="00134C77" w:rsidRPr="003C082B" w:rsidRDefault="00134C77">
      <w:pPr>
        <w:pStyle w:val="afffd"/>
        <w:framePr w:wrap="around"/>
        <w:rPr>
          <w:rFonts w:ascii="Times New Roman"/>
        </w:rPr>
      </w:pPr>
      <w:r w:rsidRPr="003C082B">
        <w:rPr>
          <w:rFonts w:ascii="Times New Roman"/>
        </w:rPr>
        <w:t>Technical regulation of grains and oils storage in different grain storage ecological regions—Part 1: general principles</w:t>
      </w:r>
    </w:p>
    <w:p w:rsidR="00134C77" w:rsidRDefault="00134C77">
      <w:pPr>
        <w:pStyle w:val="af2"/>
        <w:framePr w:wrap="around"/>
      </w:pPr>
      <w:r>
        <w:rPr>
          <w:rFonts w:ascii="黑体" w:hint="eastAsia"/>
        </w:rPr>
        <w:t>2</w:t>
      </w:r>
      <w:smartTag w:uri="urn:schemas-microsoft-com:office:smarttags" w:element="chsdate">
        <w:smartTagPr>
          <w:attr w:name="IsROCDate" w:val="False"/>
          <w:attr w:name="IsLunarDate" w:val="False"/>
          <w:attr w:name="Day" w:val="12"/>
          <w:attr w:name="Month" w:val="3"/>
          <w:attr w:name="Year" w:val="2012"/>
        </w:smartTagPr>
        <w:r>
          <w:rPr>
            <w:rFonts w:ascii="黑体" w:hint="eastAsia"/>
          </w:rPr>
          <w:t>012 - 03 - 12</w:t>
        </w:r>
      </w:smartTag>
      <w:r>
        <w:rPr>
          <w:rFonts w:hint="eastAsia"/>
        </w:rPr>
        <w:t>发布</w:t>
      </w:r>
      <w:r>
        <w:pict>
          <v:line id="_x0000_s1034" style="position:absolute;z-index:251655680;mso-position-horizontal-relative:text;mso-position-vertical-relative:page" from="-.05pt,728.5pt" to="481.85pt,728.5pt">
            <w10:wrap anchory="page"/>
            <w10:anchorlock/>
          </v:line>
        </w:pict>
      </w:r>
    </w:p>
    <w:p w:rsidR="00134C77" w:rsidRDefault="00134C77">
      <w:pPr>
        <w:pStyle w:val="affffff6"/>
        <w:framePr w:wrap="around"/>
        <w:rPr>
          <w:rFonts w:ascii="黑体" w:hint="eastAsia"/>
        </w:rPr>
      </w:pPr>
      <w:r>
        <w:rPr>
          <w:rFonts w:ascii="黑体" w:hint="eastAsia"/>
        </w:rPr>
        <w:t>2</w:t>
      </w:r>
      <w:smartTag w:uri="urn:schemas-microsoft-com:office:smarttags" w:element="chsdate">
        <w:smartTagPr>
          <w:attr w:name="IsROCDate" w:val="False"/>
          <w:attr w:name="IsLunarDate" w:val="False"/>
          <w:attr w:name="Day" w:val="12"/>
          <w:attr w:name="Month" w:val="3"/>
          <w:attr w:name="Year" w:val="2012"/>
        </w:smartTagPr>
        <w:r>
          <w:rPr>
            <w:rFonts w:ascii="黑体" w:hint="eastAsia"/>
          </w:rPr>
          <w:t>012 - 03 - 12</w:t>
        </w:r>
      </w:smartTag>
      <w:r>
        <w:rPr>
          <w:rFonts w:ascii="黑体" w:hint="eastAsia"/>
        </w:rPr>
        <w:t>实施</w:t>
      </w:r>
    </w:p>
    <w:p w:rsidR="00134C77" w:rsidRDefault="00134C77">
      <w:pPr>
        <w:pStyle w:val="afffff"/>
        <w:framePr w:wrap="around"/>
      </w:pPr>
      <w:bookmarkStart w:id="2" w:name="fm"/>
      <w:r>
        <w:rPr>
          <w:noProof/>
          <w:w w:val="100"/>
          <w:sz w:val="44"/>
          <w:szCs w:val="44"/>
        </w:rPr>
        <w:pict>
          <v:rect id="LB" o:spid="_x0000_s1037" style="position:absolute;left:0;text-align:left;margin-left:142.55pt;margin-top:-310.45pt;width:100pt;height:24pt;z-index:-251657728" stroked="f"/>
        </w:pict>
      </w:r>
      <w:r>
        <w:rPr>
          <w:noProof/>
          <w:w w:val="100"/>
          <w:sz w:val="44"/>
          <w:szCs w:val="44"/>
        </w:rPr>
        <w:pict>
          <v:rect id="DT" o:spid="_x0000_s1036" style="position:absolute;left:0;text-align:left;margin-left:347.55pt;margin-top:-585.45pt;width:90pt;height:18pt;z-index:-251658752" stroked="f"/>
        </w:pict>
      </w:r>
      <w:r>
        <w:rPr>
          <w:noProof/>
          <w:w w:val="100"/>
          <w:sz w:val="44"/>
          <w:szCs w:val="44"/>
        </w:rPr>
        <w:pict>
          <v:line id="_x0000_s1035" style="position:absolute;left:0;text-align:left;z-index:251656704" from="-36.6pt,-552.85pt" to="445.3pt,-552.85pt"/>
        </w:pict>
      </w:r>
      <w:bookmarkEnd w:id="2"/>
      <w:r>
        <w:rPr>
          <w:rFonts w:hint="eastAsia"/>
          <w:noProof/>
          <w:sz w:val="44"/>
          <w:szCs w:val="44"/>
        </w:rPr>
        <w:t>中国储备粮管理总公司</w:t>
      </w:r>
      <w:r>
        <w:t> </w:t>
      </w:r>
      <w:r>
        <w:t> </w:t>
      </w:r>
      <w:r>
        <w:t> </w:t>
      </w:r>
      <w:r w:rsidRPr="008D39FD">
        <w:rPr>
          <w:rStyle w:val="afff7"/>
          <w:rFonts w:hint="eastAsia"/>
        </w:rPr>
        <w:t>发布</w:t>
      </w:r>
    </w:p>
    <w:p w:rsidR="00134C77" w:rsidRPr="008D39FD" w:rsidRDefault="00134C77">
      <w:pPr>
        <w:pStyle w:val="aff6"/>
        <w:sectPr w:rsidR="00134C77" w:rsidRPr="008D39FD">
          <w:pgSz w:w="11906" w:h="16838" w:code="9"/>
          <w:pgMar w:top="567" w:right="850" w:bottom="1134" w:left="1418" w:header="0" w:footer="0" w:gutter="0"/>
          <w:pgNumType w:start="1"/>
          <w:cols w:space="425"/>
          <w:docGrid w:type="lines" w:linePitch="312"/>
        </w:sectPr>
      </w:pPr>
    </w:p>
    <w:p w:rsidR="00134C77" w:rsidRPr="003C717C" w:rsidRDefault="00134C77">
      <w:pPr>
        <w:pStyle w:val="afe"/>
        <w:rPr>
          <w:rFonts w:hint="eastAsia"/>
        </w:rPr>
      </w:pPr>
      <w:r w:rsidRPr="003C717C">
        <w:rPr>
          <w:rFonts w:hint="eastAsia"/>
        </w:rPr>
        <w:lastRenderedPageBreak/>
        <w:t>目</w:t>
      </w:r>
      <w:bookmarkStart w:id="3" w:name="BKML"/>
      <w:r w:rsidRPr="003C717C">
        <w:t> </w:t>
      </w:r>
      <w:r w:rsidRPr="003C717C">
        <w:t> </w:t>
      </w:r>
      <w:r w:rsidRPr="003C717C">
        <w:rPr>
          <w:rFonts w:hint="eastAsia"/>
        </w:rPr>
        <w:t>次</w:t>
      </w:r>
      <w:bookmarkEnd w:id="3"/>
    </w:p>
    <w:p w:rsidR="00134C77" w:rsidRPr="003C717C" w:rsidRDefault="00134C77">
      <w:pPr>
        <w:pStyle w:val="12"/>
        <w:spacing w:before="78" w:after="78"/>
        <w:rPr>
          <w:rFonts w:ascii="Times New Roman"/>
          <w:noProof/>
          <w:szCs w:val="24"/>
        </w:rPr>
      </w:pPr>
      <w:r w:rsidRPr="003C717C">
        <w:fldChar w:fldCharType="begin" w:fldLock="1"/>
      </w:r>
      <w:r w:rsidRPr="003C717C">
        <w:instrText xml:space="preserve"> </w:instrText>
      </w:r>
      <w:r w:rsidRPr="003C717C">
        <w:rPr>
          <w:rFonts w:hint="eastAsia"/>
        </w:rPr>
        <w:instrText>TOC \h \z \t"前言、引言标题,1,参考文献、索引标题,1,章标题,1,参考文献,1,附录标识,1,一级条标题, 3" \* MERGEFORMAT</w:instrText>
      </w:r>
      <w:r w:rsidRPr="003C717C">
        <w:instrText xml:space="preserve"> </w:instrText>
      </w:r>
      <w:r w:rsidRPr="003C717C">
        <w:fldChar w:fldCharType="separate"/>
      </w:r>
      <w:hyperlink w:anchor="_Toc319071052" w:history="1">
        <w:r w:rsidRPr="003C717C">
          <w:rPr>
            <w:rStyle w:val="afff6"/>
            <w:rFonts w:hint="eastAsia"/>
          </w:rPr>
          <w:t>前言</w:t>
        </w:r>
        <w:r w:rsidRPr="003C717C">
          <w:rPr>
            <w:noProof/>
            <w:webHidden/>
          </w:rPr>
          <w:tab/>
        </w:r>
        <w:r w:rsidRPr="003C717C">
          <w:rPr>
            <w:noProof/>
            <w:webHidden/>
          </w:rPr>
          <w:fldChar w:fldCharType="begin" w:fldLock="1"/>
        </w:r>
        <w:r w:rsidRPr="003C717C">
          <w:rPr>
            <w:noProof/>
            <w:webHidden/>
          </w:rPr>
          <w:instrText xml:space="preserve"> PAGEREF _Toc319071052 \h </w:instrText>
        </w:r>
        <w:r w:rsidRPr="003C717C">
          <w:rPr>
            <w:noProof/>
          </w:rPr>
        </w:r>
        <w:r w:rsidRPr="003C717C">
          <w:rPr>
            <w:noProof/>
            <w:webHidden/>
          </w:rPr>
          <w:fldChar w:fldCharType="separate"/>
        </w:r>
        <w:r w:rsidRPr="003C717C">
          <w:rPr>
            <w:noProof/>
            <w:webHidden/>
          </w:rPr>
          <w:t>III</w:t>
        </w:r>
        <w:r w:rsidRPr="003C717C">
          <w:rPr>
            <w:noProof/>
            <w:webHidden/>
          </w:rPr>
          <w:fldChar w:fldCharType="end"/>
        </w:r>
      </w:hyperlink>
    </w:p>
    <w:p w:rsidR="00134C77" w:rsidRPr="003C717C" w:rsidRDefault="00134C77">
      <w:pPr>
        <w:pStyle w:val="12"/>
        <w:spacing w:before="78" w:after="78"/>
        <w:rPr>
          <w:rFonts w:ascii="Times New Roman"/>
          <w:noProof/>
          <w:szCs w:val="24"/>
        </w:rPr>
      </w:pPr>
      <w:hyperlink w:anchor="_Toc319071053" w:history="1">
        <w:r w:rsidRPr="003C717C">
          <w:rPr>
            <w:rStyle w:val="afff6"/>
          </w:rPr>
          <w:t>1</w:t>
        </w:r>
        <w:r>
          <w:rPr>
            <w:rStyle w:val="afff6"/>
            <w:rFonts w:hint="eastAsia"/>
          </w:rPr>
          <w:t xml:space="preserve">　</w:t>
        </w:r>
        <w:r w:rsidRPr="003C717C">
          <w:rPr>
            <w:rStyle w:val="afff6"/>
            <w:rFonts w:hint="eastAsia"/>
          </w:rPr>
          <w:t>范围</w:t>
        </w:r>
        <w:r w:rsidRPr="003C717C">
          <w:rPr>
            <w:noProof/>
            <w:webHidden/>
          </w:rPr>
          <w:tab/>
        </w:r>
        <w:r w:rsidRPr="003C717C">
          <w:rPr>
            <w:noProof/>
            <w:webHidden/>
          </w:rPr>
          <w:fldChar w:fldCharType="begin" w:fldLock="1"/>
        </w:r>
        <w:r w:rsidRPr="003C717C">
          <w:rPr>
            <w:noProof/>
            <w:webHidden/>
          </w:rPr>
          <w:instrText xml:space="preserve"> PAGEREF _Toc319071053 \h </w:instrText>
        </w:r>
        <w:r w:rsidRPr="003C717C">
          <w:rPr>
            <w:noProof/>
          </w:rPr>
        </w:r>
        <w:r w:rsidRPr="003C717C">
          <w:rPr>
            <w:noProof/>
            <w:webHidden/>
          </w:rPr>
          <w:fldChar w:fldCharType="separate"/>
        </w:r>
        <w:r w:rsidRPr="003C717C">
          <w:rPr>
            <w:noProof/>
            <w:webHidden/>
          </w:rPr>
          <w:t>1</w:t>
        </w:r>
        <w:r w:rsidRPr="003C717C">
          <w:rPr>
            <w:noProof/>
            <w:webHidden/>
          </w:rPr>
          <w:fldChar w:fldCharType="end"/>
        </w:r>
      </w:hyperlink>
    </w:p>
    <w:p w:rsidR="00134C77" w:rsidRPr="003C717C" w:rsidRDefault="00134C77">
      <w:pPr>
        <w:pStyle w:val="12"/>
        <w:spacing w:before="78" w:after="78"/>
        <w:rPr>
          <w:rFonts w:ascii="Times New Roman"/>
          <w:noProof/>
          <w:szCs w:val="24"/>
        </w:rPr>
      </w:pPr>
      <w:hyperlink w:anchor="_Toc319071054" w:history="1">
        <w:r w:rsidRPr="003C717C">
          <w:rPr>
            <w:rStyle w:val="afff6"/>
          </w:rPr>
          <w:t>2</w:t>
        </w:r>
        <w:r>
          <w:rPr>
            <w:rStyle w:val="afff6"/>
            <w:rFonts w:hint="eastAsia"/>
          </w:rPr>
          <w:t xml:space="preserve">　</w:t>
        </w:r>
        <w:r w:rsidRPr="003C717C">
          <w:rPr>
            <w:rStyle w:val="afff6"/>
            <w:rFonts w:hint="eastAsia"/>
          </w:rPr>
          <w:t>规范性引用文件</w:t>
        </w:r>
        <w:r w:rsidRPr="003C717C">
          <w:rPr>
            <w:noProof/>
            <w:webHidden/>
          </w:rPr>
          <w:tab/>
        </w:r>
        <w:r w:rsidRPr="003C717C">
          <w:rPr>
            <w:noProof/>
            <w:webHidden/>
          </w:rPr>
          <w:fldChar w:fldCharType="begin" w:fldLock="1"/>
        </w:r>
        <w:r w:rsidRPr="003C717C">
          <w:rPr>
            <w:noProof/>
            <w:webHidden/>
          </w:rPr>
          <w:instrText xml:space="preserve"> PAGEREF _Toc319071054 \h </w:instrText>
        </w:r>
        <w:r w:rsidRPr="003C717C">
          <w:rPr>
            <w:noProof/>
          </w:rPr>
        </w:r>
        <w:r w:rsidRPr="003C717C">
          <w:rPr>
            <w:noProof/>
            <w:webHidden/>
          </w:rPr>
          <w:fldChar w:fldCharType="separate"/>
        </w:r>
        <w:r w:rsidRPr="003C717C">
          <w:rPr>
            <w:noProof/>
            <w:webHidden/>
          </w:rPr>
          <w:t>1</w:t>
        </w:r>
        <w:r w:rsidRPr="003C717C">
          <w:rPr>
            <w:noProof/>
            <w:webHidden/>
          </w:rPr>
          <w:fldChar w:fldCharType="end"/>
        </w:r>
      </w:hyperlink>
    </w:p>
    <w:p w:rsidR="00134C77" w:rsidRPr="003C717C" w:rsidRDefault="00134C77">
      <w:pPr>
        <w:pStyle w:val="12"/>
        <w:spacing w:before="78" w:after="78"/>
        <w:rPr>
          <w:rFonts w:ascii="Times New Roman"/>
          <w:noProof/>
          <w:szCs w:val="24"/>
        </w:rPr>
      </w:pPr>
      <w:hyperlink w:anchor="_Toc319071055" w:history="1">
        <w:r w:rsidRPr="003C717C">
          <w:rPr>
            <w:rStyle w:val="afff6"/>
          </w:rPr>
          <w:t>3</w:t>
        </w:r>
        <w:r>
          <w:rPr>
            <w:rStyle w:val="afff6"/>
            <w:rFonts w:hint="eastAsia"/>
          </w:rPr>
          <w:t xml:space="preserve">　</w:t>
        </w:r>
        <w:r w:rsidRPr="003C717C">
          <w:rPr>
            <w:rStyle w:val="afff6"/>
            <w:rFonts w:hint="eastAsia"/>
          </w:rPr>
          <w:t>术语和定义</w:t>
        </w:r>
        <w:r w:rsidRPr="003C717C">
          <w:rPr>
            <w:noProof/>
            <w:webHidden/>
          </w:rPr>
          <w:tab/>
        </w:r>
        <w:r w:rsidRPr="003C717C">
          <w:rPr>
            <w:noProof/>
            <w:webHidden/>
          </w:rPr>
          <w:fldChar w:fldCharType="begin" w:fldLock="1"/>
        </w:r>
        <w:r w:rsidRPr="003C717C">
          <w:rPr>
            <w:noProof/>
            <w:webHidden/>
          </w:rPr>
          <w:instrText xml:space="preserve"> PAGEREF _Toc319071055 \h </w:instrText>
        </w:r>
        <w:r w:rsidRPr="003C717C">
          <w:rPr>
            <w:noProof/>
          </w:rPr>
        </w:r>
        <w:r w:rsidRPr="003C717C">
          <w:rPr>
            <w:noProof/>
            <w:webHidden/>
          </w:rPr>
          <w:fldChar w:fldCharType="separate"/>
        </w:r>
        <w:r w:rsidRPr="003C717C">
          <w:rPr>
            <w:noProof/>
            <w:webHidden/>
          </w:rPr>
          <w:t>2</w:t>
        </w:r>
        <w:r w:rsidRPr="003C717C">
          <w:rPr>
            <w:noProof/>
            <w:webHidden/>
          </w:rPr>
          <w:fldChar w:fldCharType="end"/>
        </w:r>
      </w:hyperlink>
    </w:p>
    <w:p w:rsidR="00134C77" w:rsidRPr="003C717C" w:rsidRDefault="00134C77">
      <w:pPr>
        <w:pStyle w:val="12"/>
        <w:spacing w:before="78" w:after="78"/>
        <w:rPr>
          <w:rFonts w:ascii="Times New Roman"/>
          <w:noProof/>
          <w:szCs w:val="24"/>
        </w:rPr>
      </w:pPr>
      <w:hyperlink w:anchor="_Toc319071074" w:history="1">
        <w:r w:rsidRPr="003C717C">
          <w:rPr>
            <w:rStyle w:val="afff6"/>
          </w:rPr>
          <w:t>4</w:t>
        </w:r>
        <w:r>
          <w:rPr>
            <w:rStyle w:val="afff6"/>
            <w:rFonts w:hint="eastAsia"/>
          </w:rPr>
          <w:t xml:space="preserve">　</w:t>
        </w:r>
        <w:r w:rsidRPr="003C717C">
          <w:rPr>
            <w:rStyle w:val="afff6"/>
            <w:rFonts w:hint="eastAsia"/>
          </w:rPr>
          <w:t>各储粮生态区域的特点及粮油储藏的基本要求</w:t>
        </w:r>
        <w:r w:rsidRPr="003C717C">
          <w:rPr>
            <w:noProof/>
            <w:webHidden/>
          </w:rPr>
          <w:tab/>
        </w:r>
        <w:r w:rsidRPr="003C717C">
          <w:rPr>
            <w:noProof/>
            <w:webHidden/>
          </w:rPr>
          <w:fldChar w:fldCharType="begin" w:fldLock="1"/>
        </w:r>
        <w:r w:rsidRPr="003C717C">
          <w:rPr>
            <w:noProof/>
            <w:webHidden/>
          </w:rPr>
          <w:instrText xml:space="preserve"> PAGEREF _Toc319071074 \h </w:instrText>
        </w:r>
        <w:r w:rsidRPr="003C717C">
          <w:rPr>
            <w:noProof/>
          </w:rPr>
        </w:r>
        <w:r w:rsidRPr="003C717C">
          <w:rPr>
            <w:noProof/>
            <w:webHidden/>
          </w:rPr>
          <w:fldChar w:fldCharType="separate"/>
        </w:r>
        <w:r w:rsidRPr="003C717C">
          <w:rPr>
            <w:noProof/>
            <w:webHidden/>
          </w:rPr>
          <w:t>5</w:t>
        </w:r>
        <w:r w:rsidRPr="003C717C">
          <w:rPr>
            <w:noProof/>
            <w:webHidden/>
          </w:rPr>
          <w:fldChar w:fldCharType="end"/>
        </w:r>
      </w:hyperlink>
    </w:p>
    <w:p w:rsidR="00134C77" w:rsidRPr="003C717C" w:rsidRDefault="00134C77">
      <w:pPr>
        <w:pStyle w:val="3"/>
        <w:ind w:firstLine="210"/>
        <w:rPr>
          <w:rFonts w:ascii="Times New Roman"/>
          <w:noProof/>
          <w:szCs w:val="24"/>
        </w:rPr>
      </w:pPr>
      <w:hyperlink w:anchor="_Toc319071075" w:history="1">
        <w:r w:rsidRPr="003C717C">
          <w:rPr>
            <w:rStyle w:val="afff6"/>
          </w:rPr>
          <w:t>4.1</w:t>
        </w:r>
        <w:r>
          <w:rPr>
            <w:rStyle w:val="afff6"/>
            <w:rFonts w:hint="eastAsia"/>
          </w:rPr>
          <w:t xml:space="preserve">　</w:t>
        </w:r>
        <w:r w:rsidRPr="003C717C">
          <w:rPr>
            <w:rStyle w:val="afff6"/>
            <w:rFonts w:hint="eastAsia"/>
          </w:rPr>
          <w:t>各储粮生态区域的特点</w:t>
        </w:r>
        <w:r w:rsidRPr="003C717C">
          <w:rPr>
            <w:noProof/>
            <w:webHidden/>
          </w:rPr>
          <w:tab/>
        </w:r>
        <w:r w:rsidRPr="003C717C">
          <w:rPr>
            <w:noProof/>
            <w:webHidden/>
          </w:rPr>
          <w:fldChar w:fldCharType="begin" w:fldLock="1"/>
        </w:r>
        <w:r w:rsidRPr="003C717C">
          <w:rPr>
            <w:noProof/>
            <w:webHidden/>
          </w:rPr>
          <w:instrText xml:space="preserve"> PAGEREF _Toc319071075 \h </w:instrText>
        </w:r>
        <w:r w:rsidRPr="003C717C">
          <w:rPr>
            <w:noProof/>
          </w:rPr>
        </w:r>
        <w:r w:rsidRPr="003C717C">
          <w:rPr>
            <w:noProof/>
            <w:webHidden/>
          </w:rPr>
          <w:fldChar w:fldCharType="separate"/>
        </w:r>
        <w:r w:rsidRPr="003C717C">
          <w:rPr>
            <w:noProof/>
            <w:webHidden/>
          </w:rPr>
          <w:t>5</w:t>
        </w:r>
        <w:r w:rsidRPr="003C717C">
          <w:rPr>
            <w:noProof/>
            <w:webHidden/>
          </w:rPr>
          <w:fldChar w:fldCharType="end"/>
        </w:r>
      </w:hyperlink>
    </w:p>
    <w:p w:rsidR="00134C77" w:rsidRPr="003C717C" w:rsidRDefault="00134C77">
      <w:pPr>
        <w:pStyle w:val="3"/>
        <w:ind w:firstLine="210"/>
        <w:rPr>
          <w:rFonts w:ascii="Times New Roman"/>
          <w:noProof/>
          <w:szCs w:val="24"/>
        </w:rPr>
      </w:pPr>
      <w:hyperlink w:anchor="_Toc319071076" w:history="1">
        <w:r w:rsidRPr="003C717C">
          <w:rPr>
            <w:rStyle w:val="afff6"/>
          </w:rPr>
          <w:t>4.2</w:t>
        </w:r>
        <w:r>
          <w:rPr>
            <w:rStyle w:val="afff6"/>
            <w:rFonts w:hint="eastAsia"/>
          </w:rPr>
          <w:t xml:space="preserve">　</w:t>
        </w:r>
        <w:r w:rsidRPr="003C717C">
          <w:rPr>
            <w:rStyle w:val="afff6"/>
            <w:rFonts w:hint="eastAsia"/>
          </w:rPr>
          <w:t>粮油储藏的基本要求</w:t>
        </w:r>
        <w:r w:rsidRPr="003C717C">
          <w:rPr>
            <w:noProof/>
            <w:webHidden/>
          </w:rPr>
          <w:tab/>
        </w:r>
        <w:r w:rsidRPr="003C717C">
          <w:rPr>
            <w:noProof/>
            <w:webHidden/>
          </w:rPr>
          <w:fldChar w:fldCharType="begin" w:fldLock="1"/>
        </w:r>
        <w:r w:rsidRPr="003C717C">
          <w:rPr>
            <w:noProof/>
            <w:webHidden/>
          </w:rPr>
          <w:instrText xml:space="preserve"> PAGEREF _Toc319071076 \h </w:instrText>
        </w:r>
        <w:r w:rsidRPr="003C717C">
          <w:rPr>
            <w:noProof/>
          </w:rPr>
        </w:r>
        <w:r w:rsidRPr="003C717C">
          <w:rPr>
            <w:noProof/>
            <w:webHidden/>
          </w:rPr>
          <w:fldChar w:fldCharType="separate"/>
        </w:r>
        <w:r w:rsidRPr="003C717C">
          <w:rPr>
            <w:noProof/>
            <w:webHidden/>
          </w:rPr>
          <w:t>6</w:t>
        </w:r>
        <w:r w:rsidRPr="003C717C">
          <w:rPr>
            <w:noProof/>
            <w:webHidden/>
          </w:rPr>
          <w:fldChar w:fldCharType="end"/>
        </w:r>
      </w:hyperlink>
    </w:p>
    <w:p w:rsidR="00134C77" w:rsidRPr="003C717C" w:rsidRDefault="00134C77">
      <w:pPr>
        <w:pStyle w:val="3"/>
        <w:ind w:firstLine="210"/>
        <w:rPr>
          <w:rFonts w:ascii="Times New Roman"/>
          <w:noProof/>
          <w:szCs w:val="24"/>
        </w:rPr>
      </w:pPr>
      <w:hyperlink w:anchor="_Toc319071077" w:history="1">
        <w:r w:rsidRPr="003C717C">
          <w:rPr>
            <w:rStyle w:val="afff6"/>
          </w:rPr>
          <w:t>4.3</w:t>
        </w:r>
        <w:r>
          <w:rPr>
            <w:rStyle w:val="afff6"/>
            <w:rFonts w:hint="eastAsia"/>
          </w:rPr>
          <w:t xml:space="preserve">　</w:t>
        </w:r>
        <w:r w:rsidRPr="003C717C">
          <w:rPr>
            <w:rStyle w:val="afff6"/>
            <w:rFonts w:hint="eastAsia"/>
          </w:rPr>
          <w:t>选择储藏技术应考虑的因素</w:t>
        </w:r>
        <w:r w:rsidRPr="003C717C">
          <w:rPr>
            <w:noProof/>
            <w:webHidden/>
          </w:rPr>
          <w:tab/>
        </w:r>
        <w:r w:rsidRPr="003C717C">
          <w:rPr>
            <w:noProof/>
            <w:webHidden/>
          </w:rPr>
          <w:fldChar w:fldCharType="begin" w:fldLock="1"/>
        </w:r>
        <w:r w:rsidRPr="003C717C">
          <w:rPr>
            <w:noProof/>
            <w:webHidden/>
          </w:rPr>
          <w:instrText xml:space="preserve"> PAGEREF _Toc319071077 \h </w:instrText>
        </w:r>
        <w:r w:rsidRPr="003C717C">
          <w:rPr>
            <w:noProof/>
          </w:rPr>
        </w:r>
        <w:r w:rsidRPr="003C717C">
          <w:rPr>
            <w:noProof/>
            <w:webHidden/>
          </w:rPr>
          <w:fldChar w:fldCharType="separate"/>
        </w:r>
        <w:r w:rsidRPr="003C717C">
          <w:rPr>
            <w:noProof/>
            <w:webHidden/>
          </w:rPr>
          <w:t>6</w:t>
        </w:r>
        <w:r w:rsidRPr="003C717C">
          <w:rPr>
            <w:noProof/>
            <w:webHidden/>
          </w:rPr>
          <w:fldChar w:fldCharType="end"/>
        </w:r>
      </w:hyperlink>
    </w:p>
    <w:p w:rsidR="00134C77" w:rsidRPr="003C717C" w:rsidRDefault="00134C77">
      <w:pPr>
        <w:pStyle w:val="12"/>
        <w:spacing w:before="78" w:after="78"/>
        <w:rPr>
          <w:rFonts w:ascii="Times New Roman"/>
          <w:noProof/>
          <w:szCs w:val="24"/>
        </w:rPr>
      </w:pPr>
      <w:hyperlink w:anchor="_Toc319071078" w:history="1">
        <w:r w:rsidRPr="003C717C">
          <w:rPr>
            <w:rStyle w:val="afff6"/>
          </w:rPr>
          <w:t>5</w:t>
        </w:r>
        <w:r>
          <w:rPr>
            <w:rStyle w:val="afff6"/>
            <w:rFonts w:hint="eastAsia"/>
          </w:rPr>
          <w:t xml:space="preserve">　</w:t>
        </w:r>
        <w:r w:rsidRPr="003C717C">
          <w:rPr>
            <w:rStyle w:val="afff6"/>
            <w:rFonts w:hint="eastAsia"/>
          </w:rPr>
          <w:t>仓储设施与设备的基本要求</w:t>
        </w:r>
        <w:r w:rsidRPr="003C717C">
          <w:rPr>
            <w:noProof/>
            <w:webHidden/>
          </w:rPr>
          <w:tab/>
        </w:r>
        <w:r w:rsidRPr="003C717C">
          <w:rPr>
            <w:noProof/>
            <w:webHidden/>
          </w:rPr>
          <w:fldChar w:fldCharType="begin" w:fldLock="1"/>
        </w:r>
        <w:r w:rsidRPr="003C717C">
          <w:rPr>
            <w:noProof/>
            <w:webHidden/>
          </w:rPr>
          <w:instrText xml:space="preserve"> PAGEREF _Toc319071078 \h </w:instrText>
        </w:r>
        <w:r w:rsidRPr="003C717C">
          <w:rPr>
            <w:noProof/>
          </w:rPr>
        </w:r>
        <w:r w:rsidRPr="003C717C">
          <w:rPr>
            <w:noProof/>
            <w:webHidden/>
          </w:rPr>
          <w:fldChar w:fldCharType="separate"/>
        </w:r>
        <w:r w:rsidRPr="003C717C">
          <w:rPr>
            <w:noProof/>
            <w:webHidden/>
          </w:rPr>
          <w:t>6</w:t>
        </w:r>
        <w:r w:rsidRPr="003C717C">
          <w:rPr>
            <w:noProof/>
            <w:webHidden/>
          </w:rPr>
          <w:fldChar w:fldCharType="end"/>
        </w:r>
      </w:hyperlink>
    </w:p>
    <w:p w:rsidR="00134C77" w:rsidRPr="003C717C" w:rsidRDefault="00134C77">
      <w:pPr>
        <w:pStyle w:val="3"/>
        <w:ind w:firstLine="210"/>
        <w:rPr>
          <w:rFonts w:ascii="Times New Roman"/>
          <w:noProof/>
          <w:szCs w:val="24"/>
        </w:rPr>
      </w:pPr>
      <w:hyperlink w:anchor="_Toc319071079" w:history="1">
        <w:r w:rsidRPr="003C717C">
          <w:rPr>
            <w:rStyle w:val="afff6"/>
          </w:rPr>
          <w:t>5.1</w:t>
        </w:r>
        <w:r>
          <w:rPr>
            <w:rStyle w:val="afff6"/>
            <w:rFonts w:hint="eastAsia"/>
          </w:rPr>
          <w:t xml:space="preserve">　</w:t>
        </w:r>
        <w:r w:rsidRPr="003C717C">
          <w:rPr>
            <w:rStyle w:val="afff6"/>
            <w:rFonts w:hint="eastAsia"/>
          </w:rPr>
          <w:t>粮仓基本要求</w:t>
        </w:r>
        <w:r w:rsidRPr="003C717C">
          <w:rPr>
            <w:noProof/>
            <w:webHidden/>
          </w:rPr>
          <w:tab/>
        </w:r>
        <w:r w:rsidRPr="003C717C">
          <w:rPr>
            <w:noProof/>
            <w:webHidden/>
          </w:rPr>
          <w:fldChar w:fldCharType="begin" w:fldLock="1"/>
        </w:r>
        <w:r w:rsidRPr="003C717C">
          <w:rPr>
            <w:noProof/>
            <w:webHidden/>
          </w:rPr>
          <w:instrText xml:space="preserve"> PAGEREF _Toc319071079 \h </w:instrText>
        </w:r>
        <w:r w:rsidRPr="003C717C">
          <w:rPr>
            <w:noProof/>
          </w:rPr>
        </w:r>
        <w:r w:rsidRPr="003C717C">
          <w:rPr>
            <w:noProof/>
            <w:webHidden/>
          </w:rPr>
          <w:fldChar w:fldCharType="separate"/>
        </w:r>
        <w:r w:rsidRPr="003C717C">
          <w:rPr>
            <w:noProof/>
            <w:webHidden/>
          </w:rPr>
          <w:t>6</w:t>
        </w:r>
        <w:r w:rsidRPr="003C717C">
          <w:rPr>
            <w:noProof/>
            <w:webHidden/>
          </w:rPr>
          <w:fldChar w:fldCharType="end"/>
        </w:r>
      </w:hyperlink>
    </w:p>
    <w:p w:rsidR="00134C77" w:rsidRPr="003C717C" w:rsidRDefault="00134C77">
      <w:pPr>
        <w:pStyle w:val="3"/>
        <w:ind w:firstLine="210"/>
        <w:rPr>
          <w:rFonts w:ascii="Times New Roman"/>
          <w:noProof/>
          <w:szCs w:val="24"/>
        </w:rPr>
      </w:pPr>
      <w:hyperlink w:anchor="_Toc319071080" w:history="1">
        <w:r w:rsidRPr="003C717C">
          <w:rPr>
            <w:rStyle w:val="afff6"/>
          </w:rPr>
          <w:t>5.2</w:t>
        </w:r>
        <w:r>
          <w:rPr>
            <w:rStyle w:val="afff6"/>
            <w:rFonts w:hint="eastAsia"/>
          </w:rPr>
          <w:t xml:space="preserve">　</w:t>
        </w:r>
        <w:r w:rsidRPr="003C717C">
          <w:rPr>
            <w:rStyle w:val="afff6"/>
            <w:rFonts w:hint="eastAsia"/>
          </w:rPr>
          <w:t>简易储粮设施</w:t>
        </w:r>
        <w:r w:rsidRPr="003C717C">
          <w:rPr>
            <w:noProof/>
            <w:webHidden/>
          </w:rPr>
          <w:tab/>
        </w:r>
        <w:r w:rsidRPr="003C717C">
          <w:rPr>
            <w:noProof/>
            <w:webHidden/>
          </w:rPr>
          <w:fldChar w:fldCharType="begin" w:fldLock="1"/>
        </w:r>
        <w:r w:rsidRPr="003C717C">
          <w:rPr>
            <w:noProof/>
            <w:webHidden/>
          </w:rPr>
          <w:instrText xml:space="preserve"> PAGEREF _Toc319071080 \h </w:instrText>
        </w:r>
        <w:r w:rsidRPr="003C717C">
          <w:rPr>
            <w:noProof/>
          </w:rPr>
        </w:r>
        <w:r w:rsidRPr="003C717C">
          <w:rPr>
            <w:noProof/>
            <w:webHidden/>
          </w:rPr>
          <w:fldChar w:fldCharType="separate"/>
        </w:r>
        <w:r w:rsidRPr="003C717C">
          <w:rPr>
            <w:noProof/>
            <w:webHidden/>
          </w:rPr>
          <w:t>7</w:t>
        </w:r>
        <w:r w:rsidRPr="003C717C">
          <w:rPr>
            <w:noProof/>
            <w:webHidden/>
          </w:rPr>
          <w:fldChar w:fldCharType="end"/>
        </w:r>
      </w:hyperlink>
    </w:p>
    <w:p w:rsidR="00134C77" w:rsidRPr="003C717C" w:rsidRDefault="00134C77">
      <w:pPr>
        <w:pStyle w:val="3"/>
        <w:ind w:firstLine="210"/>
        <w:rPr>
          <w:rFonts w:ascii="Times New Roman"/>
          <w:noProof/>
          <w:szCs w:val="24"/>
        </w:rPr>
      </w:pPr>
      <w:hyperlink w:anchor="_Toc319071081" w:history="1">
        <w:r w:rsidRPr="003C717C">
          <w:rPr>
            <w:rStyle w:val="afff6"/>
          </w:rPr>
          <w:t>5.3</w:t>
        </w:r>
        <w:r>
          <w:rPr>
            <w:rStyle w:val="afff6"/>
            <w:rFonts w:hint="eastAsia"/>
          </w:rPr>
          <w:t xml:space="preserve">　</w:t>
        </w:r>
        <w:r w:rsidRPr="003C717C">
          <w:rPr>
            <w:rStyle w:val="afff6"/>
            <w:rFonts w:hint="eastAsia"/>
          </w:rPr>
          <w:t>设备与设施的配置</w:t>
        </w:r>
        <w:r w:rsidRPr="003C717C">
          <w:rPr>
            <w:noProof/>
            <w:webHidden/>
          </w:rPr>
          <w:tab/>
        </w:r>
        <w:r w:rsidRPr="003C717C">
          <w:rPr>
            <w:noProof/>
            <w:webHidden/>
          </w:rPr>
          <w:fldChar w:fldCharType="begin" w:fldLock="1"/>
        </w:r>
        <w:r w:rsidRPr="003C717C">
          <w:rPr>
            <w:noProof/>
            <w:webHidden/>
          </w:rPr>
          <w:instrText xml:space="preserve"> PAGEREF _Toc319071081 \h </w:instrText>
        </w:r>
        <w:r w:rsidRPr="003C717C">
          <w:rPr>
            <w:noProof/>
          </w:rPr>
        </w:r>
        <w:r w:rsidRPr="003C717C">
          <w:rPr>
            <w:noProof/>
            <w:webHidden/>
          </w:rPr>
          <w:fldChar w:fldCharType="separate"/>
        </w:r>
        <w:r w:rsidRPr="003C717C">
          <w:rPr>
            <w:noProof/>
            <w:webHidden/>
          </w:rPr>
          <w:t>7</w:t>
        </w:r>
        <w:r w:rsidRPr="003C717C">
          <w:rPr>
            <w:noProof/>
            <w:webHidden/>
          </w:rPr>
          <w:fldChar w:fldCharType="end"/>
        </w:r>
      </w:hyperlink>
    </w:p>
    <w:p w:rsidR="00134C77" w:rsidRPr="003C717C" w:rsidRDefault="00134C77">
      <w:pPr>
        <w:pStyle w:val="3"/>
        <w:ind w:firstLine="210"/>
        <w:rPr>
          <w:rFonts w:ascii="Times New Roman"/>
          <w:noProof/>
          <w:szCs w:val="24"/>
        </w:rPr>
      </w:pPr>
      <w:hyperlink w:anchor="_Toc319071082" w:history="1">
        <w:r w:rsidRPr="003C717C">
          <w:rPr>
            <w:rStyle w:val="afff6"/>
          </w:rPr>
          <w:t>5.4</w:t>
        </w:r>
        <w:r>
          <w:rPr>
            <w:rStyle w:val="afff6"/>
            <w:rFonts w:hint="eastAsia"/>
          </w:rPr>
          <w:t xml:space="preserve">　</w:t>
        </w:r>
        <w:r w:rsidRPr="003C717C">
          <w:rPr>
            <w:rStyle w:val="afff6"/>
            <w:rFonts w:hint="eastAsia"/>
          </w:rPr>
          <w:t>检测仪器和设备的配置</w:t>
        </w:r>
        <w:r w:rsidRPr="003C717C">
          <w:rPr>
            <w:noProof/>
            <w:webHidden/>
          </w:rPr>
          <w:tab/>
        </w:r>
        <w:r w:rsidRPr="003C717C">
          <w:rPr>
            <w:noProof/>
            <w:webHidden/>
          </w:rPr>
          <w:fldChar w:fldCharType="begin" w:fldLock="1"/>
        </w:r>
        <w:r w:rsidRPr="003C717C">
          <w:rPr>
            <w:noProof/>
            <w:webHidden/>
          </w:rPr>
          <w:instrText xml:space="preserve"> PAGEREF _Toc319071082 \h </w:instrText>
        </w:r>
        <w:r w:rsidRPr="003C717C">
          <w:rPr>
            <w:noProof/>
          </w:rPr>
        </w:r>
        <w:r w:rsidRPr="003C717C">
          <w:rPr>
            <w:noProof/>
            <w:webHidden/>
          </w:rPr>
          <w:fldChar w:fldCharType="separate"/>
        </w:r>
        <w:r w:rsidRPr="003C717C">
          <w:rPr>
            <w:noProof/>
            <w:webHidden/>
          </w:rPr>
          <w:t>7</w:t>
        </w:r>
        <w:r w:rsidRPr="003C717C">
          <w:rPr>
            <w:noProof/>
            <w:webHidden/>
          </w:rPr>
          <w:fldChar w:fldCharType="end"/>
        </w:r>
      </w:hyperlink>
    </w:p>
    <w:p w:rsidR="00134C77" w:rsidRPr="003C717C" w:rsidRDefault="00134C77">
      <w:pPr>
        <w:pStyle w:val="12"/>
        <w:spacing w:before="78" w:after="78"/>
        <w:rPr>
          <w:rFonts w:ascii="Times New Roman"/>
          <w:noProof/>
          <w:szCs w:val="24"/>
        </w:rPr>
      </w:pPr>
      <w:hyperlink w:anchor="_Toc319071083" w:history="1">
        <w:r w:rsidRPr="003C717C">
          <w:rPr>
            <w:rStyle w:val="afff6"/>
          </w:rPr>
          <w:t>6</w:t>
        </w:r>
        <w:r>
          <w:rPr>
            <w:rStyle w:val="afff6"/>
            <w:rFonts w:hint="eastAsia"/>
          </w:rPr>
          <w:t xml:space="preserve">　</w:t>
        </w:r>
        <w:r w:rsidRPr="003C717C">
          <w:rPr>
            <w:rStyle w:val="afff6"/>
            <w:rFonts w:hint="eastAsia"/>
          </w:rPr>
          <w:t>粮食与油料进出仓</w:t>
        </w:r>
        <w:r w:rsidRPr="003C717C">
          <w:rPr>
            <w:noProof/>
            <w:webHidden/>
          </w:rPr>
          <w:tab/>
        </w:r>
        <w:r w:rsidRPr="003C717C">
          <w:rPr>
            <w:noProof/>
            <w:webHidden/>
          </w:rPr>
          <w:fldChar w:fldCharType="begin" w:fldLock="1"/>
        </w:r>
        <w:r w:rsidRPr="003C717C">
          <w:rPr>
            <w:noProof/>
            <w:webHidden/>
          </w:rPr>
          <w:instrText xml:space="preserve"> PAGEREF _Toc319071083 \h </w:instrText>
        </w:r>
        <w:r w:rsidRPr="003C717C">
          <w:rPr>
            <w:noProof/>
          </w:rPr>
        </w:r>
        <w:r w:rsidRPr="003C717C">
          <w:rPr>
            <w:noProof/>
            <w:webHidden/>
          </w:rPr>
          <w:fldChar w:fldCharType="separate"/>
        </w:r>
        <w:r w:rsidRPr="003C717C">
          <w:rPr>
            <w:noProof/>
            <w:webHidden/>
          </w:rPr>
          <w:t>7</w:t>
        </w:r>
        <w:r w:rsidRPr="003C717C">
          <w:rPr>
            <w:noProof/>
            <w:webHidden/>
          </w:rPr>
          <w:fldChar w:fldCharType="end"/>
        </w:r>
      </w:hyperlink>
    </w:p>
    <w:p w:rsidR="00134C77" w:rsidRPr="003C717C" w:rsidRDefault="00134C77">
      <w:pPr>
        <w:pStyle w:val="3"/>
        <w:ind w:firstLine="210"/>
        <w:rPr>
          <w:rFonts w:ascii="Times New Roman"/>
          <w:noProof/>
          <w:szCs w:val="24"/>
        </w:rPr>
      </w:pPr>
      <w:hyperlink w:anchor="_Toc319071084" w:history="1">
        <w:r w:rsidRPr="003C717C">
          <w:rPr>
            <w:rStyle w:val="afff6"/>
          </w:rPr>
          <w:t>6.1</w:t>
        </w:r>
        <w:r>
          <w:rPr>
            <w:rStyle w:val="afff6"/>
            <w:rFonts w:hint="eastAsia"/>
          </w:rPr>
          <w:t xml:space="preserve">　</w:t>
        </w:r>
        <w:r w:rsidRPr="003C717C">
          <w:rPr>
            <w:rStyle w:val="afff6"/>
            <w:rFonts w:hint="eastAsia"/>
          </w:rPr>
          <w:t>安全要求</w:t>
        </w:r>
        <w:r w:rsidRPr="003C717C">
          <w:rPr>
            <w:noProof/>
            <w:webHidden/>
          </w:rPr>
          <w:tab/>
        </w:r>
        <w:r w:rsidRPr="003C717C">
          <w:rPr>
            <w:noProof/>
            <w:webHidden/>
          </w:rPr>
          <w:fldChar w:fldCharType="begin" w:fldLock="1"/>
        </w:r>
        <w:r w:rsidRPr="003C717C">
          <w:rPr>
            <w:noProof/>
            <w:webHidden/>
          </w:rPr>
          <w:instrText xml:space="preserve"> PAGEREF _Toc319071084 \h </w:instrText>
        </w:r>
        <w:r w:rsidRPr="003C717C">
          <w:rPr>
            <w:noProof/>
          </w:rPr>
        </w:r>
        <w:r w:rsidRPr="003C717C">
          <w:rPr>
            <w:noProof/>
            <w:webHidden/>
          </w:rPr>
          <w:fldChar w:fldCharType="separate"/>
        </w:r>
        <w:r w:rsidRPr="003C717C">
          <w:rPr>
            <w:noProof/>
            <w:webHidden/>
          </w:rPr>
          <w:t>7</w:t>
        </w:r>
        <w:r w:rsidRPr="003C717C">
          <w:rPr>
            <w:noProof/>
            <w:webHidden/>
          </w:rPr>
          <w:fldChar w:fldCharType="end"/>
        </w:r>
      </w:hyperlink>
    </w:p>
    <w:p w:rsidR="00134C77" w:rsidRPr="003C717C" w:rsidRDefault="00134C77">
      <w:pPr>
        <w:pStyle w:val="3"/>
        <w:ind w:firstLine="210"/>
        <w:rPr>
          <w:rFonts w:ascii="Times New Roman"/>
          <w:noProof/>
          <w:szCs w:val="24"/>
        </w:rPr>
      </w:pPr>
      <w:hyperlink w:anchor="_Toc319071085" w:history="1">
        <w:r w:rsidRPr="003C717C">
          <w:rPr>
            <w:rStyle w:val="afff6"/>
          </w:rPr>
          <w:t>6.2</w:t>
        </w:r>
        <w:r>
          <w:rPr>
            <w:rStyle w:val="afff6"/>
            <w:rFonts w:hint="eastAsia"/>
          </w:rPr>
          <w:t xml:space="preserve">　</w:t>
        </w:r>
        <w:r w:rsidRPr="003C717C">
          <w:rPr>
            <w:rStyle w:val="afff6"/>
            <w:rFonts w:hint="eastAsia"/>
          </w:rPr>
          <w:t>进仓前的准备</w:t>
        </w:r>
        <w:r w:rsidRPr="003C717C">
          <w:rPr>
            <w:noProof/>
            <w:webHidden/>
          </w:rPr>
          <w:tab/>
        </w:r>
        <w:r w:rsidRPr="003C717C">
          <w:rPr>
            <w:noProof/>
            <w:webHidden/>
          </w:rPr>
          <w:fldChar w:fldCharType="begin" w:fldLock="1"/>
        </w:r>
        <w:r w:rsidRPr="003C717C">
          <w:rPr>
            <w:noProof/>
            <w:webHidden/>
          </w:rPr>
          <w:instrText xml:space="preserve"> PAGEREF _Toc319071085 \h </w:instrText>
        </w:r>
        <w:r w:rsidRPr="003C717C">
          <w:rPr>
            <w:noProof/>
          </w:rPr>
        </w:r>
        <w:r w:rsidRPr="003C717C">
          <w:rPr>
            <w:noProof/>
            <w:webHidden/>
          </w:rPr>
          <w:fldChar w:fldCharType="separate"/>
        </w:r>
        <w:r w:rsidRPr="003C717C">
          <w:rPr>
            <w:noProof/>
            <w:webHidden/>
          </w:rPr>
          <w:t>7</w:t>
        </w:r>
        <w:r w:rsidRPr="003C717C">
          <w:rPr>
            <w:noProof/>
            <w:webHidden/>
          </w:rPr>
          <w:fldChar w:fldCharType="end"/>
        </w:r>
      </w:hyperlink>
    </w:p>
    <w:p w:rsidR="00134C77" w:rsidRPr="003C717C" w:rsidRDefault="00134C77">
      <w:pPr>
        <w:pStyle w:val="3"/>
        <w:ind w:firstLine="210"/>
        <w:rPr>
          <w:rFonts w:ascii="Times New Roman"/>
          <w:noProof/>
          <w:szCs w:val="24"/>
        </w:rPr>
      </w:pPr>
      <w:hyperlink w:anchor="_Toc319071086" w:history="1">
        <w:r w:rsidRPr="003C717C">
          <w:rPr>
            <w:rStyle w:val="afff6"/>
          </w:rPr>
          <w:t>6.3</w:t>
        </w:r>
        <w:r>
          <w:rPr>
            <w:rStyle w:val="afff6"/>
            <w:rFonts w:hint="eastAsia"/>
          </w:rPr>
          <w:t xml:space="preserve">　</w:t>
        </w:r>
        <w:r w:rsidRPr="003C717C">
          <w:rPr>
            <w:rStyle w:val="afff6"/>
            <w:rFonts w:hint="eastAsia"/>
          </w:rPr>
          <w:t>进仓粮食与油料的质量要求</w:t>
        </w:r>
        <w:r w:rsidRPr="003C717C">
          <w:rPr>
            <w:noProof/>
            <w:webHidden/>
          </w:rPr>
          <w:tab/>
        </w:r>
        <w:r w:rsidRPr="003C717C">
          <w:rPr>
            <w:noProof/>
            <w:webHidden/>
          </w:rPr>
          <w:fldChar w:fldCharType="begin" w:fldLock="1"/>
        </w:r>
        <w:r w:rsidRPr="003C717C">
          <w:rPr>
            <w:noProof/>
            <w:webHidden/>
          </w:rPr>
          <w:instrText xml:space="preserve"> PAGEREF _Toc319071086 \h </w:instrText>
        </w:r>
        <w:r w:rsidRPr="003C717C">
          <w:rPr>
            <w:noProof/>
          </w:rPr>
        </w:r>
        <w:r w:rsidRPr="003C717C">
          <w:rPr>
            <w:noProof/>
            <w:webHidden/>
          </w:rPr>
          <w:fldChar w:fldCharType="separate"/>
        </w:r>
        <w:r w:rsidRPr="003C717C">
          <w:rPr>
            <w:noProof/>
            <w:webHidden/>
          </w:rPr>
          <w:t>8</w:t>
        </w:r>
        <w:r w:rsidRPr="003C717C">
          <w:rPr>
            <w:noProof/>
            <w:webHidden/>
          </w:rPr>
          <w:fldChar w:fldCharType="end"/>
        </w:r>
      </w:hyperlink>
    </w:p>
    <w:p w:rsidR="00134C77" w:rsidRPr="003C717C" w:rsidRDefault="00134C77">
      <w:pPr>
        <w:pStyle w:val="3"/>
        <w:ind w:firstLine="210"/>
        <w:rPr>
          <w:rFonts w:ascii="Times New Roman"/>
          <w:noProof/>
          <w:szCs w:val="24"/>
        </w:rPr>
      </w:pPr>
      <w:hyperlink w:anchor="_Toc319071087" w:history="1">
        <w:r w:rsidRPr="003C717C">
          <w:rPr>
            <w:rStyle w:val="afff6"/>
          </w:rPr>
          <w:t>6.4</w:t>
        </w:r>
        <w:r>
          <w:rPr>
            <w:rStyle w:val="afff6"/>
            <w:rFonts w:hint="eastAsia"/>
          </w:rPr>
          <w:t xml:space="preserve">　</w:t>
        </w:r>
        <w:r w:rsidRPr="003C717C">
          <w:rPr>
            <w:rStyle w:val="afff6"/>
            <w:rFonts w:hint="eastAsia"/>
          </w:rPr>
          <w:t>堆存要求</w:t>
        </w:r>
        <w:r w:rsidRPr="003C717C">
          <w:rPr>
            <w:noProof/>
            <w:webHidden/>
          </w:rPr>
          <w:tab/>
        </w:r>
        <w:r w:rsidRPr="003C717C">
          <w:rPr>
            <w:noProof/>
            <w:webHidden/>
          </w:rPr>
          <w:fldChar w:fldCharType="begin" w:fldLock="1"/>
        </w:r>
        <w:r w:rsidRPr="003C717C">
          <w:rPr>
            <w:noProof/>
            <w:webHidden/>
          </w:rPr>
          <w:instrText xml:space="preserve"> PAGEREF _Toc319071087 \h </w:instrText>
        </w:r>
        <w:r w:rsidRPr="003C717C">
          <w:rPr>
            <w:noProof/>
          </w:rPr>
        </w:r>
        <w:r w:rsidRPr="003C717C">
          <w:rPr>
            <w:noProof/>
            <w:webHidden/>
          </w:rPr>
          <w:fldChar w:fldCharType="separate"/>
        </w:r>
        <w:r w:rsidRPr="003C717C">
          <w:rPr>
            <w:noProof/>
            <w:webHidden/>
          </w:rPr>
          <w:t>8</w:t>
        </w:r>
        <w:r w:rsidRPr="003C717C">
          <w:rPr>
            <w:noProof/>
            <w:webHidden/>
          </w:rPr>
          <w:fldChar w:fldCharType="end"/>
        </w:r>
      </w:hyperlink>
    </w:p>
    <w:p w:rsidR="00134C77" w:rsidRPr="003C717C" w:rsidRDefault="00134C77">
      <w:pPr>
        <w:pStyle w:val="3"/>
        <w:ind w:firstLine="210"/>
        <w:rPr>
          <w:rFonts w:ascii="Times New Roman"/>
          <w:noProof/>
          <w:szCs w:val="24"/>
        </w:rPr>
      </w:pPr>
      <w:hyperlink w:anchor="_Toc319071088" w:history="1">
        <w:r w:rsidRPr="003C717C">
          <w:rPr>
            <w:rStyle w:val="afff6"/>
          </w:rPr>
          <w:t>6.5</w:t>
        </w:r>
        <w:r>
          <w:rPr>
            <w:rStyle w:val="afff6"/>
            <w:rFonts w:hint="eastAsia"/>
          </w:rPr>
          <w:t xml:space="preserve">　</w:t>
        </w:r>
        <w:r w:rsidRPr="003C717C">
          <w:rPr>
            <w:rStyle w:val="afff6"/>
            <w:rFonts w:hint="eastAsia"/>
          </w:rPr>
          <w:t>出仓要求</w:t>
        </w:r>
        <w:r w:rsidRPr="003C717C">
          <w:rPr>
            <w:noProof/>
            <w:webHidden/>
          </w:rPr>
          <w:tab/>
        </w:r>
        <w:r w:rsidRPr="003C717C">
          <w:rPr>
            <w:noProof/>
            <w:webHidden/>
          </w:rPr>
          <w:fldChar w:fldCharType="begin" w:fldLock="1"/>
        </w:r>
        <w:r w:rsidRPr="003C717C">
          <w:rPr>
            <w:noProof/>
            <w:webHidden/>
          </w:rPr>
          <w:instrText xml:space="preserve"> PAGEREF _Toc319071088 \h </w:instrText>
        </w:r>
        <w:r w:rsidRPr="003C717C">
          <w:rPr>
            <w:noProof/>
          </w:rPr>
        </w:r>
        <w:r w:rsidRPr="003C717C">
          <w:rPr>
            <w:noProof/>
            <w:webHidden/>
          </w:rPr>
          <w:fldChar w:fldCharType="separate"/>
        </w:r>
        <w:r w:rsidRPr="003C717C">
          <w:rPr>
            <w:noProof/>
            <w:webHidden/>
          </w:rPr>
          <w:t>8</w:t>
        </w:r>
        <w:r w:rsidRPr="003C717C">
          <w:rPr>
            <w:noProof/>
            <w:webHidden/>
          </w:rPr>
          <w:fldChar w:fldCharType="end"/>
        </w:r>
      </w:hyperlink>
    </w:p>
    <w:p w:rsidR="00134C77" w:rsidRPr="003C717C" w:rsidRDefault="00134C77">
      <w:pPr>
        <w:pStyle w:val="3"/>
        <w:ind w:firstLine="210"/>
        <w:rPr>
          <w:rFonts w:ascii="Times New Roman"/>
          <w:noProof/>
          <w:szCs w:val="24"/>
        </w:rPr>
      </w:pPr>
      <w:hyperlink w:anchor="_Toc319071089" w:history="1">
        <w:r w:rsidRPr="003C717C">
          <w:rPr>
            <w:rStyle w:val="afff6"/>
          </w:rPr>
          <w:t>6.6</w:t>
        </w:r>
        <w:r>
          <w:rPr>
            <w:rStyle w:val="afff6"/>
            <w:rFonts w:hint="eastAsia"/>
          </w:rPr>
          <w:t xml:space="preserve">　</w:t>
        </w:r>
        <w:r w:rsidRPr="003C717C">
          <w:rPr>
            <w:rStyle w:val="afff6"/>
            <w:rFonts w:hint="eastAsia"/>
          </w:rPr>
          <w:t>储藏期限</w:t>
        </w:r>
        <w:r w:rsidRPr="003C717C">
          <w:rPr>
            <w:noProof/>
            <w:webHidden/>
          </w:rPr>
          <w:tab/>
        </w:r>
        <w:r w:rsidRPr="003C717C">
          <w:rPr>
            <w:noProof/>
            <w:webHidden/>
          </w:rPr>
          <w:fldChar w:fldCharType="begin" w:fldLock="1"/>
        </w:r>
        <w:r w:rsidRPr="003C717C">
          <w:rPr>
            <w:noProof/>
            <w:webHidden/>
          </w:rPr>
          <w:instrText xml:space="preserve"> PAGEREF _Toc319071089 \h </w:instrText>
        </w:r>
        <w:r w:rsidRPr="003C717C">
          <w:rPr>
            <w:noProof/>
          </w:rPr>
        </w:r>
        <w:r w:rsidRPr="003C717C">
          <w:rPr>
            <w:noProof/>
            <w:webHidden/>
          </w:rPr>
          <w:fldChar w:fldCharType="separate"/>
        </w:r>
        <w:r w:rsidRPr="003C717C">
          <w:rPr>
            <w:noProof/>
            <w:webHidden/>
          </w:rPr>
          <w:t>8</w:t>
        </w:r>
        <w:r w:rsidRPr="003C717C">
          <w:rPr>
            <w:noProof/>
            <w:webHidden/>
          </w:rPr>
          <w:fldChar w:fldCharType="end"/>
        </w:r>
      </w:hyperlink>
    </w:p>
    <w:p w:rsidR="00134C77" w:rsidRPr="003C717C" w:rsidRDefault="00134C77">
      <w:pPr>
        <w:pStyle w:val="12"/>
        <w:spacing w:before="78" w:after="78"/>
        <w:rPr>
          <w:rFonts w:ascii="Times New Roman"/>
          <w:noProof/>
          <w:szCs w:val="24"/>
        </w:rPr>
      </w:pPr>
      <w:hyperlink w:anchor="_Toc319071090" w:history="1">
        <w:r w:rsidRPr="003C717C">
          <w:rPr>
            <w:rStyle w:val="afff6"/>
          </w:rPr>
          <w:t>7</w:t>
        </w:r>
        <w:r>
          <w:rPr>
            <w:rStyle w:val="afff6"/>
            <w:rFonts w:hint="eastAsia"/>
          </w:rPr>
          <w:t xml:space="preserve">　</w:t>
        </w:r>
        <w:r w:rsidRPr="003C717C">
          <w:rPr>
            <w:rStyle w:val="afff6"/>
            <w:rFonts w:hint="eastAsia"/>
          </w:rPr>
          <w:t>粮食与油料储藏期间的粮情与质量检测</w:t>
        </w:r>
        <w:r w:rsidRPr="003C717C">
          <w:rPr>
            <w:noProof/>
            <w:webHidden/>
          </w:rPr>
          <w:tab/>
        </w:r>
        <w:r w:rsidRPr="003C717C">
          <w:rPr>
            <w:noProof/>
            <w:webHidden/>
          </w:rPr>
          <w:fldChar w:fldCharType="begin" w:fldLock="1"/>
        </w:r>
        <w:r w:rsidRPr="003C717C">
          <w:rPr>
            <w:noProof/>
            <w:webHidden/>
          </w:rPr>
          <w:instrText xml:space="preserve"> PAGEREF _Toc319071090 \h </w:instrText>
        </w:r>
        <w:r w:rsidRPr="003C717C">
          <w:rPr>
            <w:noProof/>
          </w:rPr>
        </w:r>
        <w:r w:rsidRPr="003C717C">
          <w:rPr>
            <w:noProof/>
            <w:webHidden/>
          </w:rPr>
          <w:fldChar w:fldCharType="separate"/>
        </w:r>
        <w:r w:rsidRPr="003C717C">
          <w:rPr>
            <w:noProof/>
            <w:webHidden/>
          </w:rPr>
          <w:t>8</w:t>
        </w:r>
        <w:r w:rsidRPr="003C717C">
          <w:rPr>
            <w:noProof/>
            <w:webHidden/>
          </w:rPr>
          <w:fldChar w:fldCharType="end"/>
        </w:r>
      </w:hyperlink>
    </w:p>
    <w:p w:rsidR="00134C77" w:rsidRPr="003C717C" w:rsidRDefault="00134C77">
      <w:pPr>
        <w:pStyle w:val="3"/>
        <w:ind w:firstLine="210"/>
        <w:rPr>
          <w:rFonts w:ascii="Times New Roman"/>
          <w:noProof/>
          <w:szCs w:val="24"/>
        </w:rPr>
      </w:pPr>
      <w:hyperlink w:anchor="_Toc319071091" w:history="1">
        <w:r w:rsidRPr="003C717C">
          <w:rPr>
            <w:rStyle w:val="afff6"/>
          </w:rPr>
          <w:t>7.1</w:t>
        </w:r>
        <w:r>
          <w:rPr>
            <w:rStyle w:val="afff6"/>
            <w:rFonts w:hint="eastAsia"/>
          </w:rPr>
          <w:t xml:space="preserve">　</w:t>
        </w:r>
        <w:r w:rsidRPr="003C717C">
          <w:rPr>
            <w:rStyle w:val="afff6"/>
            <w:rFonts w:hint="eastAsia"/>
          </w:rPr>
          <w:t>粮情检测</w:t>
        </w:r>
        <w:r w:rsidRPr="003C717C">
          <w:rPr>
            <w:noProof/>
            <w:webHidden/>
          </w:rPr>
          <w:tab/>
        </w:r>
        <w:r w:rsidRPr="003C717C">
          <w:rPr>
            <w:noProof/>
            <w:webHidden/>
          </w:rPr>
          <w:fldChar w:fldCharType="begin" w:fldLock="1"/>
        </w:r>
        <w:r w:rsidRPr="003C717C">
          <w:rPr>
            <w:noProof/>
            <w:webHidden/>
          </w:rPr>
          <w:instrText xml:space="preserve"> PAGEREF _Toc319071091 \h </w:instrText>
        </w:r>
        <w:r w:rsidRPr="003C717C">
          <w:rPr>
            <w:noProof/>
          </w:rPr>
        </w:r>
        <w:r w:rsidRPr="003C717C">
          <w:rPr>
            <w:noProof/>
            <w:webHidden/>
          </w:rPr>
          <w:fldChar w:fldCharType="separate"/>
        </w:r>
        <w:r w:rsidRPr="003C717C">
          <w:rPr>
            <w:noProof/>
            <w:webHidden/>
          </w:rPr>
          <w:t>9</w:t>
        </w:r>
        <w:r w:rsidRPr="003C717C">
          <w:rPr>
            <w:noProof/>
            <w:webHidden/>
          </w:rPr>
          <w:fldChar w:fldCharType="end"/>
        </w:r>
      </w:hyperlink>
    </w:p>
    <w:p w:rsidR="00134C77" w:rsidRPr="003C717C" w:rsidRDefault="00134C77">
      <w:pPr>
        <w:pStyle w:val="3"/>
        <w:ind w:firstLine="210"/>
        <w:rPr>
          <w:rFonts w:ascii="Times New Roman"/>
          <w:noProof/>
          <w:szCs w:val="24"/>
        </w:rPr>
      </w:pPr>
      <w:hyperlink w:anchor="_Toc319071092" w:history="1">
        <w:r w:rsidRPr="003C717C">
          <w:rPr>
            <w:rStyle w:val="afff6"/>
          </w:rPr>
          <w:t>7.2</w:t>
        </w:r>
        <w:r>
          <w:rPr>
            <w:rStyle w:val="afff6"/>
            <w:rFonts w:hint="eastAsia"/>
          </w:rPr>
          <w:t xml:space="preserve">　</w:t>
        </w:r>
        <w:r w:rsidRPr="003C717C">
          <w:rPr>
            <w:rStyle w:val="afff6"/>
            <w:rFonts w:hint="eastAsia"/>
          </w:rPr>
          <w:t>质量检测</w:t>
        </w:r>
        <w:r w:rsidRPr="003C717C">
          <w:rPr>
            <w:noProof/>
            <w:webHidden/>
          </w:rPr>
          <w:tab/>
        </w:r>
        <w:r w:rsidRPr="003C717C">
          <w:rPr>
            <w:noProof/>
            <w:webHidden/>
          </w:rPr>
          <w:fldChar w:fldCharType="begin" w:fldLock="1"/>
        </w:r>
        <w:r w:rsidRPr="003C717C">
          <w:rPr>
            <w:noProof/>
            <w:webHidden/>
          </w:rPr>
          <w:instrText xml:space="preserve"> PAGEREF _Toc319071092 \h </w:instrText>
        </w:r>
        <w:r w:rsidRPr="003C717C">
          <w:rPr>
            <w:noProof/>
          </w:rPr>
        </w:r>
        <w:r w:rsidRPr="003C717C">
          <w:rPr>
            <w:noProof/>
            <w:webHidden/>
          </w:rPr>
          <w:fldChar w:fldCharType="separate"/>
        </w:r>
        <w:r w:rsidRPr="003C717C">
          <w:rPr>
            <w:noProof/>
            <w:webHidden/>
          </w:rPr>
          <w:t>12</w:t>
        </w:r>
        <w:r w:rsidRPr="003C717C">
          <w:rPr>
            <w:noProof/>
            <w:webHidden/>
          </w:rPr>
          <w:fldChar w:fldCharType="end"/>
        </w:r>
      </w:hyperlink>
    </w:p>
    <w:p w:rsidR="00134C77" w:rsidRPr="003C717C" w:rsidRDefault="00134C77">
      <w:pPr>
        <w:pStyle w:val="3"/>
        <w:ind w:firstLine="210"/>
        <w:rPr>
          <w:rFonts w:ascii="Times New Roman"/>
          <w:noProof/>
          <w:szCs w:val="24"/>
        </w:rPr>
      </w:pPr>
      <w:hyperlink w:anchor="_Toc319071093" w:history="1">
        <w:r w:rsidRPr="003C717C">
          <w:rPr>
            <w:rStyle w:val="afff6"/>
          </w:rPr>
          <w:t>7.3</w:t>
        </w:r>
        <w:r>
          <w:rPr>
            <w:rStyle w:val="afff6"/>
            <w:rFonts w:hint="eastAsia"/>
          </w:rPr>
          <w:t xml:space="preserve">　</w:t>
        </w:r>
        <w:r w:rsidRPr="003C717C">
          <w:rPr>
            <w:rStyle w:val="afff6"/>
            <w:rFonts w:hint="eastAsia"/>
          </w:rPr>
          <w:t>检测结果登记与处理</w:t>
        </w:r>
        <w:r w:rsidRPr="003C717C">
          <w:rPr>
            <w:noProof/>
            <w:webHidden/>
          </w:rPr>
          <w:tab/>
        </w:r>
        <w:r w:rsidRPr="003C717C">
          <w:rPr>
            <w:noProof/>
            <w:webHidden/>
          </w:rPr>
          <w:fldChar w:fldCharType="begin" w:fldLock="1"/>
        </w:r>
        <w:r w:rsidRPr="003C717C">
          <w:rPr>
            <w:noProof/>
            <w:webHidden/>
          </w:rPr>
          <w:instrText xml:space="preserve"> PAGEREF _Toc319071093 \h </w:instrText>
        </w:r>
        <w:r w:rsidRPr="003C717C">
          <w:rPr>
            <w:noProof/>
          </w:rPr>
        </w:r>
        <w:r w:rsidRPr="003C717C">
          <w:rPr>
            <w:noProof/>
            <w:webHidden/>
          </w:rPr>
          <w:fldChar w:fldCharType="separate"/>
        </w:r>
        <w:r w:rsidRPr="003C717C">
          <w:rPr>
            <w:noProof/>
            <w:webHidden/>
          </w:rPr>
          <w:t>12</w:t>
        </w:r>
        <w:r w:rsidRPr="003C717C">
          <w:rPr>
            <w:noProof/>
            <w:webHidden/>
          </w:rPr>
          <w:fldChar w:fldCharType="end"/>
        </w:r>
      </w:hyperlink>
    </w:p>
    <w:p w:rsidR="00134C77" w:rsidRPr="003C717C" w:rsidRDefault="00134C77">
      <w:pPr>
        <w:pStyle w:val="12"/>
        <w:spacing w:before="78" w:after="78"/>
        <w:rPr>
          <w:rFonts w:ascii="Times New Roman"/>
          <w:noProof/>
          <w:szCs w:val="24"/>
        </w:rPr>
      </w:pPr>
      <w:hyperlink w:anchor="_Toc319071094" w:history="1">
        <w:r w:rsidRPr="003C717C">
          <w:rPr>
            <w:rStyle w:val="afff6"/>
          </w:rPr>
          <w:t>8</w:t>
        </w:r>
        <w:r>
          <w:rPr>
            <w:rStyle w:val="afff6"/>
            <w:rFonts w:hint="eastAsia"/>
          </w:rPr>
          <w:t xml:space="preserve">　</w:t>
        </w:r>
        <w:r w:rsidRPr="003C717C">
          <w:rPr>
            <w:rStyle w:val="afff6"/>
            <w:rFonts w:hint="eastAsia"/>
          </w:rPr>
          <w:t>粮食与油料储藏技术</w:t>
        </w:r>
        <w:r w:rsidRPr="003C717C">
          <w:rPr>
            <w:noProof/>
            <w:webHidden/>
          </w:rPr>
          <w:tab/>
        </w:r>
        <w:r w:rsidRPr="003C717C">
          <w:rPr>
            <w:noProof/>
            <w:webHidden/>
          </w:rPr>
          <w:fldChar w:fldCharType="begin" w:fldLock="1"/>
        </w:r>
        <w:r w:rsidRPr="003C717C">
          <w:rPr>
            <w:noProof/>
            <w:webHidden/>
          </w:rPr>
          <w:instrText xml:space="preserve"> PAGEREF _Toc319071094 \h </w:instrText>
        </w:r>
        <w:r w:rsidRPr="003C717C">
          <w:rPr>
            <w:noProof/>
          </w:rPr>
        </w:r>
        <w:r w:rsidRPr="003C717C">
          <w:rPr>
            <w:noProof/>
            <w:webHidden/>
          </w:rPr>
          <w:fldChar w:fldCharType="separate"/>
        </w:r>
        <w:r w:rsidRPr="003C717C">
          <w:rPr>
            <w:noProof/>
            <w:webHidden/>
          </w:rPr>
          <w:t>12</w:t>
        </w:r>
        <w:r w:rsidRPr="003C717C">
          <w:rPr>
            <w:noProof/>
            <w:webHidden/>
          </w:rPr>
          <w:fldChar w:fldCharType="end"/>
        </w:r>
      </w:hyperlink>
    </w:p>
    <w:p w:rsidR="00134C77" w:rsidRPr="003C717C" w:rsidRDefault="00134C77">
      <w:pPr>
        <w:pStyle w:val="3"/>
        <w:ind w:firstLine="210"/>
        <w:rPr>
          <w:rFonts w:ascii="Times New Roman"/>
          <w:noProof/>
          <w:szCs w:val="24"/>
        </w:rPr>
      </w:pPr>
      <w:hyperlink w:anchor="_Toc319071095" w:history="1">
        <w:r w:rsidRPr="003C717C">
          <w:rPr>
            <w:rStyle w:val="afff6"/>
          </w:rPr>
          <w:t>8.1</w:t>
        </w:r>
        <w:r>
          <w:rPr>
            <w:rStyle w:val="afff6"/>
            <w:rFonts w:hint="eastAsia"/>
          </w:rPr>
          <w:t xml:space="preserve">　</w:t>
        </w:r>
        <w:r w:rsidRPr="003C717C">
          <w:rPr>
            <w:rStyle w:val="afff6"/>
            <w:rFonts w:hint="eastAsia"/>
          </w:rPr>
          <w:t>低温与准低温储藏技术</w:t>
        </w:r>
        <w:r w:rsidRPr="003C717C">
          <w:rPr>
            <w:noProof/>
            <w:webHidden/>
          </w:rPr>
          <w:tab/>
        </w:r>
        <w:r w:rsidRPr="003C717C">
          <w:rPr>
            <w:noProof/>
            <w:webHidden/>
          </w:rPr>
          <w:fldChar w:fldCharType="begin" w:fldLock="1"/>
        </w:r>
        <w:r w:rsidRPr="003C717C">
          <w:rPr>
            <w:noProof/>
            <w:webHidden/>
          </w:rPr>
          <w:instrText xml:space="preserve"> PAGEREF _Toc319071095 \h </w:instrText>
        </w:r>
        <w:r w:rsidRPr="003C717C">
          <w:rPr>
            <w:noProof/>
          </w:rPr>
        </w:r>
        <w:r w:rsidRPr="003C717C">
          <w:rPr>
            <w:noProof/>
            <w:webHidden/>
          </w:rPr>
          <w:fldChar w:fldCharType="separate"/>
        </w:r>
        <w:r w:rsidRPr="003C717C">
          <w:rPr>
            <w:noProof/>
            <w:webHidden/>
          </w:rPr>
          <w:t>12</w:t>
        </w:r>
        <w:r w:rsidRPr="003C717C">
          <w:rPr>
            <w:noProof/>
            <w:webHidden/>
          </w:rPr>
          <w:fldChar w:fldCharType="end"/>
        </w:r>
      </w:hyperlink>
    </w:p>
    <w:p w:rsidR="00134C77" w:rsidRPr="003C717C" w:rsidRDefault="00134C77">
      <w:pPr>
        <w:pStyle w:val="3"/>
        <w:ind w:firstLine="210"/>
        <w:rPr>
          <w:rFonts w:ascii="Times New Roman"/>
          <w:noProof/>
          <w:szCs w:val="24"/>
        </w:rPr>
      </w:pPr>
      <w:hyperlink w:anchor="_Toc319071096" w:history="1">
        <w:r w:rsidRPr="003C717C">
          <w:rPr>
            <w:rStyle w:val="afff6"/>
          </w:rPr>
          <w:t>8.2</w:t>
        </w:r>
        <w:r>
          <w:rPr>
            <w:rStyle w:val="afff6"/>
            <w:rFonts w:hint="eastAsia"/>
          </w:rPr>
          <w:t xml:space="preserve">　</w:t>
        </w:r>
        <w:r w:rsidRPr="003C717C">
          <w:rPr>
            <w:rStyle w:val="afff6"/>
            <w:rFonts w:hint="eastAsia"/>
          </w:rPr>
          <w:t>储粮通风技术</w:t>
        </w:r>
        <w:r w:rsidRPr="003C717C">
          <w:rPr>
            <w:noProof/>
            <w:webHidden/>
          </w:rPr>
          <w:tab/>
        </w:r>
        <w:r w:rsidRPr="003C717C">
          <w:rPr>
            <w:noProof/>
            <w:webHidden/>
          </w:rPr>
          <w:fldChar w:fldCharType="begin" w:fldLock="1"/>
        </w:r>
        <w:r w:rsidRPr="003C717C">
          <w:rPr>
            <w:noProof/>
            <w:webHidden/>
          </w:rPr>
          <w:instrText xml:space="preserve"> PAGEREF _Toc319071096 \h </w:instrText>
        </w:r>
        <w:r w:rsidRPr="003C717C">
          <w:rPr>
            <w:noProof/>
          </w:rPr>
        </w:r>
        <w:r w:rsidRPr="003C717C">
          <w:rPr>
            <w:noProof/>
            <w:webHidden/>
          </w:rPr>
          <w:fldChar w:fldCharType="separate"/>
        </w:r>
        <w:r w:rsidRPr="003C717C">
          <w:rPr>
            <w:noProof/>
            <w:webHidden/>
          </w:rPr>
          <w:t>12</w:t>
        </w:r>
        <w:r w:rsidRPr="003C717C">
          <w:rPr>
            <w:noProof/>
            <w:webHidden/>
          </w:rPr>
          <w:fldChar w:fldCharType="end"/>
        </w:r>
      </w:hyperlink>
    </w:p>
    <w:p w:rsidR="00134C77" w:rsidRPr="003C717C" w:rsidRDefault="00134C77">
      <w:pPr>
        <w:pStyle w:val="3"/>
        <w:ind w:firstLine="210"/>
        <w:rPr>
          <w:rFonts w:ascii="Times New Roman"/>
          <w:noProof/>
          <w:szCs w:val="24"/>
        </w:rPr>
      </w:pPr>
      <w:hyperlink w:anchor="_Toc319071097" w:history="1">
        <w:r w:rsidRPr="003C717C">
          <w:rPr>
            <w:rStyle w:val="afff6"/>
          </w:rPr>
          <w:t>8.3</w:t>
        </w:r>
        <w:r>
          <w:rPr>
            <w:rStyle w:val="afff6"/>
            <w:rFonts w:hint="eastAsia"/>
          </w:rPr>
          <w:t xml:space="preserve">　</w:t>
        </w:r>
        <w:r w:rsidRPr="003C717C">
          <w:rPr>
            <w:rStyle w:val="afff6"/>
            <w:rFonts w:hint="eastAsia"/>
          </w:rPr>
          <w:t>气调储粮技术</w:t>
        </w:r>
        <w:r w:rsidRPr="003C717C">
          <w:rPr>
            <w:noProof/>
            <w:webHidden/>
          </w:rPr>
          <w:tab/>
        </w:r>
        <w:r w:rsidRPr="003C717C">
          <w:rPr>
            <w:noProof/>
            <w:webHidden/>
          </w:rPr>
          <w:fldChar w:fldCharType="begin" w:fldLock="1"/>
        </w:r>
        <w:r w:rsidRPr="003C717C">
          <w:rPr>
            <w:noProof/>
            <w:webHidden/>
          </w:rPr>
          <w:instrText xml:space="preserve"> PAGEREF _Toc319071097 \h </w:instrText>
        </w:r>
        <w:r w:rsidRPr="003C717C">
          <w:rPr>
            <w:noProof/>
          </w:rPr>
        </w:r>
        <w:r w:rsidRPr="003C717C">
          <w:rPr>
            <w:noProof/>
            <w:webHidden/>
          </w:rPr>
          <w:fldChar w:fldCharType="separate"/>
        </w:r>
        <w:r w:rsidRPr="003C717C">
          <w:rPr>
            <w:noProof/>
            <w:webHidden/>
          </w:rPr>
          <w:t>13</w:t>
        </w:r>
        <w:r w:rsidRPr="003C717C">
          <w:rPr>
            <w:noProof/>
            <w:webHidden/>
          </w:rPr>
          <w:fldChar w:fldCharType="end"/>
        </w:r>
      </w:hyperlink>
    </w:p>
    <w:p w:rsidR="00134C77" w:rsidRPr="003C717C" w:rsidRDefault="00134C77">
      <w:pPr>
        <w:pStyle w:val="3"/>
        <w:ind w:firstLine="210"/>
        <w:rPr>
          <w:rFonts w:ascii="Times New Roman"/>
          <w:noProof/>
          <w:szCs w:val="24"/>
        </w:rPr>
      </w:pPr>
      <w:hyperlink w:anchor="_Toc319071098" w:history="1">
        <w:r w:rsidRPr="003C717C">
          <w:rPr>
            <w:rStyle w:val="afff6"/>
          </w:rPr>
          <w:t>8.4</w:t>
        </w:r>
        <w:r>
          <w:rPr>
            <w:rStyle w:val="afff6"/>
            <w:rFonts w:hint="eastAsia"/>
          </w:rPr>
          <w:t xml:space="preserve">　</w:t>
        </w:r>
        <w:r w:rsidRPr="003C717C">
          <w:rPr>
            <w:rStyle w:val="afff6"/>
            <w:rFonts w:hint="eastAsia"/>
          </w:rPr>
          <w:t>储藏技术优化组合</w:t>
        </w:r>
        <w:r w:rsidRPr="003C717C">
          <w:rPr>
            <w:noProof/>
            <w:webHidden/>
          </w:rPr>
          <w:tab/>
        </w:r>
        <w:r w:rsidRPr="003C717C">
          <w:rPr>
            <w:noProof/>
            <w:webHidden/>
          </w:rPr>
          <w:fldChar w:fldCharType="begin" w:fldLock="1"/>
        </w:r>
        <w:r w:rsidRPr="003C717C">
          <w:rPr>
            <w:noProof/>
            <w:webHidden/>
          </w:rPr>
          <w:instrText xml:space="preserve"> PAGEREF _Toc319071098 \h </w:instrText>
        </w:r>
        <w:r w:rsidRPr="003C717C">
          <w:rPr>
            <w:noProof/>
          </w:rPr>
        </w:r>
        <w:r w:rsidRPr="003C717C">
          <w:rPr>
            <w:noProof/>
            <w:webHidden/>
          </w:rPr>
          <w:fldChar w:fldCharType="separate"/>
        </w:r>
        <w:r w:rsidRPr="003C717C">
          <w:rPr>
            <w:noProof/>
            <w:webHidden/>
          </w:rPr>
          <w:t>13</w:t>
        </w:r>
        <w:r w:rsidRPr="003C717C">
          <w:rPr>
            <w:noProof/>
            <w:webHidden/>
          </w:rPr>
          <w:fldChar w:fldCharType="end"/>
        </w:r>
      </w:hyperlink>
    </w:p>
    <w:p w:rsidR="00134C77" w:rsidRPr="003C717C" w:rsidRDefault="00134C77">
      <w:pPr>
        <w:pStyle w:val="3"/>
        <w:ind w:firstLine="210"/>
        <w:rPr>
          <w:rFonts w:ascii="Times New Roman"/>
          <w:noProof/>
          <w:szCs w:val="24"/>
        </w:rPr>
      </w:pPr>
      <w:hyperlink w:anchor="_Toc319071099" w:history="1">
        <w:r w:rsidRPr="003C717C">
          <w:rPr>
            <w:rStyle w:val="afff6"/>
          </w:rPr>
          <w:t>8.5</w:t>
        </w:r>
        <w:r>
          <w:rPr>
            <w:rStyle w:val="afff6"/>
            <w:rFonts w:hint="eastAsia"/>
          </w:rPr>
          <w:t xml:space="preserve">　</w:t>
        </w:r>
        <w:r w:rsidRPr="003C717C">
          <w:rPr>
            <w:rStyle w:val="afff6"/>
            <w:rFonts w:hint="eastAsia"/>
          </w:rPr>
          <w:t>主要粮种储藏技术措施</w:t>
        </w:r>
        <w:r w:rsidRPr="003C717C">
          <w:rPr>
            <w:noProof/>
            <w:webHidden/>
          </w:rPr>
          <w:tab/>
        </w:r>
        <w:r w:rsidRPr="003C717C">
          <w:rPr>
            <w:noProof/>
            <w:webHidden/>
          </w:rPr>
          <w:fldChar w:fldCharType="begin" w:fldLock="1"/>
        </w:r>
        <w:r w:rsidRPr="003C717C">
          <w:rPr>
            <w:noProof/>
            <w:webHidden/>
          </w:rPr>
          <w:instrText xml:space="preserve"> PAGEREF _Toc319071099 \h </w:instrText>
        </w:r>
        <w:r w:rsidRPr="003C717C">
          <w:rPr>
            <w:noProof/>
          </w:rPr>
        </w:r>
        <w:r w:rsidRPr="003C717C">
          <w:rPr>
            <w:noProof/>
            <w:webHidden/>
          </w:rPr>
          <w:fldChar w:fldCharType="separate"/>
        </w:r>
        <w:r w:rsidRPr="003C717C">
          <w:rPr>
            <w:noProof/>
            <w:webHidden/>
          </w:rPr>
          <w:t>14</w:t>
        </w:r>
        <w:r w:rsidRPr="003C717C">
          <w:rPr>
            <w:noProof/>
            <w:webHidden/>
          </w:rPr>
          <w:fldChar w:fldCharType="end"/>
        </w:r>
      </w:hyperlink>
    </w:p>
    <w:p w:rsidR="00134C77" w:rsidRPr="003C717C" w:rsidRDefault="00134C77">
      <w:pPr>
        <w:pStyle w:val="3"/>
        <w:ind w:firstLine="210"/>
        <w:rPr>
          <w:rFonts w:ascii="Times New Roman"/>
          <w:noProof/>
          <w:szCs w:val="24"/>
        </w:rPr>
      </w:pPr>
      <w:hyperlink w:anchor="_Toc319071100" w:history="1">
        <w:r w:rsidRPr="003C717C">
          <w:rPr>
            <w:rStyle w:val="afff6"/>
          </w:rPr>
          <w:t>8.6</w:t>
        </w:r>
        <w:r>
          <w:rPr>
            <w:rStyle w:val="afff6"/>
            <w:rFonts w:hint="eastAsia"/>
          </w:rPr>
          <w:t xml:space="preserve">　</w:t>
        </w:r>
        <w:r w:rsidRPr="003C717C">
          <w:rPr>
            <w:rStyle w:val="afff6"/>
            <w:rFonts w:hint="eastAsia"/>
          </w:rPr>
          <w:t>各种储粮设施的安全储藏要点</w:t>
        </w:r>
        <w:r w:rsidRPr="003C717C">
          <w:rPr>
            <w:noProof/>
            <w:webHidden/>
          </w:rPr>
          <w:tab/>
        </w:r>
        <w:r w:rsidRPr="003C717C">
          <w:rPr>
            <w:noProof/>
            <w:webHidden/>
          </w:rPr>
          <w:fldChar w:fldCharType="begin" w:fldLock="1"/>
        </w:r>
        <w:r w:rsidRPr="003C717C">
          <w:rPr>
            <w:noProof/>
            <w:webHidden/>
          </w:rPr>
          <w:instrText xml:space="preserve"> PAGEREF _Toc319071100 \h </w:instrText>
        </w:r>
        <w:r w:rsidRPr="003C717C">
          <w:rPr>
            <w:noProof/>
          </w:rPr>
        </w:r>
        <w:r w:rsidRPr="003C717C">
          <w:rPr>
            <w:noProof/>
            <w:webHidden/>
          </w:rPr>
          <w:fldChar w:fldCharType="separate"/>
        </w:r>
        <w:r w:rsidRPr="003C717C">
          <w:rPr>
            <w:noProof/>
            <w:webHidden/>
          </w:rPr>
          <w:t>14</w:t>
        </w:r>
        <w:r w:rsidRPr="003C717C">
          <w:rPr>
            <w:noProof/>
            <w:webHidden/>
          </w:rPr>
          <w:fldChar w:fldCharType="end"/>
        </w:r>
      </w:hyperlink>
    </w:p>
    <w:p w:rsidR="00134C77" w:rsidRPr="003C717C" w:rsidRDefault="00134C77">
      <w:pPr>
        <w:pStyle w:val="3"/>
        <w:ind w:firstLine="210"/>
        <w:rPr>
          <w:rFonts w:ascii="Times New Roman"/>
          <w:noProof/>
          <w:szCs w:val="24"/>
        </w:rPr>
      </w:pPr>
      <w:hyperlink w:anchor="_Toc319071101" w:history="1">
        <w:r w:rsidRPr="003C717C">
          <w:rPr>
            <w:rStyle w:val="afff6"/>
          </w:rPr>
          <w:t>8.7</w:t>
        </w:r>
        <w:r>
          <w:rPr>
            <w:rStyle w:val="afff6"/>
            <w:rFonts w:hint="eastAsia"/>
          </w:rPr>
          <w:t xml:space="preserve">　</w:t>
        </w:r>
        <w:r w:rsidRPr="003C717C">
          <w:rPr>
            <w:rStyle w:val="afff6"/>
            <w:rFonts w:hint="eastAsia"/>
          </w:rPr>
          <w:t>特殊情况的处理</w:t>
        </w:r>
        <w:r w:rsidRPr="003C717C">
          <w:rPr>
            <w:noProof/>
            <w:webHidden/>
          </w:rPr>
          <w:tab/>
        </w:r>
        <w:r w:rsidRPr="003C717C">
          <w:rPr>
            <w:noProof/>
            <w:webHidden/>
          </w:rPr>
          <w:fldChar w:fldCharType="begin" w:fldLock="1"/>
        </w:r>
        <w:r w:rsidRPr="003C717C">
          <w:rPr>
            <w:noProof/>
            <w:webHidden/>
          </w:rPr>
          <w:instrText xml:space="preserve"> PAGEREF _Toc319071101 \h </w:instrText>
        </w:r>
        <w:r w:rsidRPr="003C717C">
          <w:rPr>
            <w:noProof/>
          </w:rPr>
        </w:r>
        <w:r w:rsidRPr="003C717C">
          <w:rPr>
            <w:noProof/>
            <w:webHidden/>
          </w:rPr>
          <w:fldChar w:fldCharType="separate"/>
        </w:r>
        <w:r w:rsidRPr="003C717C">
          <w:rPr>
            <w:noProof/>
            <w:webHidden/>
          </w:rPr>
          <w:t>15</w:t>
        </w:r>
        <w:r w:rsidRPr="003C717C">
          <w:rPr>
            <w:noProof/>
            <w:webHidden/>
          </w:rPr>
          <w:fldChar w:fldCharType="end"/>
        </w:r>
      </w:hyperlink>
    </w:p>
    <w:p w:rsidR="00134C77" w:rsidRPr="003C717C" w:rsidRDefault="00134C77">
      <w:pPr>
        <w:pStyle w:val="3"/>
        <w:ind w:firstLine="210"/>
        <w:rPr>
          <w:rFonts w:ascii="Times New Roman"/>
          <w:noProof/>
          <w:szCs w:val="24"/>
        </w:rPr>
      </w:pPr>
      <w:hyperlink w:anchor="_Toc319071102" w:history="1">
        <w:r w:rsidRPr="003C717C">
          <w:rPr>
            <w:rStyle w:val="afff6"/>
          </w:rPr>
          <w:t>8.8</w:t>
        </w:r>
        <w:r>
          <w:rPr>
            <w:rStyle w:val="afff6"/>
            <w:rFonts w:hint="eastAsia"/>
          </w:rPr>
          <w:t xml:space="preserve">　</w:t>
        </w:r>
        <w:r w:rsidRPr="003C717C">
          <w:rPr>
            <w:rStyle w:val="afff6"/>
            <w:rFonts w:hint="eastAsia"/>
          </w:rPr>
          <w:t>高水分粮食干燥</w:t>
        </w:r>
        <w:r w:rsidRPr="003C717C">
          <w:rPr>
            <w:noProof/>
            <w:webHidden/>
          </w:rPr>
          <w:tab/>
        </w:r>
        <w:r w:rsidRPr="003C717C">
          <w:rPr>
            <w:noProof/>
            <w:webHidden/>
          </w:rPr>
          <w:fldChar w:fldCharType="begin" w:fldLock="1"/>
        </w:r>
        <w:r w:rsidRPr="003C717C">
          <w:rPr>
            <w:noProof/>
            <w:webHidden/>
          </w:rPr>
          <w:instrText xml:space="preserve"> PAGEREF _Toc319071102 \h </w:instrText>
        </w:r>
        <w:r w:rsidRPr="003C717C">
          <w:rPr>
            <w:noProof/>
          </w:rPr>
        </w:r>
        <w:r w:rsidRPr="003C717C">
          <w:rPr>
            <w:noProof/>
            <w:webHidden/>
          </w:rPr>
          <w:fldChar w:fldCharType="separate"/>
        </w:r>
        <w:r w:rsidRPr="003C717C">
          <w:rPr>
            <w:noProof/>
            <w:webHidden/>
          </w:rPr>
          <w:t>15</w:t>
        </w:r>
        <w:r w:rsidRPr="003C717C">
          <w:rPr>
            <w:noProof/>
            <w:webHidden/>
          </w:rPr>
          <w:fldChar w:fldCharType="end"/>
        </w:r>
      </w:hyperlink>
    </w:p>
    <w:p w:rsidR="00134C77" w:rsidRPr="003C717C" w:rsidRDefault="00134C77">
      <w:pPr>
        <w:pStyle w:val="3"/>
        <w:ind w:firstLine="210"/>
        <w:rPr>
          <w:rFonts w:ascii="Times New Roman"/>
          <w:noProof/>
          <w:szCs w:val="24"/>
        </w:rPr>
      </w:pPr>
      <w:hyperlink w:anchor="_Toc319071103" w:history="1">
        <w:r w:rsidRPr="003C717C">
          <w:rPr>
            <w:rStyle w:val="afff6"/>
          </w:rPr>
          <w:t>8.9</w:t>
        </w:r>
        <w:r>
          <w:rPr>
            <w:rStyle w:val="afff6"/>
            <w:rFonts w:hint="eastAsia"/>
          </w:rPr>
          <w:t xml:space="preserve">　</w:t>
        </w:r>
        <w:r w:rsidRPr="003C717C">
          <w:rPr>
            <w:rStyle w:val="afff6"/>
            <w:rFonts w:hint="eastAsia"/>
          </w:rPr>
          <w:t>有害生物控制</w:t>
        </w:r>
        <w:r w:rsidRPr="003C717C">
          <w:rPr>
            <w:noProof/>
            <w:webHidden/>
          </w:rPr>
          <w:tab/>
        </w:r>
        <w:r w:rsidRPr="003C717C">
          <w:rPr>
            <w:noProof/>
            <w:webHidden/>
          </w:rPr>
          <w:fldChar w:fldCharType="begin" w:fldLock="1"/>
        </w:r>
        <w:r w:rsidRPr="003C717C">
          <w:rPr>
            <w:noProof/>
            <w:webHidden/>
          </w:rPr>
          <w:instrText xml:space="preserve"> PAGEREF _Toc319071103 \h </w:instrText>
        </w:r>
        <w:r w:rsidRPr="003C717C">
          <w:rPr>
            <w:noProof/>
          </w:rPr>
        </w:r>
        <w:r w:rsidRPr="003C717C">
          <w:rPr>
            <w:noProof/>
            <w:webHidden/>
          </w:rPr>
          <w:fldChar w:fldCharType="separate"/>
        </w:r>
        <w:r w:rsidRPr="003C717C">
          <w:rPr>
            <w:noProof/>
            <w:webHidden/>
          </w:rPr>
          <w:t>15</w:t>
        </w:r>
        <w:r w:rsidRPr="003C717C">
          <w:rPr>
            <w:noProof/>
            <w:webHidden/>
          </w:rPr>
          <w:fldChar w:fldCharType="end"/>
        </w:r>
      </w:hyperlink>
    </w:p>
    <w:p w:rsidR="00134C77" w:rsidRPr="003C717C" w:rsidRDefault="00134C77">
      <w:pPr>
        <w:pStyle w:val="12"/>
        <w:spacing w:before="78" w:after="78"/>
        <w:rPr>
          <w:rFonts w:ascii="Times New Roman"/>
          <w:noProof/>
          <w:szCs w:val="24"/>
        </w:rPr>
      </w:pPr>
      <w:hyperlink w:anchor="_Toc319071104" w:history="1">
        <w:r w:rsidRPr="003C717C">
          <w:rPr>
            <w:rStyle w:val="afff6"/>
          </w:rPr>
          <w:t>9</w:t>
        </w:r>
        <w:r>
          <w:rPr>
            <w:rStyle w:val="afff6"/>
            <w:rFonts w:hint="eastAsia"/>
          </w:rPr>
          <w:t xml:space="preserve">　</w:t>
        </w:r>
        <w:r w:rsidRPr="003C717C">
          <w:rPr>
            <w:rStyle w:val="afff6"/>
            <w:rFonts w:hint="eastAsia"/>
          </w:rPr>
          <w:t>储粮安全作业与管理</w:t>
        </w:r>
        <w:r w:rsidRPr="003C717C">
          <w:rPr>
            <w:noProof/>
            <w:webHidden/>
          </w:rPr>
          <w:tab/>
        </w:r>
        <w:r w:rsidRPr="003C717C">
          <w:rPr>
            <w:noProof/>
            <w:webHidden/>
          </w:rPr>
          <w:fldChar w:fldCharType="begin" w:fldLock="1"/>
        </w:r>
        <w:r w:rsidRPr="003C717C">
          <w:rPr>
            <w:noProof/>
            <w:webHidden/>
          </w:rPr>
          <w:instrText xml:space="preserve"> PAGEREF _Toc319071104 \h </w:instrText>
        </w:r>
        <w:r w:rsidRPr="003C717C">
          <w:rPr>
            <w:noProof/>
          </w:rPr>
        </w:r>
        <w:r w:rsidRPr="003C717C">
          <w:rPr>
            <w:noProof/>
            <w:webHidden/>
          </w:rPr>
          <w:fldChar w:fldCharType="separate"/>
        </w:r>
        <w:r w:rsidRPr="003C717C">
          <w:rPr>
            <w:noProof/>
            <w:webHidden/>
          </w:rPr>
          <w:t>17</w:t>
        </w:r>
        <w:r w:rsidRPr="003C717C">
          <w:rPr>
            <w:noProof/>
            <w:webHidden/>
          </w:rPr>
          <w:fldChar w:fldCharType="end"/>
        </w:r>
      </w:hyperlink>
    </w:p>
    <w:p w:rsidR="00134C77" w:rsidRPr="003C717C" w:rsidRDefault="00134C77">
      <w:pPr>
        <w:pStyle w:val="12"/>
        <w:spacing w:before="78" w:after="78"/>
        <w:rPr>
          <w:rFonts w:ascii="Times New Roman"/>
          <w:noProof/>
          <w:szCs w:val="24"/>
        </w:rPr>
      </w:pPr>
      <w:hyperlink w:anchor="_Toc319071105" w:history="1">
        <w:r w:rsidRPr="003C717C">
          <w:rPr>
            <w:rStyle w:val="afff6"/>
            <w:rFonts w:hint="eastAsia"/>
          </w:rPr>
          <w:t>附录</w:t>
        </w:r>
        <w:r>
          <w:rPr>
            <w:rStyle w:val="afff6"/>
            <w:rFonts w:hint="eastAsia"/>
          </w:rPr>
          <w:t>A</w:t>
        </w:r>
        <w:r w:rsidRPr="003C717C">
          <w:rPr>
            <w:rStyle w:val="afff6"/>
            <w:rFonts w:hint="eastAsia"/>
          </w:rPr>
          <w:t>（规范性附录）</w:t>
        </w:r>
        <w:r>
          <w:rPr>
            <w:rStyle w:val="afff6"/>
          </w:rPr>
          <w:t xml:space="preserve">　</w:t>
        </w:r>
        <w:r w:rsidRPr="003C717C">
          <w:rPr>
            <w:rStyle w:val="afff6"/>
            <w:rFonts w:hint="eastAsia"/>
          </w:rPr>
          <w:t>中国储粮生态区域划分、生态特点及主要储粮措施</w:t>
        </w:r>
        <w:r w:rsidRPr="003C717C">
          <w:rPr>
            <w:noProof/>
            <w:webHidden/>
          </w:rPr>
          <w:tab/>
        </w:r>
        <w:r w:rsidRPr="003C717C">
          <w:rPr>
            <w:noProof/>
            <w:webHidden/>
          </w:rPr>
          <w:fldChar w:fldCharType="begin" w:fldLock="1"/>
        </w:r>
        <w:r w:rsidRPr="003C717C">
          <w:rPr>
            <w:noProof/>
            <w:webHidden/>
          </w:rPr>
          <w:instrText xml:space="preserve"> PAGEREF _Toc319071105 \h </w:instrText>
        </w:r>
        <w:r w:rsidRPr="003C717C">
          <w:rPr>
            <w:noProof/>
          </w:rPr>
        </w:r>
        <w:r w:rsidRPr="003C717C">
          <w:rPr>
            <w:noProof/>
            <w:webHidden/>
          </w:rPr>
          <w:fldChar w:fldCharType="separate"/>
        </w:r>
        <w:r w:rsidRPr="003C717C">
          <w:rPr>
            <w:noProof/>
            <w:webHidden/>
          </w:rPr>
          <w:t>18</w:t>
        </w:r>
        <w:r w:rsidRPr="003C717C">
          <w:rPr>
            <w:noProof/>
            <w:webHidden/>
          </w:rPr>
          <w:fldChar w:fldCharType="end"/>
        </w:r>
      </w:hyperlink>
    </w:p>
    <w:p w:rsidR="00134C77" w:rsidRPr="003C717C" w:rsidRDefault="00134C77">
      <w:pPr>
        <w:pStyle w:val="12"/>
        <w:spacing w:before="78" w:after="78"/>
        <w:rPr>
          <w:rFonts w:ascii="Times New Roman"/>
          <w:noProof/>
          <w:szCs w:val="24"/>
        </w:rPr>
      </w:pPr>
      <w:hyperlink w:anchor="_Toc319071106" w:history="1">
        <w:r w:rsidRPr="003C717C">
          <w:rPr>
            <w:rStyle w:val="afff6"/>
            <w:rFonts w:hint="eastAsia"/>
          </w:rPr>
          <w:t>附录</w:t>
        </w:r>
        <w:r>
          <w:rPr>
            <w:rStyle w:val="afff6"/>
            <w:rFonts w:hint="eastAsia"/>
          </w:rPr>
          <w:t>B</w:t>
        </w:r>
        <w:r w:rsidRPr="003C717C">
          <w:rPr>
            <w:rStyle w:val="afff6"/>
            <w:rFonts w:hint="eastAsia"/>
          </w:rPr>
          <w:t>（规范性附录）</w:t>
        </w:r>
        <w:r>
          <w:rPr>
            <w:rStyle w:val="afff6"/>
          </w:rPr>
          <w:t xml:space="preserve">　</w:t>
        </w:r>
        <w:r w:rsidRPr="003C717C">
          <w:rPr>
            <w:rStyle w:val="afff6"/>
            <w:rFonts w:hint="eastAsia"/>
          </w:rPr>
          <w:t>检测仪器和设备配置</w:t>
        </w:r>
        <w:r w:rsidRPr="003C717C">
          <w:rPr>
            <w:noProof/>
            <w:webHidden/>
          </w:rPr>
          <w:tab/>
        </w:r>
        <w:r w:rsidRPr="003C717C">
          <w:rPr>
            <w:noProof/>
            <w:webHidden/>
          </w:rPr>
          <w:fldChar w:fldCharType="begin" w:fldLock="1"/>
        </w:r>
        <w:r w:rsidRPr="003C717C">
          <w:rPr>
            <w:noProof/>
            <w:webHidden/>
          </w:rPr>
          <w:instrText xml:space="preserve"> PAGEREF _Toc319071106 \h </w:instrText>
        </w:r>
        <w:r w:rsidRPr="003C717C">
          <w:rPr>
            <w:noProof/>
          </w:rPr>
        </w:r>
        <w:r w:rsidRPr="003C717C">
          <w:rPr>
            <w:noProof/>
            <w:webHidden/>
          </w:rPr>
          <w:fldChar w:fldCharType="separate"/>
        </w:r>
        <w:r w:rsidRPr="003C717C">
          <w:rPr>
            <w:noProof/>
            <w:webHidden/>
          </w:rPr>
          <w:t>21</w:t>
        </w:r>
        <w:r w:rsidRPr="003C717C">
          <w:rPr>
            <w:noProof/>
            <w:webHidden/>
          </w:rPr>
          <w:fldChar w:fldCharType="end"/>
        </w:r>
      </w:hyperlink>
    </w:p>
    <w:p w:rsidR="00134C77" w:rsidRPr="003C717C" w:rsidRDefault="00134C77">
      <w:pPr>
        <w:pStyle w:val="12"/>
        <w:spacing w:before="78" w:after="78"/>
        <w:rPr>
          <w:rFonts w:ascii="Times New Roman"/>
          <w:noProof/>
          <w:szCs w:val="24"/>
        </w:rPr>
      </w:pPr>
      <w:hyperlink w:anchor="_Toc319071107" w:history="1">
        <w:r w:rsidRPr="003C717C">
          <w:rPr>
            <w:rStyle w:val="afff6"/>
            <w:rFonts w:hint="eastAsia"/>
          </w:rPr>
          <w:t>附录</w:t>
        </w:r>
        <w:r>
          <w:rPr>
            <w:rStyle w:val="afff6"/>
            <w:rFonts w:hint="eastAsia"/>
          </w:rPr>
          <w:t>C</w:t>
        </w:r>
        <w:r w:rsidRPr="003C717C">
          <w:rPr>
            <w:rStyle w:val="afff6"/>
            <w:rFonts w:hint="eastAsia"/>
          </w:rPr>
          <w:t>（资料性附录）</w:t>
        </w:r>
        <w:r>
          <w:rPr>
            <w:rStyle w:val="afff6"/>
          </w:rPr>
          <w:t xml:space="preserve">　</w:t>
        </w:r>
        <w:r w:rsidRPr="003C717C">
          <w:rPr>
            <w:rStyle w:val="afff6"/>
            <w:rFonts w:hint="eastAsia"/>
          </w:rPr>
          <w:t>主要储粮害虫与螨类种群增长的最低和最适条件</w:t>
        </w:r>
        <w:r w:rsidRPr="003C717C">
          <w:rPr>
            <w:noProof/>
            <w:webHidden/>
          </w:rPr>
          <w:tab/>
        </w:r>
        <w:r w:rsidRPr="003C717C">
          <w:rPr>
            <w:noProof/>
            <w:webHidden/>
          </w:rPr>
          <w:fldChar w:fldCharType="begin" w:fldLock="1"/>
        </w:r>
        <w:r w:rsidRPr="003C717C">
          <w:rPr>
            <w:noProof/>
            <w:webHidden/>
          </w:rPr>
          <w:instrText xml:space="preserve"> PAGEREF _Toc319071107 \h </w:instrText>
        </w:r>
        <w:r w:rsidRPr="003C717C">
          <w:rPr>
            <w:noProof/>
          </w:rPr>
        </w:r>
        <w:r w:rsidRPr="003C717C">
          <w:rPr>
            <w:noProof/>
            <w:webHidden/>
          </w:rPr>
          <w:fldChar w:fldCharType="separate"/>
        </w:r>
        <w:r w:rsidRPr="003C717C">
          <w:rPr>
            <w:noProof/>
            <w:webHidden/>
          </w:rPr>
          <w:t>23</w:t>
        </w:r>
        <w:r w:rsidRPr="003C717C">
          <w:rPr>
            <w:noProof/>
            <w:webHidden/>
          </w:rPr>
          <w:fldChar w:fldCharType="end"/>
        </w:r>
      </w:hyperlink>
    </w:p>
    <w:p w:rsidR="00134C77" w:rsidRPr="003C717C" w:rsidRDefault="00134C77">
      <w:pPr>
        <w:pStyle w:val="12"/>
        <w:spacing w:before="78" w:after="78"/>
        <w:rPr>
          <w:rFonts w:ascii="Times New Roman"/>
          <w:noProof/>
          <w:szCs w:val="24"/>
        </w:rPr>
      </w:pPr>
      <w:hyperlink w:anchor="_Toc319071108" w:history="1">
        <w:r w:rsidRPr="003C717C">
          <w:rPr>
            <w:rStyle w:val="afff6"/>
            <w:rFonts w:hint="eastAsia"/>
          </w:rPr>
          <w:t>附录</w:t>
        </w:r>
        <w:r>
          <w:rPr>
            <w:rStyle w:val="afff6"/>
            <w:rFonts w:hint="eastAsia"/>
          </w:rPr>
          <w:t>D</w:t>
        </w:r>
        <w:r w:rsidRPr="003C717C">
          <w:rPr>
            <w:rStyle w:val="afff6"/>
            <w:rFonts w:hint="eastAsia"/>
          </w:rPr>
          <w:t>（资料性附录）</w:t>
        </w:r>
        <w:r>
          <w:rPr>
            <w:rStyle w:val="afff6"/>
          </w:rPr>
          <w:t xml:space="preserve">　</w:t>
        </w:r>
        <w:r w:rsidRPr="003C717C">
          <w:rPr>
            <w:rStyle w:val="afff6"/>
            <w:rFonts w:hint="eastAsia"/>
          </w:rPr>
          <w:t>诱捕检测储粮害虫的方法</w:t>
        </w:r>
        <w:r w:rsidRPr="003C717C">
          <w:rPr>
            <w:noProof/>
            <w:webHidden/>
          </w:rPr>
          <w:tab/>
        </w:r>
        <w:r w:rsidRPr="003C717C">
          <w:rPr>
            <w:noProof/>
            <w:webHidden/>
          </w:rPr>
          <w:fldChar w:fldCharType="begin" w:fldLock="1"/>
        </w:r>
        <w:r w:rsidRPr="003C717C">
          <w:rPr>
            <w:noProof/>
            <w:webHidden/>
          </w:rPr>
          <w:instrText xml:space="preserve"> PAGEREF _Toc319071108 \h </w:instrText>
        </w:r>
        <w:r w:rsidRPr="003C717C">
          <w:rPr>
            <w:noProof/>
          </w:rPr>
        </w:r>
        <w:r w:rsidRPr="003C717C">
          <w:rPr>
            <w:noProof/>
            <w:webHidden/>
          </w:rPr>
          <w:fldChar w:fldCharType="separate"/>
        </w:r>
        <w:r w:rsidRPr="003C717C">
          <w:rPr>
            <w:noProof/>
            <w:webHidden/>
          </w:rPr>
          <w:t>24</w:t>
        </w:r>
        <w:r w:rsidRPr="003C717C">
          <w:rPr>
            <w:noProof/>
            <w:webHidden/>
          </w:rPr>
          <w:fldChar w:fldCharType="end"/>
        </w:r>
      </w:hyperlink>
    </w:p>
    <w:p w:rsidR="00134C77" w:rsidRPr="003C717C" w:rsidRDefault="00134C77">
      <w:pPr>
        <w:pStyle w:val="aff6"/>
        <w:rPr>
          <w:rFonts w:hint="eastAsia"/>
        </w:rPr>
      </w:pPr>
      <w:r w:rsidRPr="003C717C">
        <w:fldChar w:fldCharType="end"/>
      </w:r>
    </w:p>
    <w:p w:rsidR="00134C77" w:rsidRDefault="00134C77">
      <w:pPr>
        <w:pStyle w:val="afffff0"/>
        <w:rPr>
          <w:rFonts w:hint="eastAsia"/>
        </w:rPr>
      </w:pPr>
      <w:bookmarkStart w:id="4" w:name="_Toc319071052"/>
      <w:r>
        <w:rPr>
          <w:rFonts w:hint="eastAsia"/>
        </w:rPr>
        <w:t>前</w:t>
      </w:r>
      <w:bookmarkStart w:id="5" w:name="BKQY"/>
      <w:r>
        <w:t> </w:t>
      </w:r>
      <w:r>
        <w:t> </w:t>
      </w:r>
      <w:r>
        <w:rPr>
          <w:rFonts w:hint="eastAsia"/>
        </w:rPr>
        <w:t>言</w:t>
      </w:r>
      <w:bookmarkEnd w:id="4"/>
      <w:bookmarkEnd w:id="5"/>
    </w:p>
    <w:p w:rsidR="00134C77" w:rsidRDefault="00134C77">
      <w:pPr>
        <w:pStyle w:val="aff6"/>
        <w:rPr>
          <w:rFonts w:hint="eastAsia"/>
        </w:rPr>
      </w:pPr>
      <w:r>
        <w:rPr>
          <w:rFonts w:hint="eastAsia"/>
        </w:rPr>
        <w:t>本标准的附录A、B为规范性附录,附录C和附录D为资料性附录。</w:t>
      </w:r>
    </w:p>
    <w:p w:rsidR="00134C77" w:rsidRDefault="00134C77">
      <w:pPr>
        <w:pStyle w:val="aff6"/>
        <w:rPr>
          <w:rFonts w:ascii="Times New Roman"/>
        </w:rPr>
      </w:pPr>
      <w:r>
        <w:rPr>
          <w:rFonts w:ascii="Times New Roman"/>
        </w:rPr>
        <w:t>本标准由</w:t>
      </w:r>
      <w:r>
        <w:rPr>
          <w:rFonts w:ascii="Times New Roman" w:hAnsi="宋体"/>
        </w:rPr>
        <w:t>中国储备粮管理总公司</w:t>
      </w:r>
      <w:r>
        <w:rPr>
          <w:rFonts w:ascii="Times New Roman"/>
        </w:rPr>
        <w:t>提出并归口。</w:t>
      </w:r>
    </w:p>
    <w:p w:rsidR="00134C77" w:rsidRPr="00F5111C" w:rsidRDefault="00134C77">
      <w:pPr>
        <w:pStyle w:val="aff6"/>
        <w:rPr>
          <w:rFonts w:ascii="Times New Roman"/>
          <w:color w:val="000000"/>
        </w:rPr>
      </w:pPr>
      <w:r>
        <w:rPr>
          <w:rFonts w:ascii="Times New Roman"/>
        </w:rPr>
        <w:t>本标准负责起草单位：</w:t>
      </w:r>
      <w:r>
        <w:rPr>
          <w:rFonts w:ascii="Times New Roman" w:hint="eastAsia"/>
          <w:color w:val="000000"/>
        </w:rPr>
        <w:t>中国储备粮管理总公司仓储管理部，中储粮</w:t>
      </w:r>
      <w:r w:rsidRPr="00F5111C">
        <w:rPr>
          <w:rFonts w:ascii="Times New Roman" w:hint="eastAsia"/>
          <w:color w:val="000000"/>
        </w:rPr>
        <w:t>成都粮食储藏科学研究所</w:t>
      </w:r>
      <w:r w:rsidRPr="00F5111C">
        <w:rPr>
          <w:rFonts w:ascii="Times New Roman"/>
          <w:color w:val="000000"/>
        </w:rPr>
        <w:t>。</w:t>
      </w:r>
    </w:p>
    <w:p w:rsidR="00134C77" w:rsidRDefault="00134C77">
      <w:pPr>
        <w:pStyle w:val="aff6"/>
        <w:rPr>
          <w:rFonts w:ascii="Times New Roman" w:hint="eastAsia"/>
        </w:rPr>
      </w:pPr>
      <w:r>
        <w:rPr>
          <w:rFonts w:ascii="Times New Roman"/>
        </w:rPr>
        <w:t>本标准</w:t>
      </w:r>
      <w:r>
        <w:rPr>
          <w:rFonts w:ascii="Times New Roman" w:hint="eastAsia"/>
        </w:rPr>
        <w:t>参与</w:t>
      </w:r>
      <w:r>
        <w:rPr>
          <w:rFonts w:ascii="Times New Roman"/>
        </w:rPr>
        <w:t>起草</w:t>
      </w:r>
      <w:r>
        <w:rPr>
          <w:rFonts w:ascii="Times New Roman" w:hint="eastAsia"/>
        </w:rPr>
        <w:t>单位</w:t>
      </w:r>
      <w:r>
        <w:rPr>
          <w:rFonts w:ascii="Times New Roman"/>
        </w:rPr>
        <w:t>：</w:t>
      </w:r>
      <w:r>
        <w:rPr>
          <w:rFonts w:ascii="Times New Roman" w:hint="eastAsia"/>
        </w:rPr>
        <w:t>各分公司，油脂公司，北方公司。</w:t>
      </w:r>
    </w:p>
    <w:p w:rsidR="00134C77" w:rsidRPr="0051037F" w:rsidRDefault="00134C77">
      <w:pPr>
        <w:pStyle w:val="aff6"/>
        <w:rPr>
          <w:rFonts w:hint="eastAsia"/>
        </w:rPr>
      </w:pPr>
      <w:r w:rsidRPr="00E728EA">
        <w:rPr>
          <w:rFonts w:ascii="Times New Roman"/>
          <w:color w:val="000000"/>
        </w:rPr>
        <w:t>本标准主要起草人：</w:t>
      </w:r>
      <w:r>
        <w:rPr>
          <w:rFonts w:ascii="Times New Roman" w:hint="eastAsia"/>
          <w:color w:val="000000"/>
        </w:rPr>
        <w:t>庞映彪、陶诚、卜春海、高素芬、汪喜波、方云、兰盛斌、郭道林、杨健、张华昌、黎万武、付鹏程、严晓平、王双林、许胜伟、何学超、冯永健、丁建武、李克强、李月、</w:t>
      </w:r>
      <w:r>
        <w:rPr>
          <w:rFonts w:hint="eastAsia"/>
        </w:rPr>
        <w:t>刘通、田琳、孙晓勇、白明杰、</w:t>
      </w:r>
      <w:r w:rsidRPr="0089418C">
        <w:rPr>
          <w:rFonts w:ascii="Times New Roman" w:hint="eastAsia"/>
          <w:color w:val="000000"/>
        </w:rPr>
        <w:t>周士法</w:t>
      </w:r>
      <w:r>
        <w:rPr>
          <w:rFonts w:ascii="Times New Roman" w:hint="eastAsia"/>
          <w:color w:val="000000"/>
        </w:rPr>
        <w:t>、</w:t>
      </w:r>
      <w:r w:rsidRPr="0089418C">
        <w:rPr>
          <w:rFonts w:ascii="Times New Roman" w:hint="eastAsia"/>
          <w:color w:val="000000"/>
        </w:rPr>
        <w:t>王红军</w:t>
      </w:r>
      <w:r>
        <w:rPr>
          <w:rFonts w:ascii="Times New Roman" w:hint="eastAsia"/>
          <w:color w:val="000000"/>
        </w:rPr>
        <w:t>、</w:t>
      </w:r>
      <w:r w:rsidRPr="0089418C">
        <w:rPr>
          <w:rFonts w:ascii="Times New Roman" w:hint="eastAsia"/>
          <w:color w:val="000000"/>
        </w:rPr>
        <w:t>魏国富</w:t>
      </w:r>
      <w:r>
        <w:rPr>
          <w:rFonts w:ascii="Times New Roman" w:hint="eastAsia"/>
          <w:color w:val="000000"/>
        </w:rPr>
        <w:t>、李新果、司建中、</w:t>
      </w:r>
      <w:smartTag w:uri="urn:schemas-microsoft-com:office:smarttags" w:element="PersonName">
        <w:smartTagPr>
          <w:attr w:name="ProductID" w:val="王树"/>
        </w:smartTagPr>
        <w:r w:rsidRPr="009B574B">
          <w:rPr>
            <w:rFonts w:hint="eastAsia"/>
          </w:rPr>
          <w:t>王树</w:t>
        </w:r>
      </w:smartTag>
      <w:r w:rsidRPr="009B574B">
        <w:rPr>
          <w:rFonts w:hint="eastAsia"/>
        </w:rPr>
        <w:t>君</w:t>
      </w:r>
      <w:r>
        <w:rPr>
          <w:rFonts w:hint="eastAsia"/>
        </w:rPr>
        <w:t>、</w:t>
      </w:r>
      <w:r w:rsidRPr="00327A24">
        <w:rPr>
          <w:rFonts w:hint="eastAsia"/>
          <w:color w:val="000000"/>
        </w:rPr>
        <w:t>顾</w:t>
      </w:r>
      <w:r w:rsidRPr="0051037F">
        <w:rPr>
          <w:rFonts w:hint="eastAsia"/>
        </w:rPr>
        <w:t>祥明</w:t>
      </w:r>
      <w:r>
        <w:rPr>
          <w:rFonts w:hint="eastAsia"/>
        </w:rPr>
        <w:t>、</w:t>
      </w:r>
      <w:r w:rsidRPr="0051037F">
        <w:t>李增凯</w:t>
      </w:r>
      <w:r>
        <w:rPr>
          <w:rFonts w:hint="eastAsia"/>
        </w:rPr>
        <w:t>、</w:t>
      </w:r>
      <w:r w:rsidRPr="0051037F">
        <w:rPr>
          <w:rFonts w:hint="eastAsia"/>
        </w:rPr>
        <w:t>陈德发</w:t>
      </w:r>
      <w:r>
        <w:rPr>
          <w:rFonts w:hint="eastAsia"/>
        </w:rPr>
        <w:t>、</w:t>
      </w:r>
      <w:r w:rsidRPr="0051037F">
        <w:rPr>
          <w:rFonts w:hint="eastAsia"/>
        </w:rPr>
        <w:t>张富胜、张劲松、张杰、郑伟、陈萍、陆耕林、陈德发、涂海峰</w:t>
      </w:r>
      <w:r>
        <w:rPr>
          <w:rFonts w:hint="eastAsia"/>
        </w:rPr>
        <w:t>、</w:t>
      </w:r>
      <w:r w:rsidRPr="0051037F">
        <w:rPr>
          <w:rFonts w:hint="eastAsia"/>
        </w:rPr>
        <w:t>郁宏兵</w:t>
      </w:r>
      <w:r>
        <w:rPr>
          <w:rFonts w:hint="eastAsia"/>
        </w:rPr>
        <w:t>、</w:t>
      </w:r>
      <w:r w:rsidRPr="0051037F">
        <w:rPr>
          <w:rFonts w:hint="eastAsia"/>
        </w:rPr>
        <w:t>施永祥</w:t>
      </w:r>
      <w:r>
        <w:rPr>
          <w:rFonts w:hint="eastAsia"/>
        </w:rPr>
        <w:t>、</w:t>
      </w:r>
      <w:r w:rsidRPr="0051037F">
        <w:rPr>
          <w:rFonts w:hint="eastAsia"/>
        </w:rPr>
        <w:t>李林杰</w:t>
      </w:r>
      <w:r>
        <w:rPr>
          <w:rFonts w:hint="eastAsia"/>
        </w:rPr>
        <w:t>、</w:t>
      </w:r>
      <w:r w:rsidRPr="0051037F">
        <w:rPr>
          <w:rFonts w:hint="eastAsia"/>
        </w:rPr>
        <w:t>罗智洪</w:t>
      </w:r>
      <w:r>
        <w:rPr>
          <w:rFonts w:hint="eastAsia"/>
        </w:rPr>
        <w:t>、</w:t>
      </w:r>
      <w:r w:rsidRPr="0051037F">
        <w:rPr>
          <w:rFonts w:hint="eastAsia"/>
        </w:rPr>
        <w:t>李颖</w:t>
      </w:r>
      <w:r>
        <w:rPr>
          <w:rFonts w:hint="eastAsia"/>
        </w:rPr>
        <w:t>、</w:t>
      </w:r>
      <w:r w:rsidRPr="0051037F">
        <w:rPr>
          <w:rFonts w:hint="eastAsia"/>
        </w:rPr>
        <w:t>高成</w:t>
      </w:r>
      <w:r>
        <w:rPr>
          <w:rFonts w:hint="eastAsia"/>
        </w:rPr>
        <w:t>、</w:t>
      </w:r>
      <w:r w:rsidRPr="0051037F">
        <w:rPr>
          <w:rFonts w:hint="eastAsia"/>
        </w:rPr>
        <w:t>吴勇</w:t>
      </w:r>
      <w:r>
        <w:rPr>
          <w:rFonts w:hint="eastAsia"/>
        </w:rPr>
        <w:t>。</w:t>
      </w:r>
    </w:p>
    <w:p w:rsidR="00134C77" w:rsidRPr="008D39FD" w:rsidRDefault="00134C77">
      <w:pPr>
        <w:pStyle w:val="aff6"/>
        <w:rPr>
          <w:rFonts w:hint="eastAsia"/>
        </w:rPr>
      </w:pPr>
      <w:r w:rsidRPr="0051037F">
        <w:t>本标准为首次发布。</w:t>
      </w:r>
    </w:p>
    <w:p w:rsidR="00134C77" w:rsidRPr="008D39FD" w:rsidRDefault="00134C77">
      <w:pPr>
        <w:pStyle w:val="aff6"/>
        <w:sectPr w:rsidR="00134C77" w:rsidRPr="008D39FD">
          <w:headerReference w:type="default" r:id="rId8"/>
          <w:footerReference w:type="default" r:id="rId9"/>
          <w:pgSz w:w="11906" w:h="16838" w:code="9"/>
          <w:pgMar w:top="567" w:right="1134" w:bottom="1134" w:left="1418" w:header="1418" w:footer="1134" w:gutter="0"/>
          <w:pgNumType w:fmt="upperRoman" w:start="1"/>
          <w:cols w:space="425"/>
          <w:formProt w:val="0"/>
          <w:docGrid w:type="lines" w:linePitch="312"/>
        </w:sectPr>
      </w:pPr>
    </w:p>
    <w:p w:rsidR="00134C77" w:rsidRDefault="00134C77">
      <w:pPr>
        <w:pStyle w:val="afe"/>
        <w:keepNext w:val="0"/>
        <w:pageBreakBefore w:val="0"/>
        <w:rPr>
          <w:rFonts w:hint="eastAsia"/>
        </w:rPr>
      </w:pPr>
      <w:r>
        <w:rPr>
          <w:rFonts w:hint="eastAsia"/>
        </w:rPr>
        <w:t>不</w:t>
      </w:r>
      <w:bookmarkStart w:id="6" w:name="StandardName"/>
      <w:r>
        <w:rPr>
          <w:rFonts w:hint="eastAsia"/>
        </w:rPr>
        <w:t>同储粮生态区域粮油储藏技术规范</w:t>
      </w:r>
      <w:bookmarkStart w:id="7" w:name="_Toc305658520"/>
      <w:bookmarkStart w:id="8" w:name="_Toc317240264"/>
      <w:bookmarkStart w:id="9" w:name="_Toc317512205"/>
      <w:bookmarkEnd w:id="6"/>
      <w:r>
        <w:rPr>
          <w:rFonts w:hint="eastAsia"/>
        </w:rPr>
        <w:t xml:space="preserve">                         第一部分  总则</w:t>
      </w:r>
      <w:bookmarkEnd w:id="7"/>
      <w:bookmarkEnd w:id="8"/>
      <w:bookmarkEnd w:id="9"/>
    </w:p>
    <w:p w:rsidR="00134C77" w:rsidRDefault="00134C77">
      <w:pPr>
        <w:pStyle w:val="a4"/>
        <w:rPr>
          <w:rFonts w:hint="eastAsia"/>
        </w:rPr>
      </w:pPr>
      <w:bookmarkStart w:id="10" w:name="_Toc317671134"/>
      <w:bookmarkStart w:id="11" w:name="_Toc317895884"/>
      <w:bookmarkStart w:id="12" w:name="_Toc317971716"/>
      <w:bookmarkStart w:id="13" w:name="_Toc317971852"/>
      <w:bookmarkStart w:id="14" w:name="_Toc318369871"/>
      <w:bookmarkStart w:id="15" w:name="_Toc319071053"/>
      <w:r>
        <w:rPr>
          <w:rFonts w:hint="eastAsia"/>
        </w:rPr>
        <w:t>范围</w:t>
      </w:r>
      <w:bookmarkEnd w:id="10"/>
      <w:bookmarkEnd w:id="11"/>
      <w:bookmarkEnd w:id="12"/>
      <w:bookmarkEnd w:id="13"/>
      <w:bookmarkEnd w:id="14"/>
      <w:bookmarkEnd w:id="15"/>
    </w:p>
    <w:p w:rsidR="00134C77" w:rsidRDefault="00134C77">
      <w:pPr>
        <w:pStyle w:val="aff6"/>
        <w:rPr>
          <w:rFonts w:hint="eastAsia"/>
        </w:rPr>
      </w:pPr>
      <w:r>
        <w:rPr>
          <w:rFonts w:hint="eastAsia"/>
        </w:rPr>
        <w:t>本标准规定了不同储粮生态区域粮油储藏的术语和定义、</w:t>
      </w:r>
      <w:r w:rsidRPr="009A70C4">
        <w:rPr>
          <w:rFonts w:hint="eastAsia"/>
        </w:rPr>
        <w:t>各储粮生态区域的特点及粮油储藏的基本要求</w:t>
      </w:r>
      <w:r>
        <w:rPr>
          <w:rFonts w:hint="eastAsia"/>
        </w:rPr>
        <w:t>、仓储设施与设备的基本要求、粮食与油料进出仓、粮食与油料储藏期间的粮情与质量检测、粮食与油料储藏技术以及储粮安全作业与管理。</w:t>
      </w:r>
    </w:p>
    <w:p w:rsidR="00134C77" w:rsidRDefault="00134C77">
      <w:pPr>
        <w:pStyle w:val="aff6"/>
      </w:pPr>
      <w:r>
        <w:rPr>
          <w:rFonts w:hint="eastAsia"/>
        </w:rPr>
        <w:t>本标准适用于不同生态区域中央储备粮油及政策性粮油的储藏。</w:t>
      </w:r>
    </w:p>
    <w:p w:rsidR="00134C77" w:rsidRDefault="00134C77">
      <w:pPr>
        <w:pStyle w:val="a4"/>
        <w:rPr>
          <w:rFonts w:hint="eastAsia"/>
        </w:rPr>
      </w:pPr>
      <w:bookmarkStart w:id="16" w:name="_Toc317671135"/>
      <w:bookmarkStart w:id="17" w:name="_Toc317895885"/>
      <w:bookmarkStart w:id="18" w:name="_Toc317971717"/>
      <w:bookmarkStart w:id="19" w:name="_Toc317971853"/>
      <w:bookmarkStart w:id="20" w:name="_Toc318369872"/>
      <w:bookmarkStart w:id="21" w:name="_Toc319071054"/>
      <w:r>
        <w:rPr>
          <w:rFonts w:hint="eastAsia"/>
        </w:rPr>
        <w:t>规范性引用文件</w:t>
      </w:r>
      <w:bookmarkEnd w:id="16"/>
      <w:bookmarkEnd w:id="17"/>
      <w:bookmarkEnd w:id="18"/>
      <w:bookmarkEnd w:id="19"/>
      <w:bookmarkEnd w:id="20"/>
      <w:bookmarkEnd w:id="21"/>
    </w:p>
    <w:p w:rsidR="00134C77" w:rsidRDefault="00134C77">
      <w:pPr>
        <w:pStyle w:val="aff6"/>
        <w:rPr>
          <w:rFonts w:hint="eastAsia"/>
        </w:rPr>
      </w:pPr>
      <w:r>
        <w:rPr>
          <w:rFonts w:hint="eastAsia"/>
        </w:rPr>
        <w:t>下列文件对于本文件的应用是必不可少的。凡是注日期的引用文件，仅所注日期的版本适用于本文件。凡是不注日期的引用文件，其最新版本（包括所有的修改单）适用于本文件。</w:t>
      </w:r>
    </w:p>
    <w:p w:rsidR="00134C77" w:rsidRPr="005F6B3F" w:rsidRDefault="00134C77">
      <w:pPr>
        <w:pStyle w:val="aff6"/>
        <w:rPr>
          <w:rFonts w:hint="eastAsia"/>
          <w:color w:val="000000"/>
        </w:rPr>
      </w:pPr>
      <w:r w:rsidRPr="004A69D2">
        <w:rPr>
          <w:rFonts w:ascii="Times New Roman"/>
          <w:color w:val="000000"/>
        </w:rPr>
        <w:t xml:space="preserve">GB/T 8946 </w:t>
      </w:r>
      <w:r w:rsidRPr="005F6B3F">
        <w:rPr>
          <w:rFonts w:hint="eastAsia"/>
          <w:color w:val="000000"/>
        </w:rPr>
        <w:t xml:space="preserve"> 塑料编织袋</w:t>
      </w:r>
    </w:p>
    <w:p w:rsidR="00134C77" w:rsidRDefault="00134C77">
      <w:pPr>
        <w:pStyle w:val="aff6"/>
        <w:rPr>
          <w:rFonts w:hint="eastAsia"/>
        </w:rPr>
      </w:pPr>
      <w:r w:rsidRPr="004A69D2">
        <w:rPr>
          <w:rFonts w:ascii="Times New Roman"/>
        </w:rPr>
        <w:t>GB/T l6556</w:t>
      </w:r>
      <w:r>
        <w:rPr>
          <w:rFonts w:hint="eastAsia"/>
        </w:rPr>
        <w:t xml:space="preserve"> 自给开路式空气呼吸器</w:t>
      </w:r>
    </w:p>
    <w:p w:rsidR="00134C77" w:rsidRDefault="00134C77">
      <w:pPr>
        <w:pStyle w:val="aff6"/>
        <w:rPr>
          <w:rFonts w:hint="eastAsia"/>
        </w:rPr>
      </w:pPr>
      <w:r w:rsidRPr="004A69D2">
        <w:rPr>
          <w:rFonts w:ascii="Times New Roman" w:hint="eastAsia"/>
        </w:rPr>
        <w:t>GB 17440</w:t>
      </w:r>
      <w:r>
        <w:rPr>
          <w:rFonts w:hint="eastAsia"/>
        </w:rPr>
        <w:t xml:space="preserve">  粮食加工、储运系统粉尘防爆安全规程</w:t>
      </w:r>
    </w:p>
    <w:p w:rsidR="00134C77" w:rsidRDefault="00134C77">
      <w:pPr>
        <w:pStyle w:val="aff6"/>
        <w:rPr>
          <w:rFonts w:hAnsi="宋体" w:hint="eastAsia"/>
        </w:rPr>
      </w:pPr>
      <w:r w:rsidRPr="004A69D2">
        <w:rPr>
          <w:rFonts w:ascii="Times New Roman" w:hint="eastAsia"/>
        </w:rPr>
        <w:t>GB/T 17913</w:t>
      </w:r>
      <w:r>
        <w:rPr>
          <w:rFonts w:hAnsi="宋体" w:hint="eastAsia"/>
        </w:rPr>
        <w:t xml:space="preserve">  粮油储藏 磷化氢环流熏蒸装备</w:t>
      </w:r>
    </w:p>
    <w:p w:rsidR="00134C77" w:rsidRDefault="00134C77">
      <w:pPr>
        <w:pStyle w:val="aff6"/>
        <w:rPr>
          <w:rFonts w:hint="eastAsia"/>
        </w:rPr>
      </w:pPr>
      <w:r w:rsidRPr="004A69D2">
        <w:rPr>
          <w:rFonts w:ascii="Times New Roman"/>
        </w:rPr>
        <w:t>GB</w:t>
      </w:r>
      <w:r w:rsidRPr="004A69D2">
        <w:rPr>
          <w:rFonts w:ascii="Times New Roman" w:hint="eastAsia"/>
        </w:rPr>
        <w:t>/</w:t>
      </w:r>
      <w:r w:rsidRPr="004A69D2">
        <w:rPr>
          <w:rFonts w:ascii="Times New Roman"/>
        </w:rPr>
        <w:t>T 18835</w:t>
      </w:r>
      <w:r>
        <w:rPr>
          <w:rFonts w:hint="eastAsia"/>
        </w:rPr>
        <w:t xml:space="preserve">  谷物冷却机</w:t>
      </w:r>
    </w:p>
    <w:p w:rsidR="00134C77" w:rsidRDefault="00134C77">
      <w:pPr>
        <w:pStyle w:val="aff6"/>
      </w:pPr>
      <w:r w:rsidRPr="004A69D2">
        <w:rPr>
          <w:rFonts w:ascii="Times New Roman"/>
        </w:rPr>
        <w:t>GB/T 20569</w:t>
      </w:r>
      <w:r w:rsidRPr="004A69D2">
        <w:rPr>
          <w:rFonts w:ascii="Times New Roman" w:hint="eastAsia"/>
        </w:rPr>
        <w:t xml:space="preserve"> </w:t>
      </w:r>
      <w:r>
        <w:rPr>
          <w:rFonts w:hint="eastAsia"/>
        </w:rPr>
        <w:t xml:space="preserve"> </w:t>
      </w:r>
      <w:r>
        <w:t>稻谷储存品质判定规则</w:t>
      </w:r>
    </w:p>
    <w:p w:rsidR="00134C77" w:rsidRDefault="00134C77">
      <w:pPr>
        <w:pStyle w:val="aff6"/>
      </w:pPr>
      <w:r w:rsidRPr="004A69D2">
        <w:rPr>
          <w:rFonts w:ascii="Times New Roman"/>
        </w:rPr>
        <w:t>GB/T 20570</w:t>
      </w:r>
      <w:r>
        <w:rPr>
          <w:rFonts w:hint="eastAsia"/>
        </w:rPr>
        <w:t xml:space="preserve">  </w:t>
      </w:r>
      <w:r>
        <w:t>玉米储存品质判定规则</w:t>
      </w:r>
    </w:p>
    <w:p w:rsidR="00134C77" w:rsidRDefault="00134C77">
      <w:pPr>
        <w:pStyle w:val="aff6"/>
        <w:rPr>
          <w:rFonts w:hint="eastAsia"/>
        </w:rPr>
      </w:pPr>
      <w:r w:rsidRPr="004A69D2">
        <w:rPr>
          <w:rFonts w:ascii="Times New Roman"/>
        </w:rPr>
        <w:t>GB/T 20571</w:t>
      </w:r>
      <w:r>
        <w:rPr>
          <w:rFonts w:hint="eastAsia"/>
        </w:rPr>
        <w:t xml:space="preserve">  </w:t>
      </w:r>
      <w:r>
        <w:t>小麦储存品质判定规则</w:t>
      </w:r>
    </w:p>
    <w:p w:rsidR="00134C77" w:rsidRPr="001201ED" w:rsidRDefault="00134C77">
      <w:pPr>
        <w:pStyle w:val="aff6"/>
        <w:rPr>
          <w:rFonts w:hint="eastAsia"/>
          <w:color w:val="000000"/>
          <w:szCs w:val="21"/>
        </w:rPr>
      </w:pPr>
      <w:r w:rsidRPr="004A69D2">
        <w:rPr>
          <w:rFonts w:ascii="Times New Roman" w:hint="eastAsia"/>
        </w:rPr>
        <w:t>GB/T 21015</w:t>
      </w:r>
      <w:r w:rsidRPr="001201ED">
        <w:rPr>
          <w:rFonts w:hint="eastAsia"/>
          <w:color w:val="000000"/>
          <w:szCs w:val="21"/>
        </w:rPr>
        <w:t xml:space="preserve">  稻谷干燥技术规范</w:t>
      </w:r>
    </w:p>
    <w:p w:rsidR="00134C77" w:rsidRPr="001201ED" w:rsidRDefault="00134C77">
      <w:pPr>
        <w:pStyle w:val="aff6"/>
        <w:rPr>
          <w:rFonts w:hint="eastAsia"/>
          <w:color w:val="000000"/>
          <w:szCs w:val="21"/>
        </w:rPr>
      </w:pPr>
      <w:r w:rsidRPr="004A69D2">
        <w:rPr>
          <w:rFonts w:ascii="Times New Roman" w:hint="eastAsia"/>
        </w:rPr>
        <w:t>GB/T 21016</w:t>
      </w:r>
      <w:r w:rsidRPr="001201ED">
        <w:rPr>
          <w:rFonts w:hint="eastAsia"/>
          <w:color w:val="000000"/>
          <w:szCs w:val="21"/>
        </w:rPr>
        <w:t xml:space="preserve">  小麦干燥技术规范</w:t>
      </w:r>
    </w:p>
    <w:p w:rsidR="00134C77" w:rsidRDefault="00134C77">
      <w:pPr>
        <w:pStyle w:val="aff6"/>
        <w:rPr>
          <w:rFonts w:hint="eastAsia"/>
          <w:color w:val="000000"/>
          <w:szCs w:val="21"/>
        </w:rPr>
      </w:pPr>
      <w:r w:rsidRPr="004A69D2">
        <w:rPr>
          <w:rFonts w:ascii="Times New Roman" w:hint="eastAsia"/>
        </w:rPr>
        <w:t xml:space="preserve">GB/T 21017 </w:t>
      </w:r>
      <w:r w:rsidRPr="001201ED">
        <w:rPr>
          <w:rFonts w:hint="eastAsia"/>
          <w:color w:val="000000"/>
          <w:szCs w:val="21"/>
        </w:rPr>
        <w:t xml:space="preserve"> 玉米干燥技术规范</w:t>
      </w:r>
    </w:p>
    <w:p w:rsidR="00134C77" w:rsidRPr="005F6B3F" w:rsidRDefault="00134C77">
      <w:pPr>
        <w:pStyle w:val="aff6"/>
        <w:rPr>
          <w:rFonts w:hint="eastAsia"/>
          <w:color w:val="000000"/>
          <w:szCs w:val="21"/>
        </w:rPr>
      </w:pPr>
      <w:r w:rsidRPr="004A69D2">
        <w:rPr>
          <w:rFonts w:ascii="Times New Roman" w:hint="eastAsia"/>
        </w:rPr>
        <w:t>GB/T 22184</w:t>
      </w:r>
      <w:r w:rsidRPr="005F6B3F">
        <w:rPr>
          <w:rFonts w:hint="eastAsia"/>
          <w:color w:val="000000"/>
          <w:szCs w:val="21"/>
        </w:rPr>
        <w:t xml:space="preserve">  谷物和豆类、散存粮食温度测定指南</w:t>
      </w:r>
    </w:p>
    <w:p w:rsidR="00134C77" w:rsidRPr="00A00843" w:rsidRDefault="00134C77">
      <w:pPr>
        <w:pStyle w:val="aff6"/>
        <w:rPr>
          <w:rFonts w:hAnsi="宋体" w:hint="eastAsia"/>
          <w:color w:val="000000"/>
          <w:szCs w:val="21"/>
        </w:rPr>
      </w:pPr>
      <w:r w:rsidRPr="004A69D2">
        <w:rPr>
          <w:rFonts w:ascii="Times New Roman"/>
        </w:rPr>
        <w:t>GB/T 22497</w:t>
      </w:r>
      <w:r w:rsidRPr="004A69D2">
        <w:rPr>
          <w:rFonts w:ascii="Times New Roman" w:hint="eastAsia"/>
        </w:rPr>
        <w:t xml:space="preserve"> </w:t>
      </w:r>
      <w:r w:rsidRPr="00A00843">
        <w:rPr>
          <w:rFonts w:hAnsi="宋体" w:hint="eastAsia"/>
          <w:color w:val="000000"/>
          <w:szCs w:val="21"/>
        </w:rPr>
        <w:t>粮油储藏</w:t>
      </w:r>
      <w:r w:rsidRPr="00A00843">
        <w:rPr>
          <w:rFonts w:hAnsi="宋体"/>
          <w:color w:val="000000"/>
          <w:szCs w:val="21"/>
        </w:rPr>
        <w:t xml:space="preserve"> 熏蒸剂使用准则</w:t>
      </w:r>
    </w:p>
    <w:p w:rsidR="00134C77" w:rsidRDefault="00134C77">
      <w:pPr>
        <w:pStyle w:val="aff6"/>
        <w:rPr>
          <w:rFonts w:hAnsi="宋体" w:hint="eastAsia"/>
          <w:color w:val="000000"/>
          <w:szCs w:val="21"/>
        </w:rPr>
      </w:pPr>
      <w:r w:rsidRPr="004A69D2">
        <w:rPr>
          <w:rFonts w:ascii="Times New Roman"/>
        </w:rPr>
        <w:t>GB/T 2249</w:t>
      </w:r>
      <w:r w:rsidRPr="004A69D2">
        <w:rPr>
          <w:rFonts w:ascii="Times New Roman" w:hint="eastAsia"/>
        </w:rPr>
        <w:t>8</w:t>
      </w:r>
      <w:r w:rsidRPr="00A00843">
        <w:rPr>
          <w:rFonts w:hAnsi="宋体" w:hint="eastAsia"/>
          <w:color w:val="000000"/>
        </w:rPr>
        <w:t xml:space="preserve"> </w:t>
      </w:r>
      <w:r w:rsidRPr="00A00843">
        <w:rPr>
          <w:rFonts w:hAnsi="宋体" w:hint="eastAsia"/>
          <w:color w:val="000000"/>
          <w:szCs w:val="21"/>
        </w:rPr>
        <w:t>粮油储藏</w:t>
      </w:r>
      <w:r w:rsidRPr="00A00843">
        <w:rPr>
          <w:rFonts w:hAnsi="宋体"/>
          <w:color w:val="000000"/>
          <w:szCs w:val="21"/>
        </w:rPr>
        <w:t xml:space="preserve"> </w:t>
      </w:r>
      <w:r w:rsidRPr="00A00843">
        <w:rPr>
          <w:rFonts w:hAnsi="宋体" w:hint="eastAsia"/>
          <w:color w:val="000000"/>
          <w:szCs w:val="21"/>
        </w:rPr>
        <w:t>防护</w:t>
      </w:r>
      <w:r w:rsidRPr="00A00843">
        <w:rPr>
          <w:rFonts w:hAnsi="宋体"/>
          <w:color w:val="000000"/>
          <w:szCs w:val="21"/>
        </w:rPr>
        <w:t>剂使用准则</w:t>
      </w:r>
    </w:p>
    <w:p w:rsidR="00134C77" w:rsidRPr="00A00843" w:rsidRDefault="00134C77">
      <w:pPr>
        <w:pStyle w:val="aff6"/>
        <w:rPr>
          <w:rFonts w:hAnsi="宋体" w:hint="eastAsia"/>
          <w:color w:val="000000"/>
        </w:rPr>
      </w:pPr>
      <w:r w:rsidRPr="004A69D2">
        <w:rPr>
          <w:rFonts w:ascii="Times New Roman"/>
        </w:rPr>
        <w:t>GB/T 24</w:t>
      </w:r>
      <w:r w:rsidRPr="004A69D2">
        <w:rPr>
          <w:rFonts w:ascii="Times New Roman" w:hint="eastAsia"/>
        </w:rPr>
        <w:t>534</w:t>
      </w:r>
      <w:r w:rsidRPr="00A00843">
        <w:rPr>
          <w:rFonts w:hAnsi="宋体" w:hint="eastAsia"/>
          <w:color w:val="000000"/>
        </w:rPr>
        <w:t xml:space="preserve"> 谷物与豆类隐蔽性昆虫感染的测定</w:t>
      </w:r>
    </w:p>
    <w:p w:rsidR="00134C77" w:rsidRPr="005F6B3F" w:rsidRDefault="00134C77">
      <w:pPr>
        <w:pStyle w:val="aff6"/>
        <w:rPr>
          <w:rFonts w:hAnsi="宋体" w:hint="eastAsia"/>
          <w:color w:val="000000"/>
        </w:rPr>
      </w:pPr>
      <w:r w:rsidRPr="004A69D2">
        <w:rPr>
          <w:rFonts w:ascii="Times New Roman" w:hint="eastAsia"/>
        </w:rPr>
        <w:t>GB/T 24904</w:t>
      </w:r>
      <w:r w:rsidRPr="005F6B3F">
        <w:rPr>
          <w:rFonts w:hint="eastAsia"/>
          <w:color w:val="000000"/>
          <w:szCs w:val="21"/>
        </w:rPr>
        <w:t xml:space="preserve"> 粮食包装 麻袋</w:t>
      </w:r>
    </w:p>
    <w:p w:rsidR="00134C77" w:rsidRDefault="00134C77">
      <w:pPr>
        <w:pStyle w:val="aff6"/>
        <w:rPr>
          <w:rFonts w:hAnsi="宋体" w:hint="eastAsia"/>
          <w:color w:val="000000"/>
        </w:rPr>
      </w:pPr>
      <w:r w:rsidRPr="004A69D2">
        <w:rPr>
          <w:rFonts w:ascii="Times New Roman" w:hint="eastAsia"/>
        </w:rPr>
        <w:t>GB/T 24905</w:t>
      </w:r>
      <w:r w:rsidRPr="005F6B3F">
        <w:rPr>
          <w:rFonts w:hAnsi="宋体" w:hint="eastAsia"/>
          <w:color w:val="000000"/>
        </w:rPr>
        <w:t xml:space="preserve"> 粮食包装 小麦粉袋</w:t>
      </w:r>
    </w:p>
    <w:p w:rsidR="00134C77" w:rsidRDefault="00134C77">
      <w:pPr>
        <w:pStyle w:val="aff6"/>
        <w:rPr>
          <w:rFonts w:hint="eastAsia"/>
        </w:rPr>
      </w:pPr>
      <w:r w:rsidRPr="004A69D2">
        <w:rPr>
          <w:rFonts w:ascii="Times New Roman"/>
        </w:rPr>
        <w:t>GB</w:t>
      </w:r>
      <w:r w:rsidRPr="004A69D2">
        <w:rPr>
          <w:rFonts w:ascii="Times New Roman" w:hint="eastAsia"/>
        </w:rPr>
        <w:t>/T 25229</w:t>
      </w:r>
      <w:r>
        <w:rPr>
          <w:rFonts w:hint="eastAsia"/>
        </w:rPr>
        <w:t xml:space="preserve"> 粮食储藏 平房仓气密性要求</w:t>
      </w:r>
    </w:p>
    <w:p w:rsidR="00134C77" w:rsidRPr="005F6B3F" w:rsidRDefault="00134C77">
      <w:pPr>
        <w:pStyle w:val="aff6"/>
        <w:rPr>
          <w:rFonts w:hAnsi="宋体" w:hint="eastAsia"/>
          <w:color w:val="000000"/>
        </w:rPr>
      </w:pPr>
      <w:r w:rsidRPr="004A69D2">
        <w:rPr>
          <w:rFonts w:ascii="Times New Roman" w:hint="eastAsia"/>
        </w:rPr>
        <w:t>GB/T 26880</w:t>
      </w:r>
      <w:r>
        <w:rPr>
          <w:rFonts w:hAnsi="宋体" w:hint="eastAsia"/>
          <w:color w:val="000000"/>
        </w:rPr>
        <w:t xml:space="preserve"> </w:t>
      </w:r>
      <w:r w:rsidRPr="00A00843">
        <w:rPr>
          <w:rFonts w:hAnsi="宋体" w:hint="eastAsia"/>
          <w:color w:val="000000"/>
          <w:szCs w:val="21"/>
        </w:rPr>
        <w:t>粮油储藏</w:t>
      </w:r>
      <w:r>
        <w:rPr>
          <w:rFonts w:hAnsi="宋体" w:hint="eastAsia"/>
          <w:color w:val="000000"/>
          <w:szCs w:val="21"/>
        </w:rPr>
        <w:t xml:space="preserve"> 就仓干燥技术规范</w:t>
      </w:r>
    </w:p>
    <w:p w:rsidR="00134C77" w:rsidRDefault="00134C77">
      <w:pPr>
        <w:pStyle w:val="aff6"/>
        <w:rPr>
          <w:rFonts w:ascii="Arial" w:hAnsi="Arial" w:cs="Arial" w:hint="eastAsia"/>
          <w:color w:val="000000"/>
        </w:rPr>
      </w:pPr>
      <w:r w:rsidRPr="004A69D2">
        <w:rPr>
          <w:rFonts w:ascii="Times New Roman" w:hint="eastAsia"/>
        </w:rPr>
        <w:t>GB 50057</w:t>
      </w:r>
      <w:r>
        <w:rPr>
          <w:rFonts w:ascii="Arial" w:hAnsi="Arial" w:cs="Arial" w:hint="eastAsia"/>
          <w:color w:val="000000"/>
        </w:rPr>
        <w:t xml:space="preserve">  </w:t>
      </w:r>
      <w:r>
        <w:rPr>
          <w:rFonts w:ascii="Arial" w:hAnsi="Arial" w:cs="Arial" w:hint="eastAsia"/>
          <w:color w:val="000000"/>
        </w:rPr>
        <w:t>建筑物防雷设计规范</w:t>
      </w:r>
    </w:p>
    <w:p w:rsidR="00134C77" w:rsidRDefault="00134C77">
      <w:pPr>
        <w:pStyle w:val="aff6"/>
        <w:rPr>
          <w:rFonts w:hint="eastAsia"/>
          <w:color w:val="000000"/>
        </w:rPr>
      </w:pPr>
      <w:r w:rsidRPr="004A69D2">
        <w:rPr>
          <w:rFonts w:ascii="Times New Roman" w:hint="eastAsia"/>
        </w:rPr>
        <w:t>GB 50320</w:t>
      </w:r>
      <w:r>
        <w:rPr>
          <w:rFonts w:hint="eastAsia"/>
          <w:color w:val="000000"/>
        </w:rPr>
        <w:t xml:space="preserve">  粮食平房仓设计规范</w:t>
      </w:r>
    </w:p>
    <w:p w:rsidR="00134C77" w:rsidRDefault="00134C77">
      <w:pPr>
        <w:pStyle w:val="aff6"/>
        <w:rPr>
          <w:rFonts w:hAnsi="宋体" w:hint="eastAsia"/>
        </w:rPr>
      </w:pPr>
      <w:r w:rsidRPr="004A69D2">
        <w:rPr>
          <w:rFonts w:ascii="Times New Roman" w:hint="eastAsia"/>
        </w:rPr>
        <w:t>GB 50322</w:t>
      </w:r>
      <w:r>
        <w:rPr>
          <w:rFonts w:hint="eastAsia"/>
          <w:color w:val="000000"/>
        </w:rPr>
        <w:t xml:space="preserve">  粮食钢板筒仓设计规范</w:t>
      </w:r>
    </w:p>
    <w:p w:rsidR="00134C77" w:rsidRDefault="00134C77">
      <w:pPr>
        <w:pStyle w:val="aff6"/>
        <w:rPr>
          <w:rFonts w:hint="eastAsia"/>
        </w:rPr>
      </w:pPr>
      <w:r w:rsidRPr="004A69D2">
        <w:rPr>
          <w:rFonts w:ascii="Times New Roman"/>
        </w:rPr>
        <w:t>LS</w:t>
      </w:r>
      <w:r w:rsidRPr="004A69D2">
        <w:rPr>
          <w:rFonts w:ascii="Times New Roman" w:hint="eastAsia"/>
        </w:rPr>
        <w:t>/</w:t>
      </w:r>
      <w:r w:rsidRPr="004A69D2">
        <w:rPr>
          <w:rFonts w:ascii="Times New Roman"/>
        </w:rPr>
        <w:t>T 1201</w:t>
      </w:r>
      <w:r>
        <w:rPr>
          <w:rFonts w:hAnsi="宋体" w:hint="eastAsia"/>
        </w:rPr>
        <w:t xml:space="preserve">  磷化氢环流熏蒸技术规程</w:t>
      </w:r>
    </w:p>
    <w:p w:rsidR="00134C77" w:rsidRDefault="00134C77">
      <w:pPr>
        <w:pStyle w:val="aff6"/>
        <w:rPr>
          <w:rFonts w:hint="eastAsia"/>
        </w:rPr>
      </w:pPr>
      <w:r w:rsidRPr="004A69D2">
        <w:rPr>
          <w:rFonts w:ascii="Times New Roman" w:hint="eastAsia"/>
        </w:rPr>
        <w:t>LS/T 1202</w:t>
      </w:r>
      <w:r>
        <w:rPr>
          <w:rFonts w:hint="eastAsia"/>
        </w:rPr>
        <w:t xml:space="preserve">  储粮机械通风技术规程</w:t>
      </w:r>
    </w:p>
    <w:p w:rsidR="00134C77" w:rsidRDefault="00134C77">
      <w:pPr>
        <w:pStyle w:val="aff6"/>
        <w:rPr>
          <w:rFonts w:hint="eastAsia"/>
        </w:rPr>
      </w:pPr>
      <w:r w:rsidRPr="004A69D2">
        <w:rPr>
          <w:rFonts w:ascii="Times New Roman" w:hint="eastAsia"/>
        </w:rPr>
        <w:t>LS/T 1203</w:t>
      </w:r>
      <w:r>
        <w:rPr>
          <w:rFonts w:hint="eastAsia"/>
        </w:rPr>
        <w:t xml:space="preserve">  粮情测控系统</w:t>
      </w:r>
    </w:p>
    <w:p w:rsidR="00134C77" w:rsidRDefault="00134C77">
      <w:pPr>
        <w:pStyle w:val="aff6"/>
        <w:rPr>
          <w:rFonts w:hint="eastAsia"/>
        </w:rPr>
      </w:pPr>
      <w:r w:rsidRPr="004A69D2">
        <w:rPr>
          <w:rFonts w:ascii="Times New Roman" w:hint="eastAsia"/>
        </w:rPr>
        <w:t>LS/T 1204</w:t>
      </w:r>
      <w:r>
        <w:rPr>
          <w:rFonts w:hint="eastAsia"/>
        </w:rPr>
        <w:t xml:space="preserve">  谷物冷却机低温储粮技术规程</w:t>
      </w:r>
    </w:p>
    <w:p w:rsidR="00134C77" w:rsidRDefault="00134C77">
      <w:pPr>
        <w:pStyle w:val="aff6"/>
        <w:rPr>
          <w:rFonts w:hint="eastAsia"/>
        </w:rPr>
      </w:pPr>
      <w:r w:rsidRPr="004A69D2">
        <w:rPr>
          <w:rFonts w:ascii="Times New Roman" w:hint="eastAsia"/>
        </w:rPr>
        <w:t>LS/T 1205</w:t>
      </w:r>
      <w:r>
        <w:rPr>
          <w:rFonts w:hint="eastAsia"/>
        </w:rPr>
        <w:t xml:space="preserve">  粮食烘干机操作规程</w:t>
      </w:r>
    </w:p>
    <w:p w:rsidR="00134C77" w:rsidRDefault="00134C77">
      <w:pPr>
        <w:tabs>
          <w:tab w:val="left" w:pos="3855"/>
        </w:tabs>
        <w:ind w:firstLineChars="200" w:firstLine="420"/>
        <w:rPr>
          <w:rFonts w:hint="eastAsia"/>
        </w:rPr>
      </w:pPr>
      <w:r w:rsidRPr="004A69D2">
        <w:rPr>
          <w:rFonts w:hint="eastAsia"/>
          <w:noProof/>
          <w:kern w:val="0"/>
          <w:szCs w:val="20"/>
        </w:rPr>
        <w:t>LS 1206</w:t>
      </w:r>
      <w:r>
        <w:rPr>
          <w:rFonts w:ascii="宋体" w:hAnsi="宋体" w:hint="eastAsia"/>
        </w:rPr>
        <w:t xml:space="preserve">  </w:t>
      </w:r>
      <w:r>
        <w:rPr>
          <w:rFonts w:hint="eastAsia"/>
        </w:rPr>
        <w:t>粮食仓库安全操作规程</w:t>
      </w:r>
    </w:p>
    <w:p w:rsidR="00134C77" w:rsidRDefault="00134C77">
      <w:pPr>
        <w:tabs>
          <w:tab w:val="left" w:pos="3855"/>
        </w:tabs>
        <w:ind w:firstLineChars="200" w:firstLine="420"/>
        <w:rPr>
          <w:rFonts w:hint="eastAsia"/>
        </w:rPr>
      </w:pPr>
      <w:r w:rsidRPr="004A69D2">
        <w:rPr>
          <w:rFonts w:hint="eastAsia"/>
          <w:noProof/>
          <w:kern w:val="0"/>
          <w:szCs w:val="20"/>
        </w:rPr>
        <w:t xml:space="preserve">LS 1207 </w:t>
      </w:r>
      <w:r>
        <w:rPr>
          <w:rFonts w:ascii="宋体" w:hAnsi="宋体" w:hint="eastAsia"/>
        </w:rPr>
        <w:t xml:space="preserve"> </w:t>
      </w:r>
      <w:r>
        <w:rPr>
          <w:rFonts w:hint="eastAsia"/>
        </w:rPr>
        <w:t>粮食仓库机电设备安装技术规程</w:t>
      </w:r>
    </w:p>
    <w:p w:rsidR="00134C77" w:rsidRPr="00A00843" w:rsidRDefault="00134C77">
      <w:pPr>
        <w:tabs>
          <w:tab w:val="left" w:pos="3855"/>
        </w:tabs>
        <w:ind w:firstLineChars="200" w:firstLine="420"/>
        <w:rPr>
          <w:rFonts w:ascii="宋体" w:hAnsi="宋体" w:hint="eastAsia"/>
        </w:rPr>
      </w:pPr>
      <w:r w:rsidRPr="004A69D2">
        <w:rPr>
          <w:rFonts w:hint="eastAsia"/>
          <w:noProof/>
          <w:kern w:val="0"/>
          <w:szCs w:val="20"/>
        </w:rPr>
        <w:t>LS/T 1211</w:t>
      </w:r>
      <w:r w:rsidRPr="00A00843">
        <w:rPr>
          <w:rFonts w:ascii="宋体" w:hAnsi="宋体" w:hint="eastAsia"/>
        </w:rPr>
        <w:t xml:space="preserve"> </w:t>
      </w:r>
      <w:r>
        <w:rPr>
          <w:rFonts w:ascii="宋体" w:hAnsi="宋体" w:hint="eastAsia"/>
        </w:rPr>
        <w:t xml:space="preserve"> 粮油储藏技术规范</w:t>
      </w:r>
    </w:p>
    <w:p w:rsidR="00134C77" w:rsidRDefault="00134C77">
      <w:pPr>
        <w:pStyle w:val="aff6"/>
        <w:rPr>
          <w:rFonts w:hAnsi="Arial" w:hint="eastAsia"/>
          <w:szCs w:val="22"/>
          <w:lang w:val="x-none"/>
        </w:rPr>
      </w:pPr>
      <w:r w:rsidRPr="004A69D2">
        <w:rPr>
          <w:rFonts w:ascii="Times New Roman" w:hint="eastAsia"/>
        </w:rPr>
        <w:t xml:space="preserve">LS 1212 </w:t>
      </w:r>
      <w:r>
        <w:rPr>
          <w:rFonts w:hint="eastAsia"/>
          <w:color w:val="000000"/>
        </w:rPr>
        <w:t xml:space="preserve"> </w:t>
      </w:r>
      <w:r>
        <w:rPr>
          <w:rFonts w:hAnsi="Arial" w:hint="eastAsia"/>
          <w:szCs w:val="22"/>
          <w:lang w:val="x-none"/>
        </w:rPr>
        <w:t>储粮化学药剂管理和使用规范</w:t>
      </w:r>
    </w:p>
    <w:p w:rsidR="00134C77" w:rsidRDefault="00134C77">
      <w:pPr>
        <w:pStyle w:val="aff6"/>
        <w:rPr>
          <w:rFonts w:hint="eastAsia"/>
        </w:rPr>
      </w:pPr>
      <w:r w:rsidRPr="004A69D2">
        <w:rPr>
          <w:rFonts w:ascii="Times New Roman" w:hint="eastAsia"/>
        </w:rPr>
        <w:t>LS/T 1213</w:t>
      </w:r>
      <w:r>
        <w:rPr>
          <w:rFonts w:hint="eastAsia"/>
          <w:color w:val="000000"/>
        </w:rPr>
        <w:t xml:space="preserve">  </w:t>
      </w:r>
      <w:r>
        <w:rPr>
          <w:rFonts w:hint="eastAsia"/>
        </w:rPr>
        <w:t>二氧化碳气调储粮技术规程</w:t>
      </w:r>
    </w:p>
    <w:p w:rsidR="00134C77" w:rsidRPr="0045382D" w:rsidRDefault="00134C77">
      <w:pPr>
        <w:pStyle w:val="aff6"/>
        <w:rPr>
          <w:rFonts w:hAnsi="Arial" w:hint="eastAsia"/>
          <w:szCs w:val="22"/>
          <w:lang w:val="x-none"/>
        </w:rPr>
      </w:pPr>
      <w:r w:rsidRPr="004A69D2">
        <w:rPr>
          <w:rFonts w:ascii="Times New Roman" w:hint="eastAsia"/>
        </w:rPr>
        <w:t>LS 8001</w:t>
      </w:r>
      <w:r w:rsidRPr="0045382D">
        <w:rPr>
          <w:rFonts w:hAnsi="Arial" w:hint="eastAsia"/>
          <w:szCs w:val="22"/>
          <w:lang w:val="x-none"/>
        </w:rPr>
        <w:t xml:space="preserve">  粮食立筒库设计规范</w:t>
      </w:r>
    </w:p>
    <w:p w:rsidR="00134C77" w:rsidRPr="0045382D" w:rsidRDefault="00134C77">
      <w:pPr>
        <w:pStyle w:val="aff6"/>
        <w:rPr>
          <w:rFonts w:hAnsi="Arial" w:hint="eastAsia"/>
          <w:szCs w:val="22"/>
          <w:lang w:val="x-none"/>
        </w:rPr>
      </w:pPr>
      <w:hyperlink r:id="rId10" w:tgtFrame="_blank" w:history="1">
        <w:r w:rsidRPr="0045382D">
          <w:rPr>
            <w:szCs w:val="22"/>
            <w:lang w:val="x-none"/>
          </w:rPr>
          <w:t>L</w:t>
        </w:r>
        <w:r w:rsidRPr="004A69D2">
          <w:rPr>
            <w:rFonts w:ascii="Times New Roman"/>
            <w:szCs w:val="22"/>
            <w:lang w:val="x-none"/>
          </w:rPr>
          <w:t>S</w:t>
        </w:r>
        <w:r w:rsidRPr="0045382D">
          <w:rPr>
            <w:szCs w:val="22"/>
            <w:lang w:val="x-none"/>
          </w:rPr>
          <w:t xml:space="preserve"> </w:t>
        </w:r>
        <w:r w:rsidRPr="004A69D2">
          <w:rPr>
            <w:rFonts w:ascii="Times New Roman"/>
            <w:szCs w:val="22"/>
            <w:lang w:val="x-none"/>
          </w:rPr>
          <w:t>8004</w:t>
        </w:r>
        <w:r w:rsidRPr="0045382D">
          <w:rPr>
            <w:rFonts w:hint="eastAsia"/>
            <w:szCs w:val="22"/>
            <w:lang w:val="x-none"/>
          </w:rPr>
          <w:t xml:space="preserve"> </w:t>
        </w:r>
        <w:r w:rsidRPr="0045382D">
          <w:rPr>
            <w:szCs w:val="22"/>
            <w:lang w:val="x-none"/>
          </w:rPr>
          <w:t xml:space="preserve"> 粮食仓房维修改造技术规程</w:t>
        </w:r>
      </w:hyperlink>
    </w:p>
    <w:p w:rsidR="00134C77" w:rsidRPr="0045382D" w:rsidRDefault="00134C77">
      <w:pPr>
        <w:ind w:firstLineChars="196" w:firstLine="412"/>
        <w:rPr>
          <w:rFonts w:ascii="宋体" w:hAnsi="Arial" w:hint="eastAsia"/>
          <w:noProof/>
          <w:kern w:val="0"/>
          <w:szCs w:val="22"/>
          <w:lang w:val="x-none"/>
        </w:rPr>
      </w:pPr>
      <w:r w:rsidRPr="0045382D">
        <w:rPr>
          <w:rFonts w:ascii="宋体" w:hAnsi="Arial" w:hint="eastAsia"/>
          <w:noProof/>
          <w:kern w:val="0"/>
          <w:szCs w:val="22"/>
          <w:lang w:val="x-none"/>
        </w:rPr>
        <w:t>建标</w:t>
      </w:r>
      <w:r w:rsidRPr="004A69D2">
        <w:rPr>
          <w:noProof/>
          <w:kern w:val="0"/>
          <w:szCs w:val="22"/>
          <w:lang w:val="x-none"/>
        </w:rPr>
        <w:t>58</w:t>
      </w:r>
      <w:r w:rsidRPr="0045382D">
        <w:rPr>
          <w:rFonts w:ascii="宋体" w:hAnsi="Arial" w:hint="eastAsia"/>
          <w:noProof/>
          <w:kern w:val="0"/>
          <w:szCs w:val="22"/>
          <w:lang w:val="x-none"/>
        </w:rPr>
        <w:t xml:space="preserve"> 粮食仓库建设标准</w:t>
      </w:r>
    </w:p>
    <w:p w:rsidR="00134C77" w:rsidRPr="0045382D" w:rsidRDefault="00134C77">
      <w:pPr>
        <w:pStyle w:val="aff6"/>
        <w:rPr>
          <w:rFonts w:hint="eastAsia"/>
          <w:szCs w:val="22"/>
          <w:lang w:val="x-none"/>
        </w:rPr>
      </w:pPr>
      <w:r w:rsidRPr="00940584">
        <w:rPr>
          <w:rFonts w:ascii="Times New Roman" w:hint="eastAsia"/>
          <w:szCs w:val="22"/>
          <w:lang w:val="x-none"/>
        </w:rPr>
        <w:t xml:space="preserve">Q/ZCL T1 </w:t>
      </w:r>
      <w:r w:rsidRPr="0045382D">
        <w:rPr>
          <w:rFonts w:hint="eastAsia"/>
          <w:szCs w:val="22"/>
          <w:lang w:val="x-none"/>
        </w:rPr>
        <w:t>磷化氢膜下环流熏蒸技术规程</w:t>
      </w:r>
    </w:p>
    <w:p w:rsidR="00134C77" w:rsidRPr="0045382D" w:rsidRDefault="00134C77">
      <w:pPr>
        <w:pStyle w:val="aff6"/>
        <w:rPr>
          <w:rFonts w:hint="eastAsia"/>
          <w:szCs w:val="22"/>
          <w:lang w:val="x-none"/>
        </w:rPr>
      </w:pPr>
      <w:r w:rsidRPr="00940584">
        <w:rPr>
          <w:rFonts w:ascii="Times New Roman" w:hint="eastAsia"/>
          <w:szCs w:val="22"/>
          <w:lang w:val="x-none"/>
        </w:rPr>
        <w:t xml:space="preserve">Q/ZCL T2 </w:t>
      </w:r>
      <w:r w:rsidRPr="0045382D">
        <w:rPr>
          <w:rFonts w:hint="eastAsia"/>
          <w:szCs w:val="22"/>
          <w:lang w:val="x-none"/>
        </w:rPr>
        <w:t xml:space="preserve"> 机械通风降温储粮技术规程</w:t>
      </w:r>
    </w:p>
    <w:p w:rsidR="00134C77" w:rsidRPr="0045382D" w:rsidRDefault="00134C77">
      <w:pPr>
        <w:pStyle w:val="aff6"/>
        <w:rPr>
          <w:rFonts w:hint="eastAsia"/>
          <w:szCs w:val="22"/>
          <w:lang w:val="x-none"/>
        </w:rPr>
      </w:pPr>
      <w:r w:rsidRPr="00940584">
        <w:rPr>
          <w:rFonts w:ascii="Times New Roman" w:hint="eastAsia"/>
          <w:szCs w:val="22"/>
          <w:lang w:val="x-none"/>
        </w:rPr>
        <w:t xml:space="preserve">Q/ZCL T3 </w:t>
      </w:r>
      <w:r w:rsidRPr="0045382D">
        <w:rPr>
          <w:rFonts w:hint="eastAsia"/>
          <w:szCs w:val="22"/>
          <w:lang w:val="x-none"/>
        </w:rPr>
        <w:t xml:space="preserve"> 仓房和粮堆隔热技术规程</w:t>
      </w:r>
    </w:p>
    <w:p w:rsidR="00134C77" w:rsidRPr="0045382D" w:rsidRDefault="00134C77">
      <w:pPr>
        <w:pStyle w:val="aff6"/>
        <w:rPr>
          <w:rFonts w:hint="eastAsia"/>
          <w:szCs w:val="22"/>
          <w:lang w:val="x-none"/>
        </w:rPr>
      </w:pPr>
      <w:r w:rsidRPr="00940584">
        <w:rPr>
          <w:rFonts w:ascii="Times New Roman" w:hint="eastAsia"/>
          <w:szCs w:val="22"/>
          <w:lang w:val="x-none"/>
        </w:rPr>
        <w:t>Q/ZCL T4</w:t>
      </w:r>
      <w:r w:rsidRPr="0045382D">
        <w:rPr>
          <w:rFonts w:hint="eastAsia"/>
          <w:szCs w:val="22"/>
          <w:lang w:val="x-none"/>
        </w:rPr>
        <w:t xml:space="preserve">  谷物冷却机经济运行技术规程</w:t>
      </w:r>
    </w:p>
    <w:p w:rsidR="00134C77" w:rsidRPr="0045382D" w:rsidRDefault="00134C77">
      <w:pPr>
        <w:pStyle w:val="aff6"/>
        <w:rPr>
          <w:rFonts w:hint="eastAsia"/>
          <w:szCs w:val="22"/>
          <w:lang w:val="x-none"/>
        </w:rPr>
      </w:pPr>
      <w:r w:rsidRPr="00940584">
        <w:rPr>
          <w:rFonts w:ascii="Times New Roman" w:hint="eastAsia"/>
          <w:szCs w:val="22"/>
          <w:lang w:val="x-none"/>
        </w:rPr>
        <w:t>Q/ZCL T6</w:t>
      </w:r>
      <w:r w:rsidRPr="0045382D">
        <w:rPr>
          <w:rFonts w:hint="eastAsia"/>
          <w:szCs w:val="22"/>
          <w:lang w:val="x-none"/>
        </w:rPr>
        <w:t xml:space="preserve">  稻谷控温储藏技术规程</w:t>
      </w:r>
    </w:p>
    <w:p w:rsidR="00134C77" w:rsidRPr="0045382D" w:rsidRDefault="00134C77">
      <w:pPr>
        <w:pStyle w:val="aff6"/>
        <w:rPr>
          <w:rFonts w:hint="eastAsia"/>
          <w:szCs w:val="22"/>
          <w:lang w:val="x-none"/>
        </w:rPr>
      </w:pPr>
      <w:r w:rsidRPr="00940584">
        <w:rPr>
          <w:rFonts w:ascii="Times New Roman" w:hint="eastAsia"/>
          <w:szCs w:val="22"/>
          <w:lang w:val="x-none"/>
        </w:rPr>
        <w:t>Q/ZCL T7</w:t>
      </w:r>
      <w:r w:rsidRPr="0045382D">
        <w:rPr>
          <w:rFonts w:hint="eastAsia"/>
          <w:szCs w:val="22"/>
          <w:lang w:val="x-none"/>
        </w:rPr>
        <w:t xml:space="preserve">  平房仓膜下环流通风技术规程</w:t>
      </w:r>
    </w:p>
    <w:p w:rsidR="00134C77" w:rsidRDefault="00134C77">
      <w:pPr>
        <w:pStyle w:val="aff6"/>
        <w:rPr>
          <w:rFonts w:hint="eastAsia"/>
          <w:szCs w:val="22"/>
          <w:lang w:val="x-none"/>
        </w:rPr>
      </w:pPr>
      <w:r w:rsidRPr="00940584">
        <w:rPr>
          <w:rFonts w:ascii="Times New Roman"/>
          <w:szCs w:val="22"/>
          <w:lang w:val="x-none"/>
        </w:rPr>
        <w:t>Q/ZCL T8</w:t>
      </w:r>
      <w:r w:rsidRPr="0045382D">
        <w:rPr>
          <w:rFonts w:hint="eastAsia"/>
          <w:szCs w:val="22"/>
          <w:lang w:val="x-none"/>
        </w:rPr>
        <w:t xml:space="preserve"> </w:t>
      </w:r>
      <w:r>
        <w:rPr>
          <w:rFonts w:hint="eastAsia"/>
          <w:szCs w:val="22"/>
          <w:lang w:val="x-none"/>
        </w:rPr>
        <w:t xml:space="preserve"> </w:t>
      </w:r>
      <w:r w:rsidRPr="0045382D">
        <w:rPr>
          <w:szCs w:val="22"/>
          <w:lang w:val="x-none"/>
        </w:rPr>
        <w:t>氮气气调储粮技术规程</w:t>
      </w:r>
    </w:p>
    <w:p w:rsidR="00134C77" w:rsidRDefault="00134C77">
      <w:pPr>
        <w:pStyle w:val="aff6"/>
        <w:rPr>
          <w:rFonts w:hint="eastAsia"/>
          <w:szCs w:val="22"/>
          <w:lang w:val="x-none"/>
        </w:rPr>
      </w:pPr>
      <w:r w:rsidRPr="00940584">
        <w:rPr>
          <w:rFonts w:ascii="Times New Roman"/>
          <w:szCs w:val="22"/>
          <w:lang w:val="x-none"/>
        </w:rPr>
        <w:t>Q/ZCL T</w:t>
      </w:r>
      <w:r w:rsidRPr="00940584">
        <w:rPr>
          <w:rFonts w:ascii="Times New Roman" w:hint="eastAsia"/>
          <w:szCs w:val="22"/>
          <w:lang w:val="x-none"/>
        </w:rPr>
        <w:t>10</w:t>
      </w:r>
      <w:r>
        <w:rPr>
          <w:rFonts w:hint="eastAsia"/>
          <w:szCs w:val="22"/>
          <w:lang w:val="x-none"/>
        </w:rPr>
        <w:t xml:space="preserve">  智能通风技术规程</w:t>
      </w:r>
    </w:p>
    <w:p w:rsidR="00134C77" w:rsidRPr="0045382D" w:rsidRDefault="00134C77">
      <w:pPr>
        <w:pStyle w:val="aff6"/>
        <w:rPr>
          <w:rFonts w:hint="eastAsia"/>
          <w:szCs w:val="22"/>
          <w:lang w:val="x-none"/>
        </w:rPr>
      </w:pPr>
      <w:r w:rsidRPr="00313EA6">
        <w:rPr>
          <w:rFonts w:hint="eastAsia"/>
          <w:szCs w:val="22"/>
          <w:lang w:val="x-none"/>
        </w:rPr>
        <w:t>粮食安全储存水分及配套储藏技术操作规程（试 行）中储粮</w:t>
      </w:r>
      <w:r w:rsidRPr="00940584">
        <w:rPr>
          <w:rFonts w:ascii="Times New Roman"/>
          <w:szCs w:val="22"/>
          <w:lang w:val="x-none"/>
        </w:rPr>
        <w:t>〔</w:t>
      </w:r>
      <w:r w:rsidRPr="00940584">
        <w:rPr>
          <w:rFonts w:ascii="Times New Roman"/>
          <w:szCs w:val="22"/>
          <w:lang w:val="x-none"/>
        </w:rPr>
        <w:t>2005</w:t>
      </w:r>
      <w:r w:rsidRPr="00940584">
        <w:rPr>
          <w:rFonts w:ascii="Times New Roman"/>
          <w:szCs w:val="22"/>
          <w:lang w:val="x-none"/>
        </w:rPr>
        <w:t>〕</w:t>
      </w:r>
      <w:r w:rsidRPr="00940584">
        <w:rPr>
          <w:rFonts w:ascii="Times New Roman"/>
          <w:szCs w:val="22"/>
          <w:lang w:val="x-none"/>
        </w:rPr>
        <w:t>31</w:t>
      </w:r>
      <w:r w:rsidRPr="00313EA6">
        <w:rPr>
          <w:rFonts w:hint="eastAsia"/>
          <w:szCs w:val="22"/>
          <w:lang w:val="x-none"/>
        </w:rPr>
        <w:t>号</w:t>
      </w:r>
    </w:p>
    <w:p w:rsidR="00134C77" w:rsidRPr="004A1B4E" w:rsidRDefault="00134C77">
      <w:pPr>
        <w:pStyle w:val="aff6"/>
      </w:pPr>
      <w:r w:rsidRPr="004A1B4E">
        <w:rPr>
          <w:rFonts w:hint="eastAsia"/>
        </w:rPr>
        <w:t>中央储备粮质量管理暂行办法</w:t>
      </w:r>
      <w:r>
        <w:rPr>
          <w:rFonts w:hint="eastAsia"/>
        </w:rPr>
        <w:t xml:space="preserve"> </w:t>
      </w:r>
      <w:r w:rsidRPr="004A1B4E">
        <w:rPr>
          <w:rFonts w:hint="eastAsia"/>
        </w:rPr>
        <w:t>中储粮〔</w:t>
      </w:r>
      <w:r w:rsidRPr="00940584">
        <w:rPr>
          <w:rFonts w:ascii="Times New Roman"/>
          <w:szCs w:val="22"/>
          <w:lang w:val="x-none"/>
        </w:rPr>
        <w:t>200</w:t>
      </w:r>
      <w:r w:rsidRPr="00940584">
        <w:rPr>
          <w:rFonts w:ascii="Times New Roman" w:hint="eastAsia"/>
          <w:szCs w:val="22"/>
          <w:lang w:val="x-none"/>
        </w:rPr>
        <w:t>6</w:t>
      </w:r>
      <w:r w:rsidRPr="00940584">
        <w:rPr>
          <w:rFonts w:ascii="Times New Roman" w:hint="eastAsia"/>
          <w:szCs w:val="22"/>
          <w:lang w:val="x-none"/>
        </w:rPr>
        <w:t>〕</w:t>
      </w:r>
      <w:r w:rsidRPr="00940584">
        <w:rPr>
          <w:rFonts w:ascii="Times New Roman" w:hint="eastAsia"/>
          <w:szCs w:val="22"/>
          <w:lang w:val="x-none"/>
        </w:rPr>
        <w:t>106</w:t>
      </w:r>
      <w:r w:rsidRPr="004A1B4E">
        <w:rPr>
          <w:rFonts w:hint="eastAsia"/>
        </w:rPr>
        <w:t>号</w:t>
      </w:r>
    </w:p>
    <w:p w:rsidR="00134C77" w:rsidRDefault="00134C77">
      <w:pPr>
        <w:pStyle w:val="aff6"/>
        <w:rPr>
          <w:rFonts w:hint="eastAsia"/>
        </w:rPr>
      </w:pPr>
      <w:r>
        <w:rPr>
          <w:rFonts w:hint="eastAsia"/>
        </w:rPr>
        <w:t>中央储备粮油质量扦样检验管理办法（国粮发</w:t>
      </w:r>
      <w:r w:rsidRPr="00940584">
        <w:rPr>
          <w:rFonts w:ascii="Times New Roman"/>
        </w:rPr>
        <w:t>[2010]190</w:t>
      </w:r>
      <w:r w:rsidRPr="00D13180">
        <w:rPr>
          <w:rFonts w:hint="eastAsia"/>
        </w:rPr>
        <w:t>号</w:t>
      </w:r>
      <w:r>
        <w:rPr>
          <w:rFonts w:hint="eastAsia"/>
        </w:rPr>
        <w:t>）</w:t>
      </w:r>
    </w:p>
    <w:p w:rsidR="00134C77" w:rsidRDefault="00134C77">
      <w:pPr>
        <w:pStyle w:val="aff6"/>
        <w:rPr>
          <w:rFonts w:hint="eastAsia"/>
        </w:rPr>
      </w:pPr>
    </w:p>
    <w:p w:rsidR="00134C77" w:rsidRPr="00BB0F17" w:rsidRDefault="00134C77">
      <w:pPr>
        <w:pStyle w:val="a4"/>
      </w:pPr>
      <w:bookmarkStart w:id="22" w:name="_Toc165271216"/>
      <w:bookmarkStart w:id="23" w:name="_Toc170116465"/>
      <w:bookmarkStart w:id="24" w:name="_Toc170116507"/>
      <w:bookmarkStart w:id="25" w:name="_Toc170553825"/>
      <w:bookmarkStart w:id="26" w:name="_Toc172093931"/>
      <w:bookmarkStart w:id="27" w:name="_Toc172190413"/>
      <w:bookmarkStart w:id="28" w:name="_Toc172469736"/>
      <w:bookmarkStart w:id="29" w:name="_Toc174431835"/>
      <w:bookmarkStart w:id="30" w:name="_Toc174845991"/>
      <w:bookmarkStart w:id="31" w:name="_Toc174846388"/>
      <w:bookmarkStart w:id="32" w:name="_Toc174848269"/>
      <w:bookmarkStart w:id="33" w:name="_Toc175273008"/>
      <w:bookmarkStart w:id="34" w:name="_Toc175368007"/>
      <w:bookmarkStart w:id="35" w:name="_Toc175535864"/>
      <w:bookmarkStart w:id="36" w:name="_Toc176165822"/>
      <w:bookmarkStart w:id="37" w:name="_Toc177392792"/>
      <w:bookmarkStart w:id="38" w:name="_Toc177397549"/>
      <w:bookmarkStart w:id="39" w:name="_Toc177397606"/>
      <w:bookmarkStart w:id="40" w:name="_Toc177397924"/>
      <w:bookmarkStart w:id="41" w:name="_Toc177397980"/>
      <w:bookmarkStart w:id="42" w:name="_Toc177398035"/>
      <w:bookmarkStart w:id="43" w:name="_Toc177953020"/>
      <w:bookmarkStart w:id="44" w:name="_Toc177953048"/>
      <w:bookmarkStart w:id="45" w:name="_Toc178126639"/>
      <w:bookmarkStart w:id="46" w:name="_Toc178126904"/>
      <w:bookmarkStart w:id="47" w:name="_Toc178127149"/>
      <w:bookmarkStart w:id="48" w:name="_Toc178928184"/>
      <w:bookmarkStart w:id="49" w:name="_Toc179699235"/>
      <w:bookmarkStart w:id="50" w:name="_Toc179788263"/>
      <w:bookmarkStart w:id="51" w:name="_Toc179788366"/>
      <w:bookmarkStart w:id="52" w:name="_Toc179788438"/>
      <w:bookmarkStart w:id="53" w:name="_Toc185046144"/>
      <w:bookmarkStart w:id="54" w:name="_Toc185046244"/>
      <w:bookmarkStart w:id="55" w:name="_Toc187690230"/>
      <w:bookmarkStart w:id="56" w:name="_Toc194234955"/>
      <w:bookmarkStart w:id="57" w:name="_Toc194301836"/>
      <w:bookmarkStart w:id="58" w:name="_Toc194301916"/>
      <w:bookmarkStart w:id="59" w:name="_Toc194315159"/>
      <w:bookmarkStart w:id="60" w:name="_Toc194315288"/>
      <w:bookmarkStart w:id="61" w:name="_Toc194457586"/>
      <w:bookmarkStart w:id="62" w:name="_Toc194493766"/>
      <w:bookmarkStart w:id="63" w:name="_Toc194511908"/>
      <w:bookmarkStart w:id="64" w:name="_Toc194661018"/>
      <w:bookmarkStart w:id="65" w:name="_Toc232844020"/>
      <w:bookmarkStart w:id="66" w:name="_Toc232844045"/>
      <w:bookmarkStart w:id="67" w:name="_Toc233010543"/>
      <w:bookmarkStart w:id="68" w:name="_Toc317512208"/>
      <w:bookmarkStart w:id="69" w:name="_Toc317671136"/>
      <w:bookmarkStart w:id="70" w:name="_Toc317895886"/>
      <w:bookmarkStart w:id="71" w:name="_Toc317971718"/>
      <w:bookmarkStart w:id="72" w:name="_Toc317971854"/>
      <w:bookmarkStart w:id="73" w:name="_Toc318369873"/>
      <w:bookmarkStart w:id="74" w:name="_Toc319071055"/>
      <w:r w:rsidRPr="00BB0F17">
        <w:rPr>
          <w:rFonts w:hint="eastAsia"/>
        </w:rPr>
        <w:t>术语和定义</w:t>
      </w:r>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p>
    <w:p w:rsidR="00134C77" w:rsidRDefault="00134C77">
      <w:pPr>
        <w:pStyle w:val="aff6"/>
        <w:rPr>
          <w:rFonts w:hint="eastAsia"/>
        </w:rPr>
      </w:pPr>
      <w:r>
        <w:rPr>
          <w:rFonts w:hint="eastAsia"/>
        </w:rPr>
        <w:t>下列术语和定义适用于本标准。</w:t>
      </w:r>
    </w:p>
    <w:p w:rsidR="00134C77" w:rsidRDefault="00134C77" w:rsidP="00C9468C">
      <w:pPr>
        <w:pStyle w:val="a5"/>
        <w:rPr>
          <w:rFonts w:hint="eastAsia"/>
        </w:rPr>
      </w:pPr>
      <w:bookmarkStart w:id="75" w:name="_Toc286825218"/>
      <w:bookmarkStart w:id="76" w:name="_Toc286825422"/>
      <w:bookmarkStart w:id="77" w:name="_Toc304299044"/>
      <w:bookmarkStart w:id="78" w:name="_Toc304980862"/>
      <w:bookmarkStart w:id="79" w:name="_Toc305658524"/>
      <w:bookmarkStart w:id="80" w:name="_Toc317240268"/>
      <w:bookmarkStart w:id="81" w:name="_Toc317512209"/>
      <w:bookmarkStart w:id="82" w:name="_Toc317671137"/>
      <w:bookmarkStart w:id="83" w:name="_Toc317895887"/>
      <w:bookmarkStart w:id="84" w:name="_Toc317971719"/>
      <w:bookmarkStart w:id="85" w:name="_Toc317971855"/>
      <w:bookmarkStart w:id="86" w:name="_Toc318369874"/>
      <w:bookmarkStart w:id="87" w:name="_Toc319071056"/>
      <w:bookmarkEnd w:id="75"/>
      <w:bookmarkEnd w:id="76"/>
      <w:bookmarkEnd w:id="77"/>
      <w:bookmarkEnd w:id="78"/>
      <w:bookmarkEnd w:id="79"/>
      <w:bookmarkEnd w:id="80"/>
      <w:bookmarkEnd w:id="81"/>
      <w:bookmarkEnd w:id="82"/>
      <w:bookmarkEnd w:id="83"/>
      <w:bookmarkEnd w:id="84"/>
      <w:bookmarkEnd w:id="85"/>
      <w:bookmarkEnd w:id="86"/>
      <w:bookmarkEnd w:id="87"/>
      <w:r>
        <w:rPr>
          <w:rFonts w:hint="eastAsia"/>
        </w:rPr>
        <w:t xml:space="preserve">粮油  grains and oils </w:t>
      </w:r>
    </w:p>
    <w:p w:rsidR="00134C77" w:rsidRDefault="00134C77">
      <w:pPr>
        <w:pStyle w:val="aff6"/>
        <w:rPr>
          <w:rFonts w:hint="eastAsia"/>
        </w:rPr>
      </w:pPr>
      <w:r>
        <w:rPr>
          <w:rFonts w:hint="eastAsia"/>
          <w:szCs w:val="24"/>
        </w:rPr>
        <w:t>粮食、植物油料和植物油脂的总称。</w:t>
      </w:r>
    </w:p>
    <w:p w:rsidR="00134C77" w:rsidRDefault="00134C77" w:rsidP="00C9468C">
      <w:pPr>
        <w:pStyle w:val="a5"/>
        <w:rPr>
          <w:rFonts w:hint="eastAsia"/>
        </w:rPr>
      </w:pPr>
      <w:bookmarkStart w:id="88" w:name="_Toc233010545"/>
      <w:bookmarkStart w:id="89" w:name="_Toc286825219"/>
      <w:bookmarkStart w:id="90" w:name="_Toc286825423"/>
      <w:bookmarkStart w:id="91" w:name="_Toc304299045"/>
      <w:bookmarkStart w:id="92" w:name="_Toc304980863"/>
      <w:bookmarkStart w:id="93" w:name="_Toc305658525"/>
      <w:bookmarkStart w:id="94" w:name="_Toc317240269"/>
      <w:bookmarkStart w:id="95" w:name="_Toc317512210"/>
      <w:bookmarkStart w:id="96" w:name="_Toc317671138"/>
      <w:bookmarkStart w:id="97" w:name="_Toc317895888"/>
      <w:bookmarkStart w:id="98" w:name="_Toc317971720"/>
      <w:bookmarkStart w:id="99" w:name="_Toc317971856"/>
      <w:bookmarkStart w:id="100" w:name="_Toc318369875"/>
      <w:bookmarkStart w:id="101" w:name="_Toc319071057"/>
      <w:bookmarkEnd w:id="88"/>
      <w:bookmarkEnd w:id="89"/>
      <w:bookmarkEnd w:id="90"/>
      <w:bookmarkEnd w:id="91"/>
      <w:bookmarkEnd w:id="92"/>
      <w:bookmarkEnd w:id="93"/>
      <w:bookmarkEnd w:id="94"/>
      <w:bookmarkEnd w:id="95"/>
      <w:bookmarkEnd w:id="96"/>
      <w:bookmarkEnd w:id="97"/>
      <w:bookmarkEnd w:id="98"/>
      <w:bookmarkEnd w:id="99"/>
      <w:bookmarkEnd w:id="100"/>
      <w:bookmarkEnd w:id="101"/>
      <w:r>
        <w:t>粮食</w:t>
      </w:r>
      <w:r>
        <w:rPr>
          <w:rFonts w:hint="eastAsia"/>
        </w:rPr>
        <w:t xml:space="preserve">  grain</w:t>
      </w:r>
    </w:p>
    <w:p w:rsidR="00134C77" w:rsidRDefault="00134C77">
      <w:pPr>
        <w:pStyle w:val="aff6"/>
        <w:rPr>
          <w:rFonts w:hint="eastAsia"/>
          <w:color w:val="000000"/>
          <w:szCs w:val="21"/>
        </w:rPr>
      </w:pPr>
      <w:r>
        <w:rPr>
          <w:rFonts w:hint="eastAsia"/>
          <w:color w:val="000000"/>
          <w:szCs w:val="21"/>
        </w:rPr>
        <w:t>包括小麦、玉米、稻谷、杂粮、豆类及其成品。</w:t>
      </w:r>
    </w:p>
    <w:p w:rsidR="00134C77" w:rsidRDefault="00134C77" w:rsidP="00C9468C">
      <w:pPr>
        <w:pStyle w:val="a5"/>
        <w:rPr>
          <w:rFonts w:hint="eastAsia"/>
        </w:rPr>
      </w:pPr>
      <w:bookmarkStart w:id="102" w:name="_Toc233010546"/>
      <w:bookmarkStart w:id="103" w:name="_Toc286825220"/>
      <w:bookmarkStart w:id="104" w:name="_Toc286825424"/>
      <w:bookmarkStart w:id="105" w:name="_Toc233010547"/>
      <w:bookmarkStart w:id="106" w:name="_Toc286825221"/>
      <w:bookmarkStart w:id="107" w:name="_Toc286825425"/>
      <w:bookmarkStart w:id="108" w:name="_Toc304299046"/>
      <w:bookmarkStart w:id="109" w:name="_Toc304980864"/>
      <w:bookmarkStart w:id="110" w:name="_Toc305658526"/>
      <w:bookmarkStart w:id="111" w:name="_Toc317240270"/>
      <w:bookmarkStart w:id="112" w:name="_Toc317512211"/>
      <w:bookmarkStart w:id="113" w:name="_Toc317671139"/>
      <w:bookmarkStart w:id="114" w:name="_Toc317895889"/>
      <w:bookmarkStart w:id="115" w:name="_Toc317971721"/>
      <w:bookmarkStart w:id="116" w:name="_Toc317971857"/>
      <w:bookmarkStart w:id="117" w:name="_Toc318369876"/>
      <w:bookmarkStart w:id="118" w:name="_Toc319071058"/>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r>
        <w:rPr>
          <w:rFonts w:hint="eastAsia"/>
        </w:rPr>
        <w:t xml:space="preserve">植物油脂  </w:t>
      </w:r>
      <w:r w:rsidRPr="00940584">
        <w:rPr>
          <w:rFonts w:hint="eastAsia"/>
        </w:rPr>
        <w:t>vegetable oil and fat</w:t>
      </w:r>
    </w:p>
    <w:p w:rsidR="00134C77" w:rsidRDefault="00134C77">
      <w:pPr>
        <w:pStyle w:val="aff6"/>
        <w:rPr>
          <w:rFonts w:hint="eastAsia"/>
        </w:rPr>
      </w:pPr>
      <w:r w:rsidRPr="0053092B">
        <w:rPr>
          <w:rFonts w:hint="eastAsia"/>
          <w:szCs w:val="28"/>
        </w:rPr>
        <w:t>植物</w:t>
      </w:r>
      <w:r w:rsidRPr="0053092B">
        <w:rPr>
          <w:szCs w:val="28"/>
        </w:rPr>
        <w:t>油和脂的总称。一般在常温时</w:t>
      </w:r>
      <w:r w:rsidRPr="0053092B">
        <w:rPr>
          <w:rFonts w:hint="eastAsia"/>
          <w:szCs w:val="28"/>
        </w:rPr>
        <w:t>呈</w:t>
      </w:r>
      <w:r w:rsidRPr="0053092B">
        <w:rPr>
          <w:szCs w:val="28"/>
        </w:rPr>
        <w:t>液体的称油，</w:t>
      </w:r>
      <w:r w:rsidRPr="0053092B">
        <w:rPr>
          <w:rFonts w:hint="eastAsia"/>
          <w:szCs w:val="28"/>
        </w:rPr>
        <w:t>呈</w:t>
      </w:r>
      <w:r>
        <w:rPr>
          <w:szCs w:val="28"/>
        </w:rPr>
        <w:t>固体或半固体的称脂。</w:t>
      </w:r>
    </w:p>
    <w:p w:rsidR="00134C77" w:rsidRDefault="00134C77" w:rsidP="00C9468C">
      <w:pPr>
        <w:pStyle w:val="a5"/>
        <w:rPr>
          <w:rFonts w:hint="eastAsia"/>
        </w:rPr>
      </w:pPr>
      <w:bookmarkStart w:id="119" w:name="_Toc233010548"/>
      <w:bookmarkStart w:id="120" w:name="_Toc286825222"/>
      <w:bookmarkStart w:id="121" w:name="_Toc286825426"/>
      <w:bookmarkStart w:id="122" w:name="_Toc304299047"/>
      <w:bookmarkStart w:id="123" w:name="_Toc304980865"/>
      <w:bookmarkStart w:id="124" w:name="_Toc305658527"/>
      <w:bookmarkStart w:id="125" w:name="_Toc317240271"/>
      <w:bookmarkStart w:id="126" w:name="_Toc317512212"/>
      <w:bookmarkStart w:id="127" w:name="_Toc317671140"/>
      <w:bookmarkStart w:id="128" w:name="_Toc317895890"/>
      <w:bookmarkStart w:id="129" w:name="_Toc317971722"/>
      <w:bookmarkStart w:id="130" w:name="_Toc317971858"/>
      <w:bookmarkStart w:id="131" w:name="_Toc318369877"/>
      <w:bookmarkStart w:id="132" w:name="_Toc319071059"/>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r>
        <w:rPr>
          <w:rFonts w:hint="eastAsia"/>
        </w:rPr>
        <w:t>储粮有害生物 stored grain pest</w:t>
      </w:r>
    </w:p>
    <w:p w:rsidR="00134C77" w:rsidRDefault="00134C77">
      <w:pPr>
        <w:pStyle w:val="aff6"/>
        <w:rPr>
          <w:rFonts w:hint="eastAsia"/>
        </w:rPr>
      </w:pPr>
      <w:r>
        <w:rPr>
          <w:rFonts w:hint="eastAsia"/>
          <w:color w:val="000000"/>
        </w:rPr>
        <w:t>在</w:t>
      </w:r>
      <w:r w:rsidRPr="00270085">
        <w:rPr>
          <w:rFonts w:hint="eastAsia"/>
          <w:color w:val="000000"/>
        </w:rPr>
        <w:t>储藏过程中危害粮食与油料的昆虫、</w:t>
      </w:r>
      <w:r>
        <w:rPr>
          <w:rFonts w:hint="eastAsia"/>
        </w:rPr>
        <w:t>螨类、微生物、鼠类和鸟类。</w:t>
      </w:r>
    </w:p>
    <w:p w:rsidR="00134C77" w:rsidRPr="00C9468C" w:rsidRDefault="00134C77" w:rsidP="00C9468C">
      <w:pPr>
        <w:pStyle w:val="a5"/>
        <w:rPr>
          <w:rFonts w:hint="eastAsia"/>
        </w:rPr>
      </w:pPr>
      <w:bookmarkStart w:id="133" w:name="_Toc233010549"/>
      <w:bookmarkStart w:id="134" w:name="_Toc286825223"/>
      <w:bookmarkStart w:id="135" w:name="_Toc286825427"/>
      <w:bookmarkStart w:id="136" w:name="_Toc304299048"/>
      <w:bookmarkStart w:id="137" w:name="_Toc304980866"/>
      <w:bookmarkStart w:id="138" w:name="_Toc305658528"/>
      <w:bookmarkStart w:id="139" w:name="_Toc317240272"/>
      <w:bookmarkStart w:id="140" w:name="_Toc317512213"/>
      <w:bookmarkStart w:id="141" w:name="_Toc317671141"/>
      <w:bookmarkStart w:id="142" w:name="_Toc317895891"/>
      <w:bookmarkStart w:id="143" w:name="_Toc317971723"/>
      <w:bookmarkStart w:id="144" w:name="_Toc317971859"/>
      <w:bookmarkStart w:id="145" w:name="_Toc318369878"/>
      <w:bookmarkStart w:id="146" w:name="_Toc319071060"/>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r>
        <w:rPr>
          <w:rFonts w:hAnsi="宋体" w:hint="eastAsia"/>
        </w:rPr>
        <w:t xml:space="preserve">安全水分  </w:t>
      </w:r>
      <w:r>
        <w:rPr>
          <w:rFonts w:hint="eastAsia"/>
        </w:rPr>
        <w:t>safe moisture content</w:t>
      </w:r>
    </w:p>
    <w:p w:rsidR="00134C77" w:rsidRDefault="00134C77">
      <w:pPr>
        <w:pStyle w:val="aff6"/>
        <w:rPr>
          <w:rFonts w:hAnsi="宋体" w:hint="eastAsia"/>
        </w:rPr>
      </w:pPr>
      <w:r>
        <w:rPr>
          <w:rFonts w:hAnsi="宋体" w:hint="eastAsia"/>
        </w:rPr>
        <w:t>在常规储藏条件下，某种</w:t>
      </w:r>
      <w:r>
        <w:rPr>
          <w:rFonts w:hint="eastAsia"/>
        </w:rPr>
        <w:t>粮食和油料</w:t>
      </w:r>
      <w:r>
        <w:rPr>
          <w:rFonts w:hAnsi="宋体" w:hint="eastAsia"/>
        </w:rPr>
        <w:t>能够在当地安全度夏而不发热、不霉变的最高水分含量。</w:t>
      </w:r>
    </w:p>
    <w:p w:rsidR="00134C77" w:rsidRDefault="00134C77">
      <w:pPr>
        <w:pStyle w:val="aff6"/>
        <w:rPr>
          <w:rFonts w:hint="eastAsia"/>
        </w:rPr>
      </w:pPr>
    </w:p>
    <w:p w:rsidR="00134C77" w:rsidRPr="00C9468C" w:rsidRDefault="00134C77" w:rsidP="00C9468C">
      <w:pPr>
        <w:pStyle w:val="a5"/>
        <w:rPr>
          <w:rFonts w:hint="eastAsia"/>
        </w:rPr>
      </w:pPr>
      <w:bookmarkStart w:id="147" w:name="_Toc319071061"/>
      <w:bookmarkEnd w:id="147"/>
      <w:r>
        <w:rPr>
          <w:rFonts w:hAnsi="宋体" w:hint="eastAsia"/>
        </w:rPr>
        <w:t xml:space="preserve">半安全水分  </w:t>
      </w:r>
      <w:r>
        <w:rPr>
          <w:rFonts w:hint="eastAsia"/>
        </w:rPr>
        <w:t>semi-safe moisture content</w:t>
      </w:r>
    </w:p>
    <w:p w:rsidR="00134C77" w:rsidRDefault="00134C77">
      <w:pPr>
        <w:pStyle w:val="aff6"/>
        <w:rPr>
          <w:rFonts w:hint="eastAsia"/>
        </w:rPr>
      </w:pPr>
      <w:r>
        <w:rPr>
          <w:rFonts w:hAnsi="宋体" w:hint="eastAsia"/>
        </w:rPr>
        <w:t>在常规储藏条件下，某种</w:t>
      </w:r>
      <w:r>
        <w:rPr>
          <w:rFonts w:hint="eastAsia"/>
        </w:rPr>
        <w:t>粮食和油料</w:t>
      </w:r>
      <w:r>
        <w:rPr>
          <w:rFonts w:hAnsi="宋体" w:hint="eastAsia"/>
        </w:rPr>
        <w:t>在当地气温较低季节可短期储藏而不能安全度夏的水分含量。</w:t>
      </w:r>
    </w:p>
    <w:p w:rsidR="00134C77" w:rsidRDefault="00134C77">
      <w:pPr>
        <w:pStyle w:val="aff6"/>
        <w:rPr>
          <w:rFonts w:hint="eastAsia"/>
        </w:rPr>
      </w:pPr>
    </w:p>
    <w:p w:rsidR="00134C77" w:rsidRDefault="00134C77" w:rsidP="00C9468C">
      <w:pPr>
        <w:pStyle w:val="a5"/>
        <w:rPr>
          <w:rFonts w:hAnsi="宋体" w:hint="eastAsia"/>
        </w:rPr>
      </w:pPr>
      <w:bookmarkStart w:id="148" w:name="_Toc233010550"/>
      <w:bookmarkStart w:id="149" w:name="_Toc286825224"/>
      <w:bookmarkStart w:id="150" w:name="_Toc286825428"/>
      <w:bookmarkStart w:id="151" w:name="_Toc304299049"/>
      <w:bookmarkStart w:id="152" w:name="_Toc304980867"/>
      <w:bookmarkStart w:id="153" w:name="_Toc305658529"/>
      <w:bookmarkStart w:id="154" w:name="_Toc317240273"/>
      <w:bookmarkStart w:id="155" w:name="_Toc317512214"/>
      <w:bookmarkStart w:id="156" w:name="_Toc317671142"/>
      <w:bookmarkStart w:id="157" w:name="_Toc317895892"/>
      <w:bookmarkStart w:id="158" w:name="_Toc317971724"/>
      <w:bookmarkStart w:id="159" w:name="_Toc317971860"/>
      <w:bookmarkStart w:id="160" w:name="_Toc233010552"/>
      <w:bookmarkStart w:id="161" w:name="_Toc286825226"/>
      <w:bookmarkStart w:id="162" w:name="_Toc286825430"/>
      <w:bookmarkStart w:id="163" w:name="_Toc304299051"/>
      <w:bookmarkStart w:id="164" w:name="_Toc304980869"/>
      <w:bookmarkStart w:id="165" w:name="_Toc305658531"/>
      <w:bookmarkStart w:id="166" w:name="_Toc317240275"/>
      <w:bookmarkStart w:id="167" w:name="_Toc317512216"/>
      <w:bookmarkStart w:id="168" w:name="_Toc317671144"/>
      <w:bookmarkStart w:id="169" w:name="_Toc317895894"/>
      <w:bookmarkStart w:id="170" w:name="_Toc317971726"/>
      <w:bookmarkStart w:id="171" w:name="_Toc317971862"/>
      <w:bookmarkStart w:id="172" w:name="_Toc318369879"/>
      <w:bookmarkStart w:id="173" w:name="_Toc319071062"/>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r>
        <w:rPr>
          <w:rFonts w:hAnsi="宋体" w:hint="eastAsia"/>
        </w:rPr>
        <w:t xml:space="preserve">危险水分  </w:t>
      </w:r>
      <w:r>
        <w:rPr>
          <w:rFonts w:hint="eastAsia"/>
        </w:rPr>
        <w:t>dangerous moisture content</w:t>
      </w:r>
    </w:p>
    <w:p w:rsidR="00134C77" w:rsidRDefault="00134C77">
      <w:pPr>
        <w:pStyle w:val="aff6"/>
        <w:rPr>
          <w:rFonts w:hint="eastAsia"/>
        </w:rPr>
      </w:pPr>
      <w:r>
        <w:rPr>
          <w:rFonts w:hAnsi="宋体" w:hint="eastAsia"/>
        </w:rPr>
        <w:t>在常规储藏条件下，某种</w:t>
      </w:r>
      <w:r>
        <w:rPr>
          <w:rFonts w:hint="eastAsia"/>
        </w:rPr>
        <w:t>粮食和油料</w:t>
      </w:r>
      <w:r>
        <w:rPr>
          <w:rFonts w:hAnsi="宋体" w:hint="eastAsia"/>
        </w:rPr>
        <w:t>极易发热霉变的水分含量。</w:t>
      </w:r>
    </w:p>
    <w:p w:rsidR="00134C77" w:rsidRPr="00C9468C" w:rsidRDefault="00134C77" w:rsidP="00C9468C">
      <w:pPr>
        <w:pStyle w:val="a5"/>
        <w:rPr>
          <w:rFonts w:hint="eastAsia"/>
        </w:rPr>
      </w:pPr>
      <w:bookmarkStart w:id="174" w:name="_Toc319071063"/>
      <w:bookmarkEnd w:id="174"/>
      <w:r>
        <w:rPr>
          <w:rFonts w:hAnsi="宋体" w:hint="eastAsia"/>
          <w:bCs/>
        </w:rPr>
        <w:t xml:space="preserve">高水分粮油  </w:t>
      </w:r>
      <w:r>
        <w:rPr>
          <w:rFonts w:hint="eastAsia"/>
          <w:bCs/>
        </w:rPr>
        <w:t xml:space="preserve">high </w:t>
      </w:r>
      <w:r>
        <w:rPr>
          <w:rFonts w:hint="eastAsia"/>
        </w:rPr>
        <w:t>moisture grain and oils</w:t>
      </w:r>
    </w:p>
    <w:p w:rsidR="00134C77" w:rsidRDefault="00134C77">
      <w:pPr>
        <w:pStyle w:val="aff6"/>
        <w:rPr>
          <w:rFonts w:hAnsi="宋体" w:hint="eastAsia"/>
        </w:rPr>
      </w:pPr>
      <w:r>
        <w:rPr>
          <w:rFonts w:hAnsi="宋体" w:hint="eastAsia"/>
        </w:rPr>
        <w:t>水分含量超过安全水分的粮食或油料。</w:t>
      </w:r>
    </w:p>
    <w:p w:rsidR="00134C77" w:rsidRPr="00270085" w:rsidRDefault="00134C77" w:rsidP="00C9468C">
      <w:pPr>
        <w:pStyle w:val="a5"/>
        <w:rPr>
          <w:rFonts w:hint="eastAsia"/>
        </w:rPr>
      </w:pPr>
      <w:bookmarkStart w:id="175" w:name="_Toc286825227"/>
      <w:bookmarkStart w:id="176" w:name="_Toc286825431"/>
      <w:bookmarkStart w:id="177" w:name="_Toc304299052"/>
      <w:bookmarkStart w:id="178" w:name="_Toc304980870"/>
      <w:bookmarkStart w:id="179" w:name="_Toc305658532"/>
      <w:bookmarkStart w:id="180" w:name="_Toc317240276"/>
      <w:bookmarkStart w:id="181" w:name="_Toc317512217"/>
      <w:bookmarkStart w:id="182" w:name="_Toc317671145"/>
      <w:bookmarkStart w:id="183" w:name="_Toc317895895"/>
      <w:bookmarkStart w:id="184" w:name="_Toc317971727"/>
      <w:bookmarkStart w:id="185" w:name="_Toc317971863"/>
      <w:bookmarkStart w:id="186" w:name="_Toc318369880"/>
      <w:bookmarkStart w:id="187" w:name="_Toc319071064"/>
      <w:bookmarkEnd w:id="175"/>
      <w:bookmarkEnd w:id="176"/>
      <w:bookmarkEnd w:id="177"/>
      <w:bookmarkEnd w:id="178"/>
      <w:bookmarkEnd w:id="179"/>
      <w:bookmarkEnd w:id="180"/>
      <w:bookmarkEnd w:id="181"/>
      <w:bookmarkEnd w:id="182"/>
      <w:bookmarkEnd w:id="183"/>
      <w:bookmarkEnd w:id="184"/>
      <w:bookmarkEnd w:id="185"/>
      <w:bookmarkEnd w:id="186"/>
      <w:bookmarkEnd w:id="187"/>
      <w:r w:rsidRPr="00270085">
        <w:rPr>
          <w:rFonts w:hint="eastAsia"/>
        </w:rPr>
        <w:t>粮堆结露  dewfall of grain mass</w:t>
      </w:r>
    </w:p>
    <w:p w:rsidR="00134C77" w:rsidRPr="00152767" w:rsidRDefault="00134C77">
      <w:pPr>
        <w:pStyle w:val="aff6"/>
        <w:rPr>
          <w:rFonts w:hAnsi="宋体" w:hint="eastAsia"/>
        </w:rPr>
      </w:pPr>
      <w:r w:rsidRPr="00AE4102">
        <w:rPr>
          <w:rFonts w:hAnsi="宋体" w:hint="eastAsia"/>
        </w:rPr>
        <w:t>粮食和油料储藏过程中由温差造成的</w:t>
      </w:r>
      <w:r>
        <w:rPr>
          <w:rFonts w:hAnsi="宋体" w:hint="eastAsia"/>
        </w:rPr>
        <w:t>局部</w:t>
      </w:r>
      <w:r w:rsidRPr="00AE4102">
        <w:rPr>
          <w:rFonts w:hAnsi="宋体" w:hint="eastAsia"/>
        </w:rPr>
        <w:t>粮食水分快速上升甚至在粮粒及围护结构</w:t>
      </w:r>
      <w:r>
        <w:rPr>
          <w:rFonts w:hAnsi="宋体" w:hint="eastAsia"/>
        </w:rPr>
        <w:t>内</w:t>
      </w:r>
      <w:r w:rsidRPr="00AE4102">
        <w:rPr>
          <w:rFonts w:hAnsi="宋体" w:hint="eastAsia"/>
        </w:rPr>
        <w:t>表面出现凝结水的现象</w:t>
      </w:r>
      <w:r w:rsidRPr="00152767">
        <w:rPr>
          <w:rFonts w:hAnsi="宋体" w:hint="eastAsia"/>
        </w:rPr>
        <w:t>。</w:t>
      </w:r>
    </w:p>
    <w:p w:rsidR="00134C77" w:rsidRPr="00270085" w:rsidRDefault="00134C77" w:rsidP="00C9468C">
      <w:pPr>
        <w:pStyle w:val="a5"/>
        <w:rPr>
          <w:rFonts w:hint="eastAsia"/>
        </w:rPr>
      </w:pPr>
      <w:bookmarkStart w:id="188" w:name="_Toc286825228"/>
      <w:bookmarkStart w:id="189" w:name="_Toc286825432"/>
      <w:bookmarkStart w:id="190" w:name="_Toc304299053"/>
      <w:bookmarkStart w:id="191" w:name="_Toc304980871"/>
      <w:bookmarkStart w:id="192" w:name="_Toc305658533"/>
      <w:bookmarkStart w:id="193" w:name="_Toc317240277"/>
      <w:bookmarkStart w:id="194" w:name="_Toc317512218"/>
      <w:bookmarkStart w:id="195" w:name="_Toc317671146"/>
      <w:bookmarkStart w:id="196" w:name="_Toc317895896"/>
      <w:bookmarkStart w:id="197" w:name="_Toc317971728"/>
      <w:bookmarkStart w:id="198" w:name="_Toc317971864"/>
      <w:bookmarkStart w:id="199" w:name="_Toc318369881"/>
      <w:bookmarkStart w:id="200" w:name="_Toc319071065"/>
      <w:bookmarkEnd w:id="188"/>
      <w:bookmarkEnd w:id="189"/>
      <w:bookmarkEnd w:id="190"/>
      <w:bookmarkEnd w:id="191"/>
      <w:bookmarkEnd w:id="192"/>
      <w:bookmarkEnd w:id="193"/>
      <w:bookmarkEnd w:id="194"/>
      <w:bookmarkEnd w:id="195"/>
      <w:bookmarkEnd w:id="196"/>
      <w:bookmarkEnd w:id="197"/>
      <w:bookmarkEnd w:id="198"/>
      <w:bookmarkEnd w:id="199"/>
      <w:bookmarkEnd w:id="200"/>
      <w:r w:rsidRPr="00270085">
        <w:rPr>
          <w:rFonts w:hint="eastAsia"/>
        </w:rPr>
        <w:t>粮情 condition of stored grain</w:t>
      </w:r>
    </w:p>
    <w:p w:rsidR="00134C77" w:rsidRPr="00152767" w:rsidRDefault="00134C77">
      <w:pPr>
        <w:pStyle w:val="aff6"/>
        <w:rPr>
          <w:rFonts w:hAnsi="宋体" w:hint="eastAsia"/>
        </w:rPr>
      </w:pPr>
      <w:r w:rsidRPr="005F6B3F">
        <w:rPr>
          <w:rFonts w:hAnsi="宋体" w:hint="eastAsia"/>
          <w:color w:val="000000"/>
        </w:rPr>
        <w:t>粮食与油料在储藏过程中的状态以及影响其变化的各种因素，主要包括粮温、水分含量、储粮有害生物的种类及数量、粮堆气体成分及浓度等</w:t>
      </w:r>
      <w:r w:rsidRPr="00152767">
        <w:rPr>
          <w:rFonts w:hAnsi="宋体" w:hint="eastAsia"/>
        </w:rPr>
        <w:t>。</w:t>
      </w:r>
    </w:p>
    <w:p w:rsidR="00134C77" w:rsidRDefault="00134C77" w:rsidP="00C9468C">
      <w:pPr>
        <w:pStyle w:val="a5"/>
        <w:rPr>
          <w:rFonts w:hint="eastAsia"/>
        </w:rPr>
      </w:pPr>
      <w:bookmarkStart w:id="201" w:name="_Toc233010553"/>
      <w:bookmarkStart w:id="202" w:name="_Toc286825229"/>
      <w:bookmarkStart w:id="203" w:name="_Toc286825433"/>
      <w:bookmarkStart w:id="204" w:name="_Toc304299054"/>
      <w:bookmarkStart w:id="205" w:name="_Toc304980872"/>
      <w:bookmarkStart w:id="206" w:name="_Toc305658534"/>
      <w:bookmarkStart w:id="207" w:name="_Toc317240278"/>
      <w:bookmarkStart w:id="208" w:name="_Toc317512219"/>
      <w:bookmarkStart w:id="209" w:name="_Toc317671147"/>
      <w:bookmarkStart w:id="210" w:name="_Toc317895897"/>
      <w:bookmarkStart w:id="211" w:name="_Toc317971729"/>
      <w:bookmarkStart w:id="212" w:name="_Toc317971865"/>
      <w:bookmarkStart w:id="213" w:name="_Toc318369882"/>
      <w:bookmarkStart w:id="214" w:name="_Toc319071066"/>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r>
        <w:rPr>
          <w:rFonts w:hint="eastAsia"/>
        </w:rPr>
        <w:t>粮仓  granary</w:t>
      </w:r>
    </w:p>
    <w:p w:rsidR="00134C77" w:rsidRDefault="00134C77">
      <w:pPr>
        <w:pStyle w:val="aff6"/>
        <w:rPr>
          <w:rFonts w:hAnsi="宋体" w:cs="黑体" w:hint="eastAsia"/>
          <w:szCs w:val="21"/>
        </w:rPr>
      </w:pPr>
      <w:r>
        <w:rPr>
          <w:rFonts w:hAnsi="宋体" w:cs="黑体" w:hint="eastAsia"/>
          <w:szCs w:val="21"/>
        </w:rPr>
        <w:t>用于储存粮食或油料且满足储粮功能要求的建筑物。</w:t>
      </w:r>
    </w:p>
    <w:p w:rsidR="00134C77" w:rsidRDefault="00134C77" w:rsidP="00C9468C">
      <w:pPr>
        <w:pStyle w:val="a6"/>
        <w:spacing w:before="156" w:after="156"/>
        <w:rPr>
          <w:rFonts w:hint="eastAsia"/>
        </w:rPr>
      </w:pPr>
      <w:bookmarkStart w:id="215" w:name="_Toc317240279"/>
      <w:bookmarkStart w:id="216" w:name="_Toc317512220"/>
      <w:bookmarkStart w:id="217" w:name="_Toc317671148"/>
      <w:bookmarkStart w:id="218" w:name="_Toc317895898"/>
      <w:bookmarkEnd w:id="215"/>
      <w:bookmarkEnd w:id="216"/>
      <w:bookmarkEnd w:id="217"/>
      <w:bookmarkEnd w:id="218"/>
      <w:r>
        <w:rPr>
          <w:rFonts w:hint="eastAsia"/>
        </w:rPr>
        <w:t>房式仓  house type warehouse</w:t>
      </w:r>
    </w:p>
    <w:p w:rsidR="00134C77" w:rsidRDefault="00134C77">
      <w:pPr>
        <w:pStyle w:val="aff6"/>
        <w:rPr>
          <w:rFonts w:hint="eastAsia"/>
          <w:color w:val="000000"/>
        </w:rPr>
      </w:pPr>
      <w:r>
        <w:rPr>
          <w:rFonts w:hAnsi="宋体" w:cs="黑体" w:hint="eastAsia"/>
          <w:color w:val="000000"/>
          <w:szCs w:val="21"/>
        </w:rPr>
        <w:t>外</w:t>
      </w:r>
      <w:r>
        <w:rPr>
          <w:rFonts w:hint="eastAsia"/>
          <w:color w:val="000000"/>
        </w:rPr>
        <w:t>形如房屋的粮仓，包括平房仓、高大平房仓、楼房仓。</w:t>
      </w:r>
    </w:p>
    <w:p w:rsidR="00134C77" w:rsidRPr="000676E0" w:rsidRDefault="00134C77" w:rsidP="00C9468C">
      <w:pPr>
        <w:pStyle w:val="a1"/>
        <w:spacing w:before="156" w:after="156"/>
        <w:rPr>
          <w:rFonts w:hint="eastAsia"/>
        </w:rPr>
      </w:pPr>
      <w:bookmarkStart w:id="219" w:name="_Toc317671149"/>
      <w:bookmarkStart w:id="220" w:name="_Toc317895899"/>
      <w:bookmarkEnd w:id="219"/>
      <w:bookmarkEnd w:id="220"/>
      <w:r w:rsidRPr="000676E0">
        <w:rPr>
          <w:rFonts w:hint="eastAsia"/>
        </w:rPr>
        <w:t>平房仓 horizontal warehouse</w:t>
      </w:r>
    </w:p>
    <w:p w:rsidR="00134C77" w:rsidRDefault="00134C77">
      <w:pPr>
        <w:pStyle w:val="aff6"/>
        <w:rPr>
          <w:rFonts w:hint="eastAsia"/>
          <w:color w:val="000000"/>
        </w:rPr>
      </w:pPr>
      <w:r>
        <w:rPr>
          <w:rFonts w:hint="eastAsia"/>
          <w:color w:val="000000"/>
        </w:rPr>
        <w:t>楼房仓和高大平房仓以外的房式仓。</w:t>
      </w:r>
    </w:p>
    <w:p w:rsidR="00134C77" w:rsidRDefault="00134C77" w:rsidP="00C9468C">
      <w:pPr>
        <w:pStyle w:val="a1"/>
        <w:spacing w:before="156" w:after="156"/>
        <w:rPr>
          <w:rFonts w:hint="eastAsia"/>
        </w:rPr>
      </w:pPr>
      <w:bookmarkStart w:id="221" w:name="_Toc286825434"/>
      <w:bookmarkStart w:id="222" w:name="_Toc304299055"/>
      <w:bookmarkStart w:id="223" w:name="_Toc304980873"/>
      <w:bookmarkStart w:id="224" w:name="_Toc305658535"/>
      <w:bookmarkStart w:id="225" w:name="_Toc317671150"/>
      <w:bookmarkStart w:id="226" w:name="_Toc317895900"/>
      <w:bookmarkEnd w:id="221"/>
      <w:bookmarkEnd w:id="222"/>
      <w:bookmarkEnd w:id="223"/>
      <w:bookmarkEnd w:id="224"/>
      <w:bookmarkEnd w:id="225"/>
      <w:bookmarkEnd w:id="226"/>
      <w:r>
        <w:rPr>
          <w:rFonts w:hint="eastAsia"/>
        </w:rPr>
        <w:t>高大平房仓  large size</w:t>
      </w:r>
      <w:r>
        <w:rPr>
          <w:rFonts w:hint="eastAsia"/>
          <w:kern w:val="2"/>
        </w:rPr>
        <w:t xml:space="preserve"> horizontal warehouse</w:t>
      </w:r>
    </w:p>
    <w:p w:rsidR="00134C77" w:rsidRDefault="00134C77">
      <w:pPr>
        <w:pStyle w:val="aff6"/>
        <w:rPr>
          <w:rFonts w:hint="eastAsia"/>
          <w:color w:val="000000"/>
        </w:rPr>
      </w:pPr>
      <w:r w:rsidRPr="005F6B3F">
        <w:rPr>
          <w:rFonts w:hint="eastAsia"/>
          <w:color w:val="000000"/>
        </w:rPr>
        <w:t>仓房跨度</w:t>
      </w:r>
      <w:smartTag w:uri="urn:schemas-microsoft-com:office:smarttags" w:element="chmetcnv">
        <w:smartTagPr>
          <w:attr w:name="UnitName" w:val="m"/>
          <w:attr w:name="SourceValue" w:val="21"/>
          <w:attr w:name="HasSpace" w:val="True"/>
          <w:attr w:name="Negative" w:val="False"/>
          <w:attr w:name="NumberType" w:val="1"/>
          <w:attr w:name="TCSC" w:val="0"/>
        </w:smartTagPr>
        <w:r w:rsidRPr="005F6B3F">
          <w:rPr>
            <w:rFonts w:hint="eastAsia"/>
            <w:color w:val="000000"/>
          </w:rPr>
          <w:t>21 m</w:t>
        </w:r>
      </w:smartTag>
      <w:r w:rsidRPr="005F6B3F">
        <w:rPr>
          <w:rFonts w:hint="eastAsia"/>
          <w:color w:val="000000"/>
        </w:rPr>
        <w:t>以上，且可堆粮高度达</w:t>
      </w:r>
      <w:smartTag w:uri="urn:schemas-microsoft-com:office:smarttags" w:element="chmetcnv">
        <w:smartTagPr>
          <w:attr w:name="UnitName" w:val="m"/>
          <w:attr w:name="SourceValue" w:val="6"/>
          <w:attr w:name="HasSpace" w:val="True"/>
          <w:attr w:name="Negative" w:val="False"/>
          <w:attr w:name="NumberType" w:val="1"/>
          <w:attr w:name="TCSC" w:val="0"/>
        </w:smartTagPr>
        <w:r w:rsidRPr="005F6B3F">
          <w:rPr>
            <w:rFonts w:hint="eastAsia"/>
            <w:color w:val="000000"/>
          </w:rPr>
          <w:t>6 m</w:t>
        </w:r>
      </w:smartTag>
      <w:r w:rsidRPr="005F6B3F">
        <w:rPr>
          <w:rFonts w:hint="eastAsia"/>
          <w:color w:val="000000"/>
        </w:rPr>
        <w:t>以上的房式仓。</w:t>
      </w:r>
    </w:p>
    <w:p w:rsidR="00134C77" w:rsidRDefault="00134C77" w:rsidP="00C9468C">
      <w:pPr>
        <w:pStyle w:val="a1"/>
        <w:spacing w:before="156" w:after="156"/>
        <w:rPr>
          <w:rFonts w:hint="eastAsia"/>
        </w:rPr>
      </w:pPr>
      <w:bookmarkStart w:id="227" w:name="_Toc317671151"/>
      <w:bookmarkStart w:id="228" w:name="_Toc317895901"/>
      <w:bookmarkEnd w:id="227"/>
      <w:bookmarkEnd w:id="228"/>
      <w:r>
        <w:rPr>
          <w:rFonts w:hint="eastAsia"/>
        </w:rPr>
        <w:t xml:space="preserve">楼房仓  </w:t>
      </w:r>
      <w:r>
        <w:rPr>
          <w:rFonts w:hAnsi="宋体" w:hint="eastAsia"/>
        </w:rPr>
        <w:t xml:space="preserve">multi-storied </w:t>
      </w:r>
      <w:r>
        <w:rPr>
          <w:rFonts w:hint="eastAsia"/>
          <w:kern w:val="2"/>
        </w:rPr>
        <w:t>warehouse</w:t>
      </w:r>
    </w:p>
    <w:p w:rsidR="00134C77" w:rsidRDefault="00134C77">
      <w:pPr>
        <w:pStyle w:val="aff6"/>
        <w:rPr>
          <w:rFonts w:hint="eastAsia"/>
          <w:color w:val="000000"/>
        </w:rPr>
      </w:pPr>
      <w:r>
        <w:rPr>
          <w:rFonts w:hint="eastAsia"/>
          <w:color w:val="000000"/>
        </w:rPr>
        <w:t>多层的房式仓。</w:t>
      </w:r>
    </w:p>
    <w:p w:rsidR="00134C77" w:rsidRDefault="00134C77" w:rsidP="00C9468C">
      <w:pPr>
        <w:pStyle w:val="a6"/>
        <w:spacing w:before="156" w:after="156"/>
        <w:rPr>
          <w:rFonts w:hint="eastAsia"/>
        </w:rPr>
      </w:pPr>
      <w:bookmarkStart w:id="229" w:name="_Toc317240280"/>
      <w:bookmarkStart w:id="230" w:name="_Toc286825435"/>
      <w:bookmarkStart w:id="231" w:name="_Toc304299056"/>
      <w:bookmarkStart w:id="232" w:name="_Toc304980874"/>
      <w:bookmarkStart w:id="233" w:name="_Toc305658536"/>
      <w:bookmarkStart w:id="234" w:name="_Toc317240281"/>
      <w:bookmarkStart w:id="235" w:name="_Toc317512221"/>
      <w:bookmarkStart w:id="236" w:name="_Toc317671152"/>
      <w:bookmarkStart w:id="237" w:name="_Toc317895902"/>
      <w:bookmarkEnd w:id="229"/>
      <w:bookmarkEnd w:id="230"/>
      <w:bookmarkEnd w:id="231"/>
      <w:bookmarkEnd w:id="232"/>
      <w:bookmarkEnd w:id="233"/>
      <w:bookmarkEnd w:id="234"/>
      <w:bookmarkEnd w:id="235"/>
      <w:bookmarkEnd w:id="236"/>
      <w:bookmarkEnd w:id="237"/>
      <w:r>
        <w:rPr>
          <w:rFonts w:hint="eastAsia"/>
        </w:rPr>
        <w:t xml:space="preserve">筒式仓  </w:t>
      </w:r>
      <w:r>
        <w:t>vertical</w:t>
      </w:r>
      <w:r>
        <w:rPr>
          <w:rFonts w:hint="eastAsia"/>
        </w:rPr>
        <w:t xml:space="preserve"> silos</w:t>
      </w:r>
    </w:p>
    <w:p w:rsidR="00134C77" w:rsidRDefault="00134C77">
      <w:pPr>
        <w:pStyle w:val="aff6"/>
        <w:rPr>
          <w:rFonts w:hint="eastAsia"/>
        </w:rPr>
      </w:pPr>
      <w:r>
        <w:rPr>
          <w:rFonts w:hAnsi="宋体" w:cs="黑体" w:hint="eastAsia"/>
          <w:szCs w:val="21"/>
        </w:rPr>
        <w:t>外形如筒状的粮仓</w:t>
      </w:r>
      <w:r>
        <w:rPr>
          <w:rFonts w:hint="eastAsia"/>
        </w:rPr>
        <w:t>。</w:t>
      </w:r>
    </w:p>
    <w:p w:rsidR="00134C77" w:rsidRDefault="00134C77" w:rsidP="00C9468C">
      <w:pPr>
        <w:pStyle w:val="a1"/>
        <w:spacing w:before="156" w:after="156"/>
        <w:rPr>
          <w:rFonts w:hint="eastAsia"/>
        </w:rPr>
      </w:pPr>
      <w:r>
        <w:rPr>
          <w:rFonts w:hint="eastAsia"/>
        </w:rPr>
        <w:t>浅圆仓  squat silo</w:t>
      </w:r>
    </w:p>
    <w:p w:rsidR="00134C77" w:rsidRPr="00BB21B1" w:rsidRDefault="00134C77">
      <w:pPr>
        <w:pStyle w:val="aff6"/>
        <w:rPr>
          <w:rFonts w:hint="eastAsia"/>
          <w:color w:val="000000"/>
        </w:rPr>
      </w:pPr>
      <w:r w:rsidRPr="00BB21B1">
        <w:rPr>
          <w:rFonts w:hint="eastAsia"/>
          <w:color w:val="000000"/>
        </w:rPr>
        <w:t>仓内直径一般在</w:t>
      </w:r>
      <w:smartTag w:uri="urn:schemas-microsoft-com:office:smarttags" w:element="chmetcnv">
        <w:smartTagPr>
          <w:attr w:name="UnitName" w:val="m"/>
          <w:attr w:name="SourceValue" w:val="20"/>
          <w:attr w:name="HasSpace" w:val="True"/>
          <w:attr w:name="Negative" w:val="False"/>
          <w:attr w:name="NumberType" w:val="1"/>
          <w:attr w:name="TCSC" w:val="0"/>
        </w:smartTagPr>
        <w:r w:rsidRPr="00BB21B1">
          <w:rPr>
            <w:rFonts w:hint="eastAsia"/>
            <w:color w:val="000000"/>
          </w:rPr>
          <w:t>20 m</w:t>
        </w:r>
      </w:smartTag>
      <w:r w:rsidRPr="00BB21B1">
        <w:rPr>
          <w:rFonts w:hint="eastAsia"/>
          <w:color w:val="000000"/>
        </w:rPr>
        <w:t>以上，仓壁高度与仓内直径之比小于1.5的筒式仓。</w:t>
      </w:r>
    </w:p>
    <w:p w:rsidR="00134C77" w:rsidRDefault="00134C77" w:rsidP="00C9468C">
      <w:pPr>
        <w:pStyle w:val="a1"/>
        <w:spacing w:before="156" w:after="156"/>
        <w:rPr>
          <w:rFonts w:hint="eastAsia"/>
        </w:rPr>
      </w:pPr>
      <w:r>
        <w:rPr>
          <w:rFonts w:hint="eastAsia"/>
        </w:rPr>
        <w:t>立筒仓  silo</w:t>
      </w:r>
    </w:p>
    <w:p w:rsidR="00134C77" w:rsidRDefault="00134C77">
      <w:pPr>
        <w:pStyle w:val="aff6"/>
        <w:rPr>
          <w:rFonts w:hint="eastAsia"/>
        </w:rPr>
      </w:pPr>
      <w:r>
        <w:rPr>
          <w:rFonts w:hint="eastAsia"/>
        </w:rPr>
        <w:t>除浅圆仓之外的的筒式仓。</w:t>
      </w:r>
    </w:p>
    <w:p w:rsidR="00134C77" w:rsidRDefault="00134C77" w:rsidP="00C9468C">
      <w:pPr>
        <w:pStyle w:val="a1"/>
        <w:spacing w:before="156" w:after="156"/>
        <w:rPr>
          <w:rFonts w:hint="eastAsia"/>
        </w:rPr>
      </w:pPr>
      <w:r w:rsidRPr="00352FAD">
        <w:rPr>
          <w:rFonts w:hint="eastAsia"/>
        </w:rPr>
        <w:t>砖圆仓</w:t>
      </w:r>
      <w:r w:rsidRPr="00E1609E">
        <w:rPr>
          <w:rFonts w:hint="eastAsia"/>
          <w:color w:val="FF0000"/>
        </w:rPr>
        <w:t xml:space="preserve">  </w:t>
      </w:r>
      <w:r>
        <w:rPr>
          <w:rFonts w:hint="eastAsia"/>
        </w:rPr>
        <w:t>brick dumpy silo</w:t>
      </w:r>
    </w:p>
    <w:p w:rsidR="00134C77" w:rsidRPr="009565A8" w:rsidRDefault="00134C77">
      <w:pPr>
        <w:pStyle w:val="aff6"/>
        <w:rPr>
          <w:rFonts w:hint="eastAsia"/>
        </w:rPr>
      </w:pPr>
      <w:r>
        <w:rPr>
          <w:rFonts w:hint="eastAsia"/>
        </w:rPr>
        <w:t>砖石结构的圆仓。</w:t>
      </w:r>
    </w:p>
    <w:p w:rsidR="00134C77" w:rsidRDefault="00134C77" w:rsidP="00C9468C">
      <w:pPr>
        <w:pStyle w:val="a6"/>
        <w:spacing w:before="156" w:after="156"/>
        <w:rPr>
          <w:rFonts w:hint="eastAsia"/>
        </w:rPr>
      </w:pPr>
      <w:bookmarkStart w:id="238" w:name="_Toc233010554"/>
      <w:bookmarkStart w:id="239" w:name="_Toc286825230"/>
      <w:bookmarkStart w:id="240" w:name="_Toc286825436"/>
      <w:bookmarkStart w:id="241" w:name="_Toc304299057"/>
      <w:bookmarkStart w:id="242" w:name="_Toc304980875"/>
      <w:bookmarkStart w:id="243" w:name="_Toc305658537"/>
      <w:bookmarkStart w:id="244" w:name="_Toc317240282"/>
      <w:bookmarkStart w:id="245" w:name="_Toc317512222"/>
      <w:bookmarkStart w:id="246" w:name="_Toc317671153"/>
      <w:bookmarkStart w:id="247" w:name="_Toc317895903"/>
      <w:bookmarkStart w:id="248" w:name="_Toc317971730"/>
      <w:bookmarkStart w:id="249" w:name="_Toc317971866"/>
      <w:bookmarkEnd w:id="238"/>
      <w:bookmarkEnd w:id="239"/>
      <w:bookmarkEnd w:id="240"/>
      <w:bookmarkEnd w:id="241"/>
      <w:bookmarkEnd w:id="242"/>
      <w:bookmarkEnd w:id="243"/>
      <w:bookmarkEnd w:id="244"/>
      <w:bookmarkEnd w:id="245"/>
      <w:bookmarkEnd w:id="246"/>
      <w:bookmarkEnd w:id="247"/>
      <w:bookmarkEnd w:id="248"/>
      <w:bookmarkEnd w:id="249"/>
      <w:r>
        <w:rPr>
          <w:rFonts w:hint="eastAsia"/>
        </w:rPr>
        <w:t>地下仓  underground bin</w:t>
      </w:r>
    </w:p>
    <w:p w:rsidR="00134C77" w:rsidRDefault="00134C77">
      <w:pPr>
        <w:pStyle w:val="aff6"/>
        <w:rPr>
          <w:rFonts w:hint="eastAsia"/>
        </w:rPr>
      </w:pPr>
      <w:r w:rsidRPr="005F6B3F">
        <w:rPr>
          <w:rFonts w:hint="eastAsia"/>
          <w:color w:val="000000"/>
        </w:rPr>
        <w:t>仓体的大部或全部建于地下</w:t>
      </w:r>
      <w:r w:rsidRPr="005F6B3F">
        <w:rPr>
          <w:rFonts w:hAnsi="宋体" w:cs="黑体" w:hint="eastAsia"/>
          <w:color w:val="000000"/>
          <w:szCs w:val="21"/>
        </w:rPr>
        <w:t>的粮仓</w:t>
      </w:r>
      <w:r w:rsidRPr="005F6B3F">
        <w:rPr>
          <w:rFonts w:hint="eastAsia"/>
          <w:color w:val="000000"/>
        </w:rPr>
        <w:t>，如岩体地下粮仓（如平洞仓、立洞仓）和土体地下粮仓（如窑洞仓、喇叭仓）等。</w:t>
      </w:r>
    </w:p>
    <w:p w:rsidR="00134C77" w:rsidRPr="00940584" w:rsidRDefault="00134C77" w:rsidP="00C9468C">
      <w:pPr>
        <w:pStyle w:val="a5"/>
        <w:rPr>
          <w:rFonts w:hint="eastAsia"/>
        </w:rPr>
      </w:pPr>
      <w:bookmarkStart w:id="250" w:name="_Toc233010555"/>
      <w:bookmarkStart w:id="251" w:name="_Toc286825231"/>
      <w:bookmarkStart w:id="252" w:name="_Toc286825437"/>
      <w:bookmarkStart w:id="253" w:name="_Toc286825232"/>
      <w:bookmarkStart w:id="254" w:name="_Toc286825438"/>
      <w:bookmarkStart w:id="255" w:name="_Toc233010556"/>
      <w:bookmarkStart w:id="256" w:name="_Toc286825234"/>
      <w:bookmarkStart w:id="257" w:name="_Toc286825440"/>
      <w:bookmarkStart w:id="258" w:name="_Toc304299058"/>
      <w:bookmarkStart w:id="259" w:name="_Toc304980876"/>
      <w:bookmarkStart w:id="260" w:name="_Toc305658538"/>
      <w:bookmarkStart w:id="261" w:name="_Toc317240283"/>
      <w:bookmarkStart w:id="262" w:name="_Toc317512223"/>
      <w:bookmarkStart w:id="263" w:name="_Toc317671154"/>
      <w:bookmarkStart w:id="264" w:name="_Toc317895904"/>
      <w:bookmarkStart w:id="265" w:name="_Toc317971731"/>
      <w:bookmarkStart w:id="266" w:name="_Toc317971867"/>
      <w:bookmarkStart w:id="267" w:name="_Toc318369883"/>
      <w:bookmarkStart w:id="268" w:name="_Toc319071067"/>
      <w:bookmarkStart w:id="269" w:name="_Toc286825233"/>
      <w:bookmarkStart w:id="270" w:name="_Toc286825439"/>
      <w:bookmarkStart w:id="271" w:name="_Toc299720491"/>
      <w:bookmarkStart w:id="272" w:name="_Toc304299059"/>
      <w:bookmarkStart w:id="273" w:name="_Toc304980877"/>
      <w:bookmarkStart w:id="274" w:name="_Toc305658539"/>
      <w:bookmarkStart w:id="275" w:name="_Toc317240284"/>
      <w:bookmarkStart w:id="276" w:name="_Toc317512224"/>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r w:rsidRPr="00940584">
        <w:rPr>
          <w:rFonts w:hint="eastAsia"/>
        </w:rPr>
        <w:t>土堤仓  bunker storage</w:t>
      </w:r>
      <w:bookmarkEnd w:id="269"/>
      <w:bookmarkEnd w:id="270"/>
      <w:bookmarkEnd w:id="271"/>
      <w:bookmarkEnd w:id="272"/>
      <w:bookmarkEnd w:id="273"/>
      <w:bookmarkEnd w:id="274"/>
      <w:bookmarkEnd w:id="275"/>
      <w:bookmarkEnd w:id="276"/>
    </w:p>
    <w:p w:rsidR="00134C77" w:rsidRDefault="00134C77">
      <w:pPr>
        <w:pStyle w:val="aff6"/>
        <w:rPr>
          <w:rFonts w:hAnsi="宋体" w:hint="eastAsia"/>
          <w:color w:val="000000"/>
          <w:szCs w:val="21"/>
        </w:rPr>
      </w:pPr>
      <w:r w:rsidRPr="005F6B3F">
        <w:rPr>
          <w:rFonts w:hAnsi="宋体" w:hint="eastAsia"/>
          <w:color w:val="000000"/>
          <w:szCs w:val="21"/>
        </w:rPr>
        <w:t>四周用土</w:t>
      </w:r>
      <w:r>
        <w:rPr>
          <w:rFonts w:hAnsi="宋体" w:hint="eastAsia"/>
          <w:color w:val="000000"/>
          <w:szCs w:val="21"/>
        </w:rPr>
        <w:t>或水泥</w:t>
      </w:r>
      <w:r w:rsidRPr="005F6B3F">
        <w:rPr>
          <w:rFonts w:hAnsi="宋体" w:hint="eastAsia"/>
          <w:color w:val="000000"/>
          <w:szCs w:val="21"/>
        </w:rPr>
        <w:t>筑堤，堆底及四周用防水篷布等材料铺垫，入粮后覆蓬布等防水材料的简易储粮设施</w:t>
      </w:r>
      <w:r>
        <w:rPr>
          <w:rFonts w:hAnsi="宋体" w:hint="eastAsia"/>
          <w:color w:val="000000"/>
          <w:szCs w:val="21"/>
        </w:rPr>
        <w:t>。</w:t>
      </w:r>
    </w:p>
    <w:p w:rsidR="00134C77" w:rsidRPr="00B73990" w:rsidRDefault="00134C77" w:rsidP="00C9468C">
      <w:pPr>
        <w:pStyle w:val="a5"/>
        <w:rPr>
          <w:rFonts w:hint="eastAsia"/>
        </w:rPr>
      </w:pPr>
      <w:bookmarkStart w:id="277" w:name="_Toc317240285"/>
      <w:bookmarkStart w:id="278" w:name="_Toc317512225"/>
      <w:bookmarkStart w:id="279" w:name="_Toc317671155"/>
      <w:bookmarkStart w:id="280" w:name="_Toc317895905"/>
      <w:bookmarkStart w:id="281" w:name="_Toc317971732"/>
      <w:bookmarkStart w:id="282" w:name="_Toc317971868"/>
      <w:bookmarkStart w:id="283" w:name="_Toc318369884"/>
      <w:bookmarkStart w:id="284" w:name="_Toc319071068"/>
      <w:bookmarkStart w:id="285" w:name="_Toc317240286"/>
      <w:bookmarkStart w:id="286" w:name="_Toc317512226"/>
      <w:bookmarkStart w:id="287" w:name="_Toc317671156"/>
      <w:bookmarkStart w:id="288" w:name="_Toc317895906"/>
      <w:bookmarkStart w:id="289" w:name="_Toc317971733"/>
      <w:bookmarkEnd w:id="277"/>
      <w:bookmarkEnd w:id="278"/>
      <w:bookmarkEnd w:id="279"/>
      <w:bookmarkEnd w:id="280"/>
      <w:bookmarkEnd w:id="281"/>
      <w:bookmarkEnd w:id="282"/>
      <w:bookmarkEnd w:id="283"/>
      <w:bookmarkEnd w:id="284"/>
      <w:r w:rsidRPr="00B73990">
        <w:rPr>
          <w:rFonts w:hint="eastAsia"/>
        </w:rPr>
        <w:t>科学储粮</w:t>
      </w:r>
      <w:bookmarkEnd w:id="285"/>
      <w:r w:rsidRPr="00B73990">
        <w:rPr>
          <w:rFonts w:hint="eastAsia"/>
        </w:rPr>
        <w:t xml:space="preserve"> scientific grain storage</w:t>
      </w:r>
      <w:bookmarkEnd w:id="286"/>
      <w:bookmarkEnd w:id="287"/>
      <w:bookmarkEnd w:id="288"/>
      <w:bookmarkEnd w:id="289"/>
    </w:p>
    <w:p w:rsidR="00134C77" w:rsidRPr="003829D9" w:rsidRDefault="00134C77">
      <w:pPr>
        <w:pStyle w:val="aff6"/>
        <w:rPr>
          <w:rFonts w:hAnsi="宋体" w:hint="eastAsia"/>
          <w:szCs w:val="21"/>
        </w:rPr>
      </w:pPr>
      <w:r>
        <w:rPr>
          <w:rFonts w:hAnsi="宋体" w:hint="eastAsia"/>
          <w:szCs w:val="21"/>
        </w:rPr>
        <w:t>根据储粮生态条件，合理采用通风、压盖、密闭、控温、计算机粮情测控、改变粮堆气体成分、综合治理储粮害虫等技术措施，实现低温、准低温储藏、气调储藏，有效保持储粮品质，减少储粮化学药剂的使用，降低储粮业务的能耗与储粮成本，确保储粮安全的技术行为。</w:t>
      </w:r>
    </w:p>
    <w:p w:rsidR="00134C77" w:rsidRPr="00C9468C" w:rsidRDefault="00134C77" w:rsidP="00C9468C">
      <w:pPr>
        <w:pStyle w:val="a6"/>
        <w:spacing w:before="156" w:after="156"/>
        <w:rPr>
          <w:rFonts w:hint="eastAsia"/>
        </w:rPr>
      </w:pPr>
      <w:bookmarkStart w:id="290" w:name="_Toc233010557"/>
      <w:bookmarkStart w:id="291" w:name="_Toc286825235"/>
      <w:bookmarkStart w:id="292" w:name="_Toc286825441"/>
      <w:bookmarkStart w:id="293" w:name="_Toc304299060"/>
      <w:bookmarkStart w:id="294" w:name="_Toc304980878"/>
      <w:bookmarkStart w:id="295" w:name="_Toc305658540"/>
      <w:bookmarkStart w:id="296" w:name="_Toc317240287"/>
      <w:bookmarkStart w:id="297" w:name="_Toc317512227"/>
      <w:bookmarkStart w:id="298" w:name="_Toc317671157"/>
      <w:bookmarkStart w:id="299" w:name="_Toc317895907"/>
      <w:bookmarkStart w:id="300" w:name="_Toc317971734"/>
      <w:bookmarkStart w:id="301" w:name="_Toc317971869"/>
      <w:bookmarkEnd w:id="290"/>
      <w:bookmarkEnd w:id="291"/>
      <w:bookmarkEnd w:id="292"/>
      <w:bookmarkEnd w:id="293"/>
      <w:bookmarkEnd w:id="294"/>
      <w:bookmarkEnd w:id="295"/>
      <w:bookmarkEnd w:id="296"/>
      <w:bookmarkEnd w:id="297"/>
      <w:bookmarkEnd w:id="298"/>
      <w:bookmarkEnd w:id="299"/>
      <w:bookmarkEnd w:id="300"/>
      <w:bookmarkEnd w:id="301"/>
      <w:r>
        <w:rPr>
          <w:rFonts w:hAnsi="宋体" w:hint="eastAsia"/>
        </w:rPr>
        <w:t xml:space="preserve">低温储藏  </w:t>
      </w:r>
      <w:r>
        <w:rPr>
          <w:rFonts w:hint="eastAsia"/>
        </w:rPr>
        <w:t>low temperature storage</w:t>
      </w:r>
    </w:p>
    <w:p w:rsidR="00134C77" w:rsidRDefault="00134C77">
      <w:pPr>
        <w:pStyle w:val="aff6"/>
        <w:rPr>
          <w:rFonts w:hint="eastAsia"/>
        </w:rPr>
      </w:pPr>
      <w:r>
        <w:rPr>
          <w:rFonts w:hAnsi="宋体" w:hint="eastAsia"/>
        </w:rPr>
        <w:t>粮堆平均温度常年保持在</w:t>
      </w:r>
      <w:smartTag w:uri="urn:schemas-microsoft-com:office:smarttags" w:element="chmetcnv">
        <w:smartTagPr>
          <w:attr w:name="UnitName" w:val="℃"/>
          <w:attr w:name="SourceValue" w:val="15"/>
          <w:attr w:name="HasSpace" w:val="False"/>
          <w:attr w:name="Negative" w:val="False"/>
          <w:attr w:name="NumberType" w:val="1"/>
          <w:attr w:name="TCSC" w:val="0"/>
        </w:smartTagPr>
        <w:r>
          <w:rPr>
            <w:rFonts w:hAnsi="宋体" w:hint="eastAsia"/>
          </w:rPr>
          <w:t>15℃</w:t>
        </w:r>
      </w:smartTag>
      <w:r>
        <w:rPr>
          <w:rFonts w:hAnsi="宋体" w:hint="eastAsia"/>
        </w:rPr>
        <w:t>及以下，局部最高粮温不高于</w:t>
      </w:r>
      <w:smartTag w:uri="urn:schemas-microsoft-com:office:smarttags" w:element="chmetcnv">
        <w:smartTagPr>
          <w:attr w:name="UnitName" w:val="℃"/>
          <w:attr w:name="SourceValue" w:val="20"/>
          <w:attr w:name="HasSpace" w:val="False"/>
          <w:attr w:name="Negative" w:val="False"/>
          <w:attr w:name="NumberType" w:val="1"/>
          <w:attr w:name="TCSC" w:val="0"/>
        </w:smartTagPr>
        <w:r>
          <w:rPr>
            <w:rFonts w:hAnsi="宋体" w:hint="eastAsia"/>
          </w:rPr>
          <w:t>20℃</w:t>
        </w:r>
      </w:smartTag>
      <w:r>
        <w:rPr>
          <w:rFonts w:hAnsi="宋体" w:hint="eastAsia"/>
        </w:rPr>
        <w:t>的储藏方式。</w:t>
      </w:r>
    </w:p>
    <w:p w:rsidR="00134C77" w:rsidRPr="00C9468C" w:rsidRDefault="00134C77" w:rsidP="00C9468C">
      <w:pPr>
        <w:pStyle w:val="a6"/>
        <w:spacing w:before="156" w:after="156"/>
        <w:rPr>
          <w:rFonts w:hint="eastAsia"/>
        </w:rPr>
      </w:pPr>
      <w:bookmarkStart w:id="302" w:name="_Toc174846406"/>
      <w:bookmarkStart w:id="303" w:name="_Toc177397563"/>
      <w:bookmarkStart w:id="304" w:name="_Toc177397620"/>
      <w:bookmarkStart w:id="305" w:name="_Toc177397938"/>
      <w:bookmarkStart w:id="306" w:name="_Toc177397994"/>
      <w:bookmarkStart w:id="307" w:name="_Toc177398049"/>
      <w:bookmarkStart w:id="308" w:name="_Toc177953064"/>
      <w:bookmarkStart w:id="309" w:name="_Toc178126655"/>
      <w:bookmarkStart w:id="310" w:name="_Toc178126920"/>
      <w:bookmarkStart w:id="311" w:name="_Toc178127165"/>
      <w:bookmarkStart w:id="312" w:name="_Toc178928201"/>
      <w:bookmarkStart w:id="313" w:name="_Toc179699252"/>
      <w:bookmarkStart w:id="314" w:name="_Toc179788280"/>
      <w:bookmarkStart w:id="315" w:name="_Toc179788383"/>
      <w:bookmarkStart w:id="316" w:name="_Toc179788455"/>
      <w:bookmarkStart w:id="317" w:name="_Toc185046261"/>
      <w:bookmarkStart w:id="318" w:name="_Toc187690250"/>
      <w:bookmarkStart w:id="319" w:name="_Toc194234969"/>
      <w:bookmarkStart w:id="320" w:name="_Toc194301850"/>
      <w:bookmarkStart w:id="321" w:name="_Toc194301930"/>
      <w:bookmarkStart w:id="322" w:name="_Toc194315173"/>
      <w:bookmarkStart w:id="323" w:name="_Toc194315302"/>
      <w:bookmarkStart w:id="324" w:name="_Toc194457601"/>
      <w:bookmarkStart w:id="325" w:name="_Toc194493781"/>
      <w:bookmarkStart w:id="326" w:name="_Toc194511923"/>
      <w:bookmarkStart w:id="327" w:name="_Toc194661033"/>
      <w:bookmarkStart w:id="328" w:name="_Toc233010558"/>
      <w:bookmarkStart w:id="329" w:name="_Toc286825236"/>
      <w:bookmarkStart w:id="330" w:name="_Toc286825442"/>
      <w:bookmarkStart w:id="331" w:name="_Toc304299061"/>
      <w:bookmarkStart w:id="332" w:name="_Toc304980879"/>
      <w:bookmarkStart w:id="333" w:name="_Toc305658541"/>
      <w:bookmarkStart w:id="334" w:name="_Toc317240288"/>
      <w:bookmarkStart w:id="335" w:name="_Toc317512228"/>
      <w:bookmarkStart w:id="336" w:name="_Toc317671158"/>
      <w:bookmarkStart w:id="337" w:name="_Toc317895908"/>
      <w:bookmarkStart w:id="338" w:name="_Toc317971735"/>
      <w:bookmarkStart w:id="339" w:name="_Toc317971870"/>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r>
        <w:rPr>
          <w:rFonts w:hAnsi="宋体" w:hint="eastAsia"/>
        </w:rPr>
        <w:t xml:space="preserve">准低温储藏  </w:t>
      </w:r>
      <w:r>
        <w:rPr>
          <w:rFonts w:hint="eastAsia"/>
        </w:rPr>
        <w:t>quasi-low temperature storage</w:t>
      </w:r>
    </w:p>
    <w:p w:rsidR="00134C77" w:rsidRDefault="00134C77">
      <w:pPr>
        <w:pStyle w:val="aff6"/>
        <w:rPr>
          <w:rFonts w:hAnsi="宋体" w:hint="eastAsia"/>
        </w:rPr>
      </w:pPr>
      <w:r>
        <w:rPr>
          <w:rFonts w:hAnsi="宋体" w:hint="eastAsia"/>
        </w:rPr>
        <w:t>粮堆平均粮温常年保持在</w:t>
      </w:r>
      <w:smartTag w:uri="urn:schemas-microsoft-com:office:smarttags" w:element="chmetcnv">
        <w:smartTagPr>
          <w:attr w:name="UnitName" w:val="℃"/>
          <w:attr w:name="SourceValue" w:val="20"/>
          <w:attr w:name="HasSpace" w:val="False"/>
          <w:attr w:name="Negative" w:val="False"/>
          <w:attr w:name="NumberType" w:val="1"/>
          <w:attr w:name="TCSC" w:val="0"/>
        </w:smartTagPr>
        <w:r>
          <w:rPr>
            <w:rFonts w:hAnsi="宋体" w:hint="eastAsia"/>
          </w:rPr>
          <w:t>20℃</w:t>
        </w:r>
      </w:smartTag>
      <w:r>
        <w:rPr>
          <w:rFonts w:hAnsi="宋体" w:hint="eastAsia"/>
        </w:rPr>
        <w:t>及以下，局部最高粮温不高于</w:t>
      </w:r>
      <w:smartTag w:uri="urn:schemas-microsoft-com:office:smarttags" w:element="chmetcnv">
        <w:smartTagPr>
          <w:attr w:name="UnitName" w:val="℃"/>
          <w:attr w:name="SourceValue" w:val="25"/>
          <w:attr w:name="HasSpace" w:val="False"/>
          <w:attr w:name="Negative" w:val="False"/>
          <w:attr w:name="NumberType" w:val="1"/>
          <w:attr w:name="TCSC" w:val="0"/>
        </w:smartTagPr>
        <w:r>
          <w:rPr>
            <w:rFonts w:hAnsi="宋体" w:hint="eastAsia"/>
          </w:rPr>
          <w:t>25℃</w:t>
        </w:r>
      </w:smartTag>
      <w:r>
        <w:rPr>
          <w:rFonts w:hAnsi="宋体" w:hint="eastAsia"/>
        </w:rPr>
        <w:t>的储藏方式。</w:t>
      </w:r>
    </w:p>
    <w:p w:rsidR="00134C77" w:rsidRPr="00B163C5" w:rsidRDefault="00134C77" w:rsidP="00C9468C">
      <w:pPr>
        <w:pStyle w:val="a6"/>
        <w:spacing w:before="156" w:after="156"/>
        <w:rPr>
          <w:rFonts w:hint="eastAsia"/>
        </w:rPr>
      </w:pPr>
      <w:bookmarkStart w:id="340" w:name="_Toc317240289"/>
      <w:bookmarkStart w:id="341" w:name="_Toc317512229"/>
      <w:bookmarkStart w:id="342" w:name="_Toc317671159"/>
      <w:bookmarkStart w:id="343" w:name="_Toc317895909"/>
      <w:bookmarkStart w:id="344" w:name="_Toc317971736"/>
      <w:bookmarkStart w:id="345" w:name="_Toc317971871"/>
      <w:bookmarkEnd w:id="340"/>
      <w:bookmarkEnd w:id="341"/>
      <w:bookmarkEnd w:id="342"/>
      <w:bookmarkEnd w:id="343"/>
      <w:bookmarkEnd w:id="344"/>
      <w:bookmarkEnd w:id="345"/>
      <w:r w:rsidRPr="00B163C5">
        <w:rPr>
          <w:rFonts w:hint="eastAsia"/>
        </w:rPr>
        <w:t>气调</w:t>
      </w:r>
      <w:r>
        <w:rPr>
          <w:rFonts w:hint="eastAsia"/>
        </w:rPr>
        <w:t>储藏 controlled atmosphere storage</w:t>
      </w:r>
    </w:p>
    <w:p w:rsidR="00134C77" w:rsidRDefault="00134C77">
      <w:pPr>
        <w:pStyle w:val="aff6"/>
        <w:rPr>
          <w:rFonts w:hAnsi="宋体" w:hint="eastAsia"/>
        </w:rPr>
      </w:pPr>
      <w:r>
        <w:rPr>
          <w:rFonts w:hint="eastAsia"/>
        </w:rPr>
        <w:t>又称气控储藏，在密闭粮堆（油罐）中充入氮气、二氧化碳或采用其他辅助措施改变储藏环境气体成分，</w:t>
      </w:r>
      <w:r w:rsidRPr="008E7808">
        <w:rPr>
          <w:rFonts w:hint="eastAsia"/>
        </w:rPr>
        <w:t>防治虫螨、抑制霉菌和延缓粮油品质</w:t>
      </w:r>
      <w:r w:rsidRPr="00A11210">
        <w:rPr>
          <w:rFonts w:hint="eastAsia"/>
          <w:color w:val="000000"/>
        </w:rPr>
        <w:t>下降</w:t>
      </w:r>
      <w:r>
        <w:rPr>
          <w:rFonts w:hint="eastAsia"/>
          <w:color w:val="000000"/>
        </w:rPr>
        <w:t>的储粮技术</w:t>
      </w:r>
      <w:r w:rsidRPr="008E7808">
        <w:rPr>
          <w:rFonts w:hint="eastAsia"/>
        </w:rPr>
        <w:t>。</w:t>
      </w:r>
    </w:p>
    <w:p w:rsidR="00134C77" w:rsidRDefault="00134C77">
      <w:pPr>
        <w:pStyle w:val="aff6"/>
        <w:rPr>
          <w:rFonts w:hAnsi="宋体" w:hint="eastAsia"/>
        </w:rPr>
      </w:pPr>
    </w:p>
    <w:p w:rsidR="00134C77" w:rsidRDefault="00134C77" w:rsidP="00C9468C">
      <w:pPr>
        <w:pStyle w:val="a5"/>
      </w:pPr>
      <w:bookmarkStart w:id="346" w:name="_Toc194457602"/>
      <w:bookmarkStart w:id="347" w:name="_Toc194493782"/>
      <w:bookmarkStart w:id="348" w:name="_Toc194511924"/>
      <w:bookmarkStart w:id="349" w:name="_Toc194661034"/>
      <w:bookmarkStart w:id="350" w:name="_Toc233010559"/>
      <w:bookmarkStart w:id="351" w:name="_Toc286825237"/>
      <w:bookmarkStart w:id="352" w:name="_Toc286825443"/>
      <w:bookmarkStart w:id="353" w:name="_Toc304299062"/>
      <w:bookmarkStart w:id="354" w:name="_Toc304980880"/>
      <w:bookmarkStart w:id="355" w:name="_Toc305658542"/>
      <w:bookmarkStart w:id="356" w:name="_Toc317240290"/>
      <w:bookmarkStart w:id="357" w:name="_Toc194457603"/>
      <w:bookmarkStart w:id="358" w:name="_Toc194493783"/>
      <w:bookmarkStart w:id="359" w:name="_Toc194511925"/>
      <w:bookmarkStart w:id="360" w:name="_Toc194661035"/>
      <w:bookmarkStart w:id="361" w:name="_Toc233010560"/>
      <w:bookmarkStart w:id="362" w:name="_Toc286825238"/>
      <w:bookmarkStart w:id="363" w:name="_Toc286825444"/>
      <w:bookmarkStart w:id="364" w:name="_Toc317240292"/>
      <w:bookmarkStart w:id="365" w:name="_Toc304299063"/>
      <w:bookmarkStart w:id="366" w:name="_Toc304980881"/>
      <w:bookmarkStart w:id="367" w:name="_Toc305658543"/>
      <w:bookmarkStart w:id="368" w:name="_Toc317240293"/>
      <w:bookmarkStart w:id="369" w:name="_Toc317240294"/>
      <w:bookmarkStart w:id="370" w:name="_Toc317240295"/>
      <w:bookmarkStart w:id="371" w:name="_Toc174846407"/>
      <w:bookmarkStart w:id="372" w:name="_Toc177397564"/>
      <w:bookmarkStart w:id="373" w:name="_Toc177397621"/>
      <w:bookmarkStart w:id="374" w:name="_Toc177397939"/>
      <w:bookmarkStart w:id="375" w:name="_Toc177397995"/>
      <w:bookmarkStart w:id="376" w:name="_Toc177398050"/>
      <w:bookmarkStart w:id="377" w:name="_Toc177953065"/>
      <w:bookmarkStart w:id="378" w:name="_Toc178126656"/>
      <w:bookmarkStart w:id="379" w:name="_Toc178126921"/>
      <w:bookmarkStart w:id="380" w:name="_Toc178127166"/>
      <w:bookmarkStart w:id="381" w:name="_Toc178928202"/>
      <w:bookmarkStart w:id="382" w:name="_Toc179699253"/>
      <w:bookmarkStart w:id="383" w:name="_Toc179788281"/>
      <w:bookmarkStart w:id="384" w:name="_Toc179788384"/>
      <w:bookmarkStart w:id="385" w:name="_Toc179788456"/>
      <w:bookmarkStart w:id="386" w:name="_Toc185046262"/>
      <w:bookmarkStart w:id="387" w:name="_Toc187690251"/>
      <w:bookmarkStart w:id="388" w:name="_Toc194234970"/>
      <w:bookmarkStart w:id="389" w:name="_Toc194301851"/>
      <w:bookmarkStart w:id="390" w:name="_Toc194301931"/>
      <w:bookmarkStart w:id="391" w:name="_Toc194315174"/>
      <w:bookmarkStart w:id="392" w:name="_Toc194315303"/>
      <w:bookmarkStart w:id="393" w:name="_Toc194457604"/>
      <w:bookmarkStart w:id="394" w:name="_Toc194493784"/>
      <w:bookmarkStart w:id="395" w:name="_Toc194511926"/>
      <w:bookmarkStart w:id="396" w:name="_Toc194661036"/>
      <w:bookmarkStart w:id="397" w:name="_Toc233010561"/>
      <w:bookmarkStart w:id="398" w:name="_Toc286825239"/>
      <w:bookmarkStart w:id="399" w:name="_Toc286825445"/>
      <w:bookmarkStart w:id="400" w:name="_Toc304299064"/>
      <w:bookmarkStart w:id="401" w:name="_Toc304980882"/>
      <w:bookmarkStart w:id="402" w:name="_Toc305658544"/>
      <w:bookmarkStart w:id="403" w:name="_Toc177953067"/>
      <w:bookmarkStart w:id="404" w:name="_Toc178126658"/>
      <w:bookmarkStart w:id="405" w:name="_Toc178126923"/>
      <w:bookmarkStart w:id="406" w:name="_Toc178127168"/>
      <w:bookmarkStart w:id="407" w:name="_Toc178928204"/>
      <w:bookmarkStart w:id="408" w:name="_Toc179699255"/>
      <w:bookmarkStart w:id="409" w:name="_Toc179788283"/>
      <w:bookmarkStart w:id="410" w:name="_Toc179788386"/>
      <w:bookmarkStart w:id="411" w:name="_Toc179788458"/>
      <w:bookmarkStart w:id="412" w:name="_Toc185046264"/>
      <w:bookmarkStart w:id="413" w:name="_Toc187690253"/>
      <w:bookmarkStart w:id="414" w:name="_Toc194234972"/>
      <w:bookmarkStart w:id="415" w:name="_Toc194301853"/>
      <w:bookmarkStart w:id="416" w:name="_Toc194301933"/>
      <w:bookmarkStart w:id="417" w:name="_Toc194315176"/>
      <w:bookmarkStart w:id="418" w:name="_Toc194315305"/>
      <w:bookmarkStart w:id="419" w:name="_Toc177953068"/>
      <w:bookmarkStart w:id="420" w:name="_Toc178126659"/>
      <w:bookmarkStart w:id="421" w:name="_Toc178126924"/>
      <w:bookmarkStart w:id="422" w:name="_Toc178127169"/>
      <w:bookmarkStart w:id="423" w:name="_Toc178928205"/>
      <w:bookmarkStart w:id="424" w:name="_Toc179699256"/>
      <w:bookmarkStart w:id="425" w:name="_Toc179788284"/>
      <w:bookmarkStart w:id="426" w:name="_Toc179788387"/>
      <w:bookmarkStart w:id="427" w:name="_Toc179788459"/>
      <w:bookmarkStart w:id="428" w:name="_Toc185046265"/>
      <w:bookmarkStart w:id="429" w:name="_Toc187690254"/>
      <w:bookmarkStart w:id="430" w:name="_Toc194234973"/>
      <w:bookmarkStart w:id="431" w:name="_Toc194301854"/>
      <w:bookmarkStart w:id="432" w:name="_Toc194301934"/>
      <w:bookmarkStart w:id="433" w:name="_Toc194315177"/>
      <w:bookmarkStart w:id="434" w:name="_Toc194315306"/>
      <w:bookmarkStart w:id="435" w:name="_Toc177953069"/>
      <w:bookmarkStart w:id="436" w:name="_Toc178126660"/>
      <w:bookmarkStart w:id="437" w:name="_Toc178126925"/>
      <w:bookmarkStart w:id="438" w:name="_Toc178127170"/>
      <w:bookmarkStart w:id="439" w:name="_Toc178928206"/>
      <w:bookmarkStart w:id="440" w:name="_Toc179699257"/>
      <w:bookmarkStart w:id="441" w:name="_Toc179788285"/>
      <w:bookmarkStart w:id="442" w:name="_Toc179788388"/>
      <w:bookmarkStart w:id="443" w:name="_Toc179788460"/>
      <w:bookmarkStart w:id="444" w:name="_Toc185046266"/>
      <w:bookmarkStart w:id="445" w:name="_Toc187690255"/>
      <w:bookmarkStart w:id="446" w:name="_Toc194234974"/>
      <w:bookmarkStart w:id="447" w:name="_Toc194301855"/>
      <w:bookmarkStart w:id="448" w:name="_Toc194301935"/>
      <w:bookmarkStart w:id="449" w:name="_Toc194315178"/>
      <w:bookmarkStart w:id="450" w:name="_Toc194315307"/>
      <w:bookmarkStart w:id="451" w:name="_Toc194457606"/>
      <w:bookmarkStart w:id="452" w:name="_Toc194493786"/>
      <w:bookmarkStart w:id="453" w:name="_Toc194511928"/>
      <w:bookmarkStart w:id="454" w:name="_Toc194661038"/>
      <w:bookmarkStart w:id="455" w:name="_Toc233010563"/>
      <w:bookmarkStart w:id="456" w:name="_Toc286825241"/>
      <w:bookmarkStart w:id="457" w:name="_Toc286825447"/>
      <w:bookmarkStart w:id="458" w:name="_Toc304299066"/>
      <w:bookmarkStart w:id="459" w:name="_Toc304980884"/>
      <w:bookmarkStart w:id="460" w:name="_Toc305658546"/>
      <w:bookmarkStart w:id="461" w:name="_Toc317240296"/>
      <w:bookmarkStart w:id="462" w:name="_Toc317240297"/>
      <w:bookmarkStart w:id="463" w:name="_Toc177953070"/>
      <w:bookmarkStart w:id="464" w:name="_Toc178126661"/>
      <w:bookmarkStart w:id="465" w:name="_Toc178126926"/>
      <w:bookmarkStart w:id="466" w:name="_Toc178127171"/>
      <w:bookmarkStart w:id="467" w:name="_Toc178928207"/>
      <w:bookmarkStart w:id="468" w:name="_Toc179699258"/>
      <w:bookmarkStart w:id="469" w:name="_Toc179788286"/>
      <w:bookmarkStart w:id="470" w:name="_Toc179788389"/>
      <w:bookmarkStart w:id="471" w:name="_Toc179788461"/>
      <w:bookmarkStart w:id="472" w:name="_Toc185046267"/>
      <w:bookmarkStart w:id="473" w:name="_Toc187690256"/>
      <w:bookmarkStart w:id="474" w:name="_Toc194234975"/>
      <w:bookmarkStart w:id="475" w:name="_Toc194301856"/>
      <w:bookmarkStart w:id="476" w:name="_Toc194301936"/>
      <w:bookmarkStart w:id="477" w:name="_Toc194315179"/>
      <w:bookmarkStart w:id="478" w:name="_Toc194315308"/>
      <w:bookmarkStart w:id="479" w:name="_Toc194457607"/>
      <w:bookmarkStart w:id="480" w:name="_Toc194493787"/>
      <w:bookmarkStart w:id="481" w:name="_Toc194511929"/>
      <w:bookmarkStart w:id="482" w:name="_Toc194661039"/>
      <w:bookmarkStart w:id="483" w:name="_Toc233010564"/>
      <w:bookmarkStart w:id="484" w:name="_Toc286825242"/>
      <w:bookmarkStart w:id="485" w:name="_Toc286825448"/>
      <w:bookmarkStart w:id="486" w:name="_Toc304299067"/>
      <w:bookmarkStart w:id="487" w:name="_Toc317240298"/>
      <w:bookmarkStart w:id="488" w:name="_Toc304980885"/>
      <w:bookmarkStart w:id="489" w:name="_Toc305658547"/>
      <w:bookmarkStart w:id="490" w:name="_Toc317240299"/>
      <w:bookmarkStart w:id="491" w:name="_Toc317240301"/>
      <w:bookmarkStart w:id="492" w:name="_Toc304980886"/>
      <w:bookmarkStart w:id="493" w:name="_Toc305658548"/>
      <w:bookmarkStart w:id="494" w:name="_Toc317240302"/>
      <w:bookmarkStart w:id="495" w:name="_Toc317512230"/>
      <w:bookmarkStart w:id="496" w:name="_Toc317671160"/>
      <w:bookmarkStart w:id="497" w:name="_Toc317895910"/>
      <w:bookmarkStart w:id="498" w:name="_Toc317971737"/>
      <w:bookmarkStart w:id="499" w:name="_Toc317971872"/>
      <w:bookmarkStart w:id="500" w:name="_Toc318369885"/>
      <w:bookmarkStart w:id="501" w:name="_Toc319071069"/>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r>
        <w:rPr>
          <w:rFonts w:hint="eastAsia"/>
        </w:rPr>
        <w:t>膜下环流通风  recirculation ventilation under plastic sheet for grain</w:t>
      </w:r>
    </w:p>
    <w:p w:rsidR="00134C77" w:rsidRDefault="00134C77">
      <w:pPr>
        <w:suppressAutoHyphens/>
        <w:spacing w:before="50" w:after="50"/>
        <w:ind w:firstLine="420"/>
        <w:rPr>
          <w:bCs/>
          <w:noProof/>
          <w:kern w:val="0"/>
          <w:szCs w:val="20"/>
        </w:rPr>
      </w:pPr>
      <w:r>
        <w:rPr>
          <w:rFonts w:hAnsi="宋体"/>
        </w:rPr>
        <w:t>指</w:t>
      </w:r>
      <w:r>
        <w:rPr>
          <w:bCs/>
          <w:noProof/>
          <w:kern w:val="0"/>
          <w:szCs w:val="20"/>
        </w:rPr>
        <w:t>利用环流风机通过布置在密闭压盖的粮堆内的环流管、回流管和通风道进行通风的方式。</w:t>
      </w:r>
    </w:p>
    <w:p w:rsidR="00134C77" w:rsidRDefault="00134C77">
      <w:pPr>
        <w:pStyle w:val="aff6"/>
        <w:rPr>
          <w:rFonts w:ascii="黑体" w:eastAsia="黑体" w:hint="eastAsia"/>
        </w:rPr>
      </w:pPr>
    </w:p>
    <w:p w:rsidR="00134C77" w:rsidRPr="005F6B3F" w:rsidRDefault="00134C77" w:rsidP="00C9468C">
      <w:pPr>
        <w:pStyle w:val="a5"/>
        <w:rPr>
          <w:rFonts w:hint="eastAsia"/>
        </w:rPr>
      </w:pPr>
      <w:bookmarkStart w:id="502" w:name="_Toc318369886"/>
      <w:bookmarkStart w:id="503" w:name="_Toc319071070"/>
      <w:bookmarkEnd w:id="502"/>
      <w:bookmarkEnd w:id="503"/>
      <w:r w:rsidRPr="005F6B3F">
        <w:rPr>
          <w:rFonts w:hint="eastAsia"/>
        </w:rPr>
        <w:t>就仓干燥 in-</w:t>
      </w:r>
      <w:r>
        <w:rPr>
          <w:rFonts w:hint="eastAsia"/>
        </w:rPr>
        <w:t>store</w:t>
      </w:r>
      <w:r w:rsidRPr="005F6B3F">
        <w:rPr>
          <w:rFonts w:hint="eastAsia"/>
        </w:rPr>
        <w:t xml:space="preserve"> drying</w:t>
      </w:r>
    </w:p>
    <w:p w:rsidR="00134C77" w:rsidRPr="005F6B3F" w:rsidRDefault="00134C77">
      <w:pPr>
        <w:pStyle w:val="aff6"/>
        <w:rPr>
          <w:rFonts w:hint="eastAsia"/>
          <w:color w:val="000000"/>
        </w:rPr>
      </w:pPr>
      <w:r w:rsidRPr="0059474B">
        <w:rPr>
          <w:rFonts w:hint="eastAsia"/>
          <w:color w:val="000000"/>
        </w:rPr>
        <w:t>采用机械通风方式干燥在储粮堆的技术。干燥介质为自然空气或加热空气，干燥完成后粮食继续储藏</w:t>
      </w:r>
      <w:r w:rsidRPr="005F6B3F">
        <w:rPr>
          <w:rFonts w:hint="eastAsia"/>
          <w:color w:val="000000"/>
        </w:rPr>
        <w:t>。</w:t>
      </w:r>
    </w:p>
    <w:p w:rsidR="00134C77" w:rsidRDefault="00134C77" w:rsidP="00C9468C">
      <w:pPr>
        <w:pStyle w:val="a5"/>
        <w:rPr>
          <w:rFonts w:hint="eastAsia"/>
        </w:rPr>
      </w:pPr>
      <w:bookmarkStart w:id="504" w:name="_Toc317240303"/>
      <w:bookmarkStart w:id="505" w:name="_Toc317512231"/>
      <w:bookmarkStart w:id="506" w:name="_Toc317671161"/>
      <w:bookmarkStart w:id="507" w:name="_Toc317895911"/>
      <w:bookmarkStart w:id="508" w:name="_Toc317971738"/>
      <w:bookmarkStart w:id="509" w:name="_Toc317971873"/>
      <w:bookmarkStart w:id="510" w:name="_Toc318369887"/>
      <w:bookmarkStart w:id="511" w:name="_Toc319071071"/>
      <w:bookmarkStart w:id="512" w:name="_Toc304980887"/>
      <w:bookmarkStart w:id="513" w:name="_Toc305658549"/>
      <w:bookmarkEnd w:id="504"/>
      <w:bookmarkEnd w:id="505"/>
      <w:bookmarkEnd w:id="506"/>
      <w:bookmarkEnd w:id="507"/>
      <w:bookmarkEnd w:id="508"/>
      <w:bookmarkEnd w:id="509"/>
      <w:bookmarkEnd w:id="510"/>
      <w:bookmarkEnd w:id="511"/>
      <w:bookmarkEnd w:id="512"/>
      <w:bookmarkEnd w:id="513"/>
      <w:r>
        <w:rPr>
          <w:rFonts w:hint="eastAsia"/>
        </w:rPr>
        <w:t xml:space="preserve">组合式多管通风干燥 ventilatoin </w:t>
      </w:r>
      <w:r w:rsidRPr="00BB32A2">
        <w:rPr>
          <w:rFonts w:hAnsi="宋体" w:hint="eastAsia"/>
        </w:rPr>
        <w:t>drying</w:t>
      </w:r>
      <w:r>
        <w:rPr>
          <w:rFonts w:hint="eastAsia"/>
        </w:rPr>
        <w:t xml:space="preserve"> of assembled </w:t>
      </w:r>
      <w:r>
        <w:t>multi</w:t>
      </w:r>
      <w:r>
        <w:rPr>
          <w:rFonts w:hint="eastAsia"/>
        </w:rPr>
        <w:t xml:space="preserve"> airduct </w:t>
      </w:r>
    </w:p>
    <w:p w:rsidR="00134C77" w:rsidRDefault="00134C77">
      <w:pPr>
        <w:pStyle w:val="aff6"/>
        <w:rPr>
          <w:rFonts w:hint="eastAsia"/>
        </w:rPr>
      </w:pPr>
      <w:r>
        <w:rPr>
          <w:rFonts w:hint="eastAsia"/>
        </w:rPr>
        <w:t>由一台风机供风，多根直立（或略倾斜）布置于粮堆内的风管与主风道组合形成的通风系统对高水分粮食进行的就仓干燥。</w:t>
      </w:r>
    </w:p>
    <w:p w:rsidR="00134C77" w:rsidRPr="00BB32A2" w:rsidRDefault="00134C77" w:rsidP="00C9468C">
      <w:pPr>
        <w:pStyle w:val="a5"/>
        <w:rPr>
          <w:rFonts w:hint="eastAsia"/>
        </w:rPr>
      </w:pPr>
      <w:bookmarkStart w:id="514" w:name="_Toc317240304"/>
      <w:bookmarkStart w:id="515" w:name="_Toc317512232"/>
      <w:bookmarkStart w:id="516" w:name="_Toc317671162"/>
      <w:bookmarkStart w:id="517" w:name="_Toc317895912"/>
      <w:bookmarkStart w:id="518" w:name="_Toc317971739"/>
      <w:bookmarkStart w:id="519" w:name="_Toc317971874"/>
      <w:bookmarkStart w:id="520" w:name="_Toc318369888"/>
      <w:bookmarkStart w:id="521" w:name="_Toc319071072"/>
      <w:bookmarkStart w:id="522" w:name="_Toc304980888"/>
      <w:bookmarkEnd w:id="514"/>
      <w:bookmarkEnd w:id="515"/>
      <w:bookmarkEnd w:id="516"/>
      <w:bookmarkEnd w:id="517"/>
      <w:bookmarkEnd w:id="518"/>
      <w:bookmarkEnd w:id="519"/>
      <w:bookmarkEnd w:id="520"/>
      <w:bookmarkEnd w:id="521"/>
      <w:bookmarkEnd w:id="522"/>
      <w:r w:rsidRPr="00BB32A2">
        <w:rPr>
          <w:rFonts w:hint="eastAsia"/>
        </w:rPr>
        <w:t>智能通风</w:t>
      </w:r>
      <w:r w:rsidRPr="00365F9A">
        <w:rPr>
          <w:rFonts w:hint="eastAsia"/>
        </w:rPr>
        <w:t xml:space="preserve">intelligent ventilation </w:t>
      </w:r>
    </w:p>
    <w:p w:rsidR="00134C77" w:rsidRPr="00FA75C0" w:rsidRDefault="00134C77">
      <w:pPr>
        <w:pStyle w:val="aff6"/>
        <w:rPr>
          <w:rFonts w:hint="eastAsia"/>
        </w:rPr>
      </w:pPr>
      <w:r>
        <w:rPr>
          <w:rFonts w:hint="eastAsia"/>
        </w:rPr>
        <w:t>根据通风目的和通风控制数学模型，计算机</w:t>
      </w:r>
      <w:r w:rsidRPr="00FA75C0">
        <w:rPr>
          <w:rFonts w:hint="eastAsia"/>
        </w:rPr>
        <w:t>自动检测</w:t>
      </w:r>
      <w:r>
        <w:rPr>
          <w:rFonts w:hint="eastAsia"/>
        </w:rPr>
        <w:t>粮情和判断通风条件，</w:t>
      </w:r>
      <w:r w:rsidRPr="00FA75C0">
        <w:rPr>
          <w:rFonts w:hint="eastAsia"/>
        </w:rPr>
        <w:t>自动</w:t>
      </w:r>
      <w:r>
        <w:rPr>
          <w:rFonts w:hint="eastAsia"/>
        </w:rPr>
        <w:t>控制通风设备与设施的开启和关停的</w:t>
      </w:r>
      <w:r w:rsidRPr="00FA75C0">
        <w:rPr>
          <w:rFonts w:hint="eastAsia"/>
        </w:rPr>
        <w:t>通风</w:t>
      </w:r>
      <w:r>
        <w:rPr>
          <w:rFonts w:hint="eastAsia"/>
        </w:rPr>
        <w:t>方式</w:t>
      </w:r>
      <w:r w:rsidRPr="00FA75C0">
        <w:rPr>
          <w:rFonts w:hint="eastAsia"/>
        </w:rPr>
        <w:t>。</w:t>
      </w:r>
    </w:p>
    <w:p w:rsidR="00134C77" w:rsidRPr="00BB32A2" w:rsidRDefault="00134C77" w:rsidP="00C9468C">
      <w:pPr>
        <w:pStyle w:val="a5"/>
        <w:rPr>
          <w:rFonts w:hint="eastAsia"/>
        </w:rPr>
      </w:pPr>
      <w:bookmarkStart w:id="523" w:name="_Toc305658550"/>
      <w:bookmarkStart w:id="524" w:name="_Toc317240305"/>
      <w:bookmarkStart w:id="525" w:name="_Toc317512233"/>
      <w:bookmarkStart w:id="526" w:name="_Toc317671163"/>
      <w:bookmarkStart w:id="527" w:name="_Toc317895913"/>
      <w:bookmarkStart w:id="528" w:name="_Toc317971740"/>
      <w:bookmarkStart w:id="529" w:name="_Toc317971875"/>
      <w:bookmarkStart w:id="530" w:name="_Toc318369889"/>
      <w:bookmarkStart w:id="531" w:name="_Toc319071073"/>
      <w:bookmarkEnd w:id="523"/>
      <w:bookmarkEnd w:id="524"/>
      <w:bookmarkEnd w:id="525"/>
      <w:bookmarkEnd w:id="526"/>
      <w:bookmarkEnd w:id="527"/>
      <w:bookmarkEnd w:id="528"/>
      <w:bookmarkEnd w:id="529"/>
      <w:bookmarkEnd w:id="530"/>
      <w:bookmarkEnd w:id="531"/>
      <w:r w:rsidRPr="00BB32A2">
        <w:rPr>
          <w:rFonts w:hint="eastAsia"/>
        </w:rPr>
        <w:t xml:space="preserve">两步干燥 two stage drying </w:t>
      </w:r>
    </w:p>
    <w:p w:rsidR="00134C77" w:rsidRPr="00BB32A2" w:rsidRDefault="00134C77">
      <w:pPr>
        <w:pStyle w:val="aff6"/>
        <w:rPr>
          <w:rFonts w:hint="eastAsia"/>
          <w:color w:val="000000"/>
          <w:szCs w:val="21"/>
        </w:rPr>
      </w:pPr>
      <w:r w:rsidRPr="00BB32A2">
        <w:rPr>
          <w:rFonts w:hint="eastAsia"/>
          <w:color w:val="000000"/>
          <w:szCs w:val="21"/>
        </w:rPr>
        <w:t>一种干燥方式。第一阶段采用机械烘干将粮食水分快速降至18%</w:t>
      </w:r>
      <w:r>
        <w:rPr>
          <w:rFonts w:hint="eastAsia"/>
          <w:color w:val="000000"/>
          <w:szCs w:val="21"/>
        </w:rPr>
        <w:t>或以下</w:t>
      </w:r>
      <w:r w:rsidRPr="00BB32A2">
        <w:rPr>
          <w:rFonts w:hint="eastAsia"/>
          <w:color w:val="000000"/>
          <w:szCs w:val="21"/>
        </w:rPr>
        <w:t>，第二阶段采用机械通风缓速干燥至安全水分，以保持粮食品</w:t>
      </w:r>
      <w:r>
        <w:rPr>
          <w:rFonts w:hint="eastAsia"/>
          <w:color w:val="000000"/>
          <w:szCs w:val="21"/>
        </w:rPr>
        <w:t>质</w:t>
      </w:r>
      <w:r w:rsidRPr="00BB32A2">
        <w:rPr>
          <w:rFonts w:hint="eastAsia"/>
          <w:color w:val="000000"/>
          <w:szCs w:val="21"/>
        </w:rPr>
        <w:t>，降低干燥能耗。</w:t>
      </w:r>
    </w:p>
    <w:p w:rsidR="00134C77" w:rsidRPr="001E44D4" w:rsidRDefault="00134C77">
      <w:pPr>
        <w:pStyle w:val="a4"/>
        <w:rPr>
          <w:rFonts w:hint="eastAsia"/>
        </w:rPr>
      </w:pPr>
      <w:bookmarkStart w:id="532" w:name="_Toc286825243"/>
      <w:bookmarkStart w:id="533" w:name="_Toc286825449"/>
      <w:bookmarkStart w:id="534" w:name="_Toc233010544"/>
      <w:bookmarkStart w:id="535" w:name="_Toc177953071"/>
      <w:bookmarkStart w:id="536" w:name="_Toc178126662"/>
      <w:bookmarkStart w:id="537" w:name="_Toc178126927"/>
      <w:bookmarkStart w:id="538" w:name="_Toc178127172"/>
      <w:bookmarkStart w:id="539" w:name="_Toc178928208"/>
      <w:bookmarkStart w:id="540" w:name="_Toc179699259"/>
      <w:bookmarkStart w:id="541" w:name="_Toc179788287"/>
      <w:bookmarkStart w:id="542" w:name="_Toc179788390"/>
      <w:bookmarkStart w:id="543" w:name="_Toc179788462"/>
      <w:bookmarkStart w:id="544" w:name="_Toc185046268"/>
      <w:bookmarkStart w:id="545" w:name="_Toc187690257"/>
      <w:bookmarkStart w:id="546" w:name="_Toc194234976"/>
      <w:bookmarkStart w:id="547" w:name="_Toc194301857"/>
      <w:bookmarkStart w:id="548" w:name="_Toc194301937"/>
      <w:bookmarkStart w:id="549" w:name="_Toc194315180"/>
      <w:bookmarkStart w:id="550" w:name="_Toc194315309"/>
      <w:bookmarkStart w:id="551" w:name="_Toc194234977"/>
      <w:bookmarkStart w:id="552" w:name="_Toc194301858"/>
      <w:bookmarkStart w:id="553" w:name="_Toc194301938"/>
      <w:bookmarkStart w:id="554" w:name="_Toc194315181"/>
      <w:bookmarkStart w:id="555" w:name="_Toc194315310"/>
      <w:bookmarkStart w:id="556" w:name="_Toc194234978"/>
      <w:bookmarkStart w:id="557" w:name="_Toc194301859"/>
      <w:bookmarkStart w:id="558" w:name="_Toc194301939"/>
      <w:bookmarkStart w:id="559" w:name="_Toc194315182"/>
      <w:bookmarkStart w:id="560" w:name="_Toc194315311"/>
      <w:bookmarkStart w:id="561" w:name="_Toc194234979"/>
      <w:bookmarkStart w:id="562" w:name="_Toc194301860"/>
      <w:bookmarkStart w:id="563" w:name="_Toc194301940"/>
      <w:bookmarkStart w:id="564" w:name="_Toc194315183"/>
      <w:bookmarkStart w:id="565" w:name="_Toc194315312"/>
      <w:bookmarkStart w:id="566" w:name="_Toc194234980"/>
      <w:bookmarkStart w:id="567" w:name="_Toc194301861"/>
      <w:bookmarkStart w:id="568" w:name="_Toc194301941"/>
      <w:bookmarkStart w:id="569" w:name="_Toc194315184"/>
      <w:bookmarkStart w:id="570" w:name="_Toc194315313"/>
      <w:bookmarkStart w:id="571" w:name="_Toc194234981"/>
      <w:bookmarkStart w:id="572" w:name="_Toc194301862"/>
      <w:bookmarkStart w:id="573" w:name="_Toc194301942"/>
      <w:bookmarkStart w:id="574" w:name="_Toc194315185"/>
      <w:bookmarkStart w:id="575" w:name="_Toc194315314"/>
      <w:bookmarkStart w:id="576" w:name="_Toc194301864"/>
      <w:bookmarkStart w:id="577" w:name="_Toc194301944"/>
      <w:bookmarkStart w:id="578" w:name="_Toc194315186"/>
      <w:bookmarkStart w:id="579" w:name="_Toc194315315"/>
      <w:bookmarkStart w:id="580" w:name="_Toc194457608"/>
      <w:bookmarkStart w:id="581" w:name="_Toc194493788"/>
      <w:bookmarkStart w:id="582" w:name="_Toc194511930"/>
      <w:bookmarkStart w:id="583" w:name="_Toc194661040"/>
      <w:bookmarkStart w:id="584" w:name="_Toc233010565"/>
      <w:bookmarkStart w:id="585" w:name="_Toc317512234"/>
      <w:bookmarkStart w:id="586" w:name="_Toc317671164"/>
      <w:bookmarkStart w:id="587" w:name="_Toc317895914"/>
      <w:bookmarkStart w:id="588" w:name="_Toc317971741"/>
      <w:bookmarkStart w:id="589" w:name="_Toc317971876"/>
      <w:bookmarkStart w:id="590" w:name="_Toc318369890"/>
      <w:bookmarkStart w:id="591" w:name="_Toc319071074"/>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r w:rsidRPr="001E44D4">
        <w:rPr>
          <w:rFonts w:hint="eastAsia"/>
        </w:rPr>
        <w:t>各储粮生态区域的特点及粮油储藏的基本要求</w:t>
      </w:r>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p>
    <w:p w:rsidR="00134C77" w:rsidRPr="001E44D4" w:rsidRDefault="00134C77">
      <w:pPr>
        <w:pStyle w:val="a5"/>
        <w:rPr>
          <w:rFonts w:hint="eastAsia"/>
        </w:rPr>
      </w:pPr>
      <w:bookmarkStart w:id="592" w:name="_Toc233010566"/>
      <w:bookmarkStart w:id="593" w:name="_Toc233010568"/>
      <w:bookmarkStart w:id="594" w:name="_Toc233010567"/>
      <w:bookmarkStart w:id="595" w:name="_Toc317512235"/>
      <w:bookmarkStart w:id="596" w:name="_Toc317671165"/>
      <w:bookmarkStart w:id="597" w:name="_Toc317895915"/>
      <w:bookmarkStart w:id="598" w:name="_Toc317971742"/>
      <w:bookmarkStart w:id="599" w:name="_Toc317971877"/>
      <w:bookmarkStart w:id="600" w:name="_Toc318369891"/>
      <w:bookmarkStart w:id="601" w:name="_Toc319071075"/>
      <w:r w:rsidRPr="001E44D4">
        <w:rPr>
          <w:rFonts w:hint="eastAsia"/>
        </w:rPr>
        <w:t>各储粮生态区域的特点</w:t>
      </w:r>
      <w:bookmarkEnd w:id="595"/>
      <w:bookmarkEnd w:id="596"/>
      <w:bookmarkEnd w:id="597"/>
      <w:bookmarkEnd w:id="598"/>
      <w:bookmarkEnd w:id="599"/>
      <w:bookmarkEnd w:id="600"/>
      <w:bookmarkEnd w:id="601"/>
    </w:p>
    <w:p w:rsidR="00134C77" w:rsidRPr="00B91ADC" w:rsidRDefault="00134C77">
      <w:pPr>
        <w:pStyle w:val="affd"/>
        <w:rPr>
          <w:rFonts w:hint="eastAsia"/>
        </w:rPr>
      </w:pPr>
      <w:r w:rsidRPr="00B91ADC">
        <w:rPr>
          <w:rFonts w:hint="eastAsia"/>
        </w:rPr>
        <w:t>根据我国各地的气候环境条件可划分为7个储粮生态区域，各区域主要特点是：第一区，高寒干燥；第二区，低温干燥；第三区，低温高湿；第四区，中温干燥；第五区，中温高湿；第六区，中温低湿；第七区，高温高湿。</w:t>
      </w:r>
    </w:p>
    <w:p w:rsidR="00134C77" w:rsidRPr="00B91ADC" w:rsidRDefault="00134C77">
      <w:pPr>
        <w:pStyle w:val="affd"/>
        <w:rPr>
          <w:rFonts w:hint="eastAsia"/>
        </w:rPr>
      </w:pPr>
      <w:r w:rsidRPr="00B91ADC">
        <w:rPr>
          <w:rFonts w:hint="eastAsia"/>
        </w:rPr>
        <w:t>应将所在粮库范围内的生态条件与附录A对比，确定其实际所处的生态区域。</w:t>
      </w:r>
    </w:p>
    <w:p w:rsidR="00134C77" w:rsidRPr="00B91ADC" w:rsidRDefault="00134C77">
      <w:pPr>
        <w:pStyle w:val="affd"/>
        <w:rPr>
          <w:rFonts w:hint="eastAsia"/>
        </w:rPr>
      </w:pPr>
      <w:r w:rsidRPr="00B91ADC">
        <w:rPr>
          <w:rFonts w:hint="eastAsia"/>
        </w:rPr>
        <w:t>不同储粮生态区域若储粮生态条件相近，科学储粮技术可相互借鉴。</w:t>
      </w:r>
    </w:p>
    <w:p w:rsidR="00134C77" w:rsidRDefault="00134C77">
      <w:pPr>
        <w:pStyle w:val="a5"/>
        <w:rPr>
          <w:rFonts w:hint="eastAsia"/>
        </w:rPr>
      </w:pPr>
      <w:bookmarkStart w:id="602" w:name="_Toc317512236"/>
      <w:bookmarkStart w:id="603" w:name="_Toc317671166"/>
      <w:bookmarkStart w:id="604" w:name="_Toc317895916"/>
      <w:bookmarkStart w:id="605" w:name="_Toc317971743"/>
      <w:bookmarkStart w:id="606" w:name="_Toc317971878"/>
      <w:bookmarkStart w:id="607" w:name="_Toc318369892"/>
      <w:bookmarkStart w:id="608" w:name="_Toc319071076"/>
      <w:r w:rsidRPr="00BF0876">
        <w:rPr>
          <w:rFonts w:hint="eastAsia"/>
        </w:rPr>
        <w:t>粮油储藏的基本要求</w:t>
      </w:r>
      <w:bookmarkEnd w:id="594"/>
      <w:bookmarkEnd w:id="602"/>
      <w:bookmarkEnd w:id="603"/>
      <w:bookmarkEnd w:id="604"/>
      <w:bookmarkEnd w:id="605"/>
      <w:bookmarkEnd w:id="606"/>
      <w:bookmarkEnd w:id="607"/>
      <w:bookmarkEnd w:id="608"/>
    </w:p>
    <w:p w:rsidR="00134C77" w:rsidRPr="00B91ADC" w:rsidRDefault="00134C77">
      <w:pPr>
        <w:pStyle w:val="affd"/>
        <w:rPr>
          <w:rFonts w:hint="eastAsia"/>
        </w:rPr>
      </w:pPr>
      <w:r w:rsidRPr="00B91ADC">
        <w:rPr>
          <w:rFonts w:hint="eastAsia"/>
        </w:rPr>
        <w:t>根据储粮生态条件，具备必要的储藏设施，严格控制入仓粮食与油料质量，采用合理的技术措施，确保储藏安全，减少损失损耗，防止污染，延缓品质下降。</w:t>
      </w:r>
      <w:bookmarkEnd w:id="592"/>
      <w:bookmarkEnd w:id="593"/>
      <w:r w:rsidRPr="00B91ADC">
        <w:rPr>
          <w:rFonts w:hint="eastAsia"/>
        </w:rPr>
        <w:t>符合节能减排，效益优先的原则。</w:t>
      </w:r>
    </w:p>
    <w:p w:rsidR="00134C77" w:rsidRPr="00B91ADC" w:rsidRDefault="00134C77">
      <w:pPr>
        <w:pStyle w:val="affd"/>
        <w:rPr>
          <w:rFonts w:hint="eastAsia"/>
        </w:rPr>
      </w:pPr>
      <w:r w:rsidRPr="00B91ADC">
        <w:rPr>
          <w:rFonts w:hint="eastAsia"/>
        </w:rPr>
        <w:t>超过安全水分标准的粮食与油料应及时将水分含量降到安全范围内。</w:t>
      </w:r>
    </w:p>
    <w:p w:rsidR="00134C77" w:rsidRPr="00B91ADC" w:rsidRDefault="00134C77">
      <w:pPr>
        <w:pStyle w:val="affd"/>
        <w:rPr>
          <w:rFonts w:hint="eastAsia"/>
        </w:rPr>
      </w:pPr>
      <w:r w:rsidRPr="00B91ADC">
        <w:rPr>
          <w:rFonts w:hint="eastAsia"/>
        </w:rPr>
        <w:t>第一区和第二区，应重点防止过度失水影响储粮加工品质并造成质量损失；第三区应重点做好降水和微生物的控制；第四区和第六区，应注意防止虫害感染；第五区和第七区，应重点防止储粮品质下降和有害生物的危害。</w:t>
      </w:r>
    </w:p>
    <w:p w:rsidR="00134C77" w:rsidRPr="00B91ADC" w:rsidRDefault="00134C77">
      <w:pPr>
        <w:pStyle w:val="affd"/>
        <w:rPr>
          <w:rFonts w:hint="eastAsia"/>
        </w:rPr>
      </w:pPr>
      <w:r w:rsidRPr="00B91ADC">
        <w:rPr>
          <w:rFonts w:hint="eastAsia"/>
        </w:rPr>
        <w:t>根据储粮生态区域的特点，优先采用低温、准低温、气调等绿色储粮技术。</w:t>
      </w:r>
    </w:p>
    <w:p w:rsidR="00134C77" w:rsidRPr="00B91ADC" w:rsidRDefault="00134C77">
      <w:pPr>
        <w:pStyle w:val="affd"/>
        <w:rPr>
          <w:rFonts w:hint="eastAsia"/>
        </w:rPr>
      </w:pPr>
      <w:r w:rsidRPr="00B91ADC">
        <w:rPr>
          <w:rFonts w:hint="eastAsia"/>
        </w:rPr>
        <w:t>宜采用节能减排技术，提高仓储效益。</w:t>
      </w:r>
    </w:p>
    <w:p w:rsidR="00134C77" w:rsidRDefault="00134C77">
      <w:pPr>
        <w:pStyle w:val="a5"/>
        <w:rPr>
          <w:rFonts w:hint="eastAsia"/>
        </w:rPr>
      </w:pPr>
      <w:bookmarkStart w:id="609" w:name="_Toc317512237"/>
      <w:bookmarkStart w:id="610" w:name="_Toc317671167"/>
      <w:bookmarkStart w:id="611" w:name="_Toc317895917"/>
      <w:bookmarkStart w:id="612" w:name="_Toc317971744"/>
      <w:bookmarkStart w:id="613" w:name="_Toc317971879"/>
      <w:bookmarkStart w:id="614" w:name="_Toc318369893"/>
      <w:bookmarkStart w:id="615" w:name="_Toc319071077"/>
      <w:r>
        <w:rPr>
          <w:rFonts w:hint="eastAsia"/>
        </w:rPr>
        <w:t>选择储藏技术应考虑的因素</w:t>
      </w:r>
      <w:bookmarkEnd w:id="609"/>
      <w:bookmarkEnd w:id="610"/>
      <w:bookmarkEnd w:id="611"/>
      <w:bookmarkEnd w:id="612"/>
      <w:bookmarkEnd w:id="613"/>
      <w:bookmarkEnd w:id="614"/>
      <w:bookmarkEnd w:id="615"/>
    </w:p>
    <w:p w:rsidR="00134C77" w:rsidRPr="00B91ADC" w:rsidRDefault="00134C77">
      <w:pPr>
        <w:pStyle w:val="affd"/>
        <w:rPr>
          <w:rFonts w:hint="eastAsia"/>
        </w:rPr>
      </w:pPr>
      <w:r w:rsidRPr="00B91ADC">
        <w:rPr>
          <w:rFonts w:hint="eastAsia"/>
        </w:rPr>
        <w:t>粮油储藏过程中应根据以下情况采取适当的储藏技术，达到4.2的要求。</w:t>
      </w:r>
    </w:p>
    <w:p w:rsidR="00134C77" w:rsidRPr="00B91ADC" w:rsidRDefault="00134C77">
      <w:pPr>
        <w:pStyle w:val="affd"/>
        <w:rPr>
          <w:rFonts w:hint="eastAsia"/>
        </w:rPr>
      </w:pPr>
      <w:r w:rsidRPr="00B91ADC">
        <w:rPr>
          <w:rFonts w:hint="eastAsia"/>
        </w:rPr>
        <w:t>所处储粮生态区域的特点。</w:t>
      </w:r>
    </w:p>
    <w:p w:rsidR="00134C77" w:rsidRPr="00B91ADC" w:rsidRDefault="00134C77">
      <w:pPr>
        <w:pStyle w:val="affd"/>
        <w:rPr>
          <w:rFonts w:hint="eastAsia"/>
        </w:rPr>
      </w:pPr>
      <w:r w:rsidRPr="00B91ADC">
        <w:rPr>
          <w:rFonts w:hint="eastAsia"/>
        </w:rPr>
        <w:t>储藏粮食与油料的种类、耐储性、耐热性和感染有害生物状况。</w:t>
      </w:r>
    </w:p>
    <w:p w:rsidR="00134C77" w:rsidRPr="00B91ADC" w:rsidRDefault="00134C77">
      <w:pPr>
        <w:pStyle w:val="affd"/>
        <w:rPr>
          <w:rFonts w:hint="eastAsia"/>
        </w:rPr>
      </w:pPr>
      <w:r w:rsidRPr="00B91ADC">
        <w:rPr>
          <w:rFonts w:hint="eastAsia"/>
        </w:rPr>
        <w:t>粮食与油料的入仓质量，尤其是水分、杂质情况。</w:t>
      </w:r>
    </w:p>
    <w:p w:rsidR="00134C77" w:rsidRDefault="00134C77">
      <w:pPr>
        <w:pStyle w:val="affd"/>
        <w:rPr>
          <w:rFonts w:hint="eastAsia"/>
        </w:rPr>
      </w:pPr>
      <w:r w:rsidRPr="00B91ADC">
        <w:rPr>
          <w:rFonts w:hint="eastAsia"/>
        </w:rPr>
        <w:t>仓储设施及设备性能、储藏温度、湿度、粮堆气体成分和储藏时间等储粮环境条件。</w:t>
      </w:r>
    </w:p>
    <w:p w:rsidR="00134C77" w:rsidRPr="00870A3C" w:rsidRDefault="00134C77">
      <w:pPr>
        <w:pStyle w:val="a4"/>
        <w:rPr>
          <w:rFonts w:hint="eastAsia"/>
        </w:rPr>
      </w:pPr>
      <w:bookmarkStart w:id="616" w:name="_Toc153695467"/>
      <w:bookmarkStart w:id="617" w:name="_Toc165271220"/>
      <w:bookmarkStart w:id="618" w:name="_Toc170116467"/>
      <w:bookmarkStart w:id="619" w:name="_Toc170116511"/>
      <w:bookmarkStart w:id="620" w:name="_Toc170553829"/>
      <w:bookmarkStart w:id="621" w:name="_Toc172093936"/>
      <w:bookmarkStart w:id="622" w:name="_Toc172190418"/>
      <w:bookmarkStart w:id="623" w:name="_Toc172469741"/>
      <w:bookmarkStart w:id="624" w:name="_Toc174431842"/>
      <w:bookmarkStart w:id="625" w:name="_Toc174845999"/>
      <w:bookmarkStart w:id="626" w:name="_Toc174846411"/>
      <w:bookmarkStart w:id="627" w:name="_Toc174848273"/>
      <w:bookmarkStart w:id="628" w:name="_Toc175273014"/>
      <w:bookmarkStart w:id="629" w:name="_Toc175368013"/>
      <w:bookmarkStart w:id="630" w:name="_Toc175535870"/>
      <w:bookmarkStart w:id="631" w:name="_Toc176165828"/>
      <w:bookmarkStart w:id="632" w:name="_Toc177392798"/>
      <w:bookmarkStart w:id="633" w:name="_Toc177397570"/>
      <w:bookmarkStart w:id="634" w:name="_Toc177397627"/>
      <w:bookmarkStart w:id="635" w:name="_Toc177397945"/>
      <w:bookmarkStart w:id="636" w:name="_Toc177398001"/>
      <w:bookmarkStart w:id="637" w:name="_Toc177398056"/>
      <w:bookmarkStart w:id="638" w:name="_Toc177953022"/>
      <w:bookmarkStart w:id="639" w:name="_Toc177953075"/>
      <w:bookmarkStart w:id="640" w:name="_Toc178126666"/>
      <w:bookmarkStart w:id="641" w:name="_Toc178126931"/>
      <w:bookmarkStart w:id="642" w:name="_Toc178127176"/>
      <w:bookmarkStart w:id="643" w:name="_Toc178928212"/>
      <w:bookmarkStart w:id="644" w:name="_Toc179699263"/>
      <w:bookmarkStart w:id="645" w:name="_Toc179788291"/>
      <w:bookmarkStart w:id="646" w:name="_Toc179788394"/>
      <w:bookmarkStart w:id="647" w:name="_Toc179788466"/>
      <w:bookmarkStart w:id="648" w:name="_Toc185046146"/>
      <w:bookmarkStart w:id="649" w:name="_Toc185046272"/>
      <w:bookmarkStart w:id="650" w:name="_Toc187690261"/>
      <w:bookmarkStart w:id="651" w:name="_Toc194234985"/>
      <w:bookmarkStart w:id="652" w:name="_Toc194301867"/>
      <w:bookmarkStart w:id="653" w:name="_Toc194301947"/>
      <w:bookmarkStart w:id="654" w:name="_Toc194315189"/>
      <w:bookmarkStart w:id="655" w:name="_Toc194315318"/>
      <w:bookmarkStart w:id="656" w:name="_Toc194457611"/>
      <w:bookmarkStart w:id="657" w:name="_Toc194493791"/>
      <w:bookmarkStart w:id="658" w:name="_Toc194511933"/>
      <w:bookmarkStart w:id="659" w:name="_Toc194661043"/>
      <w:bookmarkStart w:id="660" w:name="_Toc233010569"/>
      <w:bookmarkStart w:id="661" w:name="_Toc317512238"/>
      <w:bookmarkStart w:id="662" w:name="_Toc317671168"/>
      <w:bookmarkStart w:id="663" w:name="_Toc317895918"/>
      <w:bookmarkStart w:id="664" w:name="_Toc317971745"/>
      <w:bookmarkStart w:id="665" w:name="_Toc317971880"/>
      <w:bookmarkStart w:id="666" w:name="_Toc318369894"/>
      <w:bookmarkStart w:id="667" w:name="_Toc319071078"/>
      <w:r w:rsidRPr="00870A3C">
        <w:rPr>
          <w:rFonts w:hint="eastAsia"/>
        </w:rPr>
        <w:t>仓储设施与设备的基本要求</w:t>
      </w:r>
      <w:bookmarkEnd w:id="656"/>
      <w:bookmarkEnd w:id="657"/>
      <w:bookmarkEnd w:id="658"/>
      <w:bookmarkEnd w:id="659"/>
      <w:bookmarkEnd w:id="660"/>
      <w:bookmarkEnd w:id="661"/>
      <w:bookmarkEnd w:id="662"/>
      <w:bookmarkEnd w:id="663"/>
      <w:bookmarkEnd w:id="664"/>
      <w:bookmarkEnd w:id="665"/>
      <w:bookmarkEnd w:id="666"/>
      <w:bookmarkEnd w:id="667"/>
    </w:p>
    <w:p w:rsidR="00134C77" w:rsidRDefault="00134C77">
      <w:pPr>
        <w:pStyle w:val="a5"/>
        <w:numPr>
          <w:ins w:id="668" w:author="MC SYSTEM" w:date="2012-03-01T09:50:00Z"/>
        </w:numPr>
        <w:rPr>
          <w:rFonts w:hint="eastAsia"/>
        </w:rPr>
      </w:pPr>
      <w:bookmarkStart w:id="669" w:name="_Toc175273015"/>
      <w:bookmarkStart w:id="670" w:name="_Toc175368014"/>
      <w:bookmarkStart w:id="671" w:name="_Toc175535871"/>
      <w:bookmarkStart w:id="672" w:name="_Toc176165829"/>
      <w:bookmarkStart w:id="673" w:name="_Toc177392799"/>
      <w:bookmarkStart w:id="674" w:name="_Toc177397571"/>
      <w:bookmarkStart w:id="675" w:name="_Toc177397628"/>
      <w:bookmarkStart w:id="676" w:name="_Toc177397946"/>
      <w:bookmarkStart w:id="677" w:name="_Toc177398002"/>
      <w:bookmarkStart w:id="678" w:name="_Toc177398057"/>
      <w:bookmarkStart w:id="679" w:name="_Toc177953076"/>
      <w:bookmarkStart w:id="680" w:name="_Toc178126667"/>
      <w:bookmarkStart w:id="681" w:name="_Toc178126932"/>
      <w:bookmarkStart w:id="682" w:name="_Toc178127177"/>
      <w:bookmarkStart w:id="683" w:name="_Toc178928213"/>
      <w:bookmarkStart w:id="684" w:name="_Toc179699264"/>
      <w:bookmarkStart w:id="685" w:name="_Toc179788292"/>
      <w:bookmarkStart w:id="686" w:name="_Toc179788395"/>
      <w:bookmarkStart w:id="687" w:name="_Toc179788467"/>
      <w:bookmarkStart w:id="688" w:name="_Toc185046273"/>
      <w:bookmarkStart w:id="689" w:name="_Toc187690262"/>
      <w:bookmarkStart w:id="690" w:name="_Toc194234986"/>
      <w:bookmarkStart w:id="691" w:name="_Toc194457612"/>
      <w:bookmarkStart w:id="692" w:name="_Toc194493792"/>
      <w:bookmarkStart w:id="693" w:name="_Toc194511934"/>
      <w:bookmarkStart w:id="694" w:name="_Toc194661044"/>
      <w:bookmarkStart w:id="695" w:name="_Toc233010570"/>
      <w:bookmarkStart w:id="696" w:name="_Toc317512239"/>
      <w:bookmarkStart w:id="697" w:name="_Toc317671169"/>
      <w:bookmarkStart w:id="698" w:name="_Toc317895919"/>
      <w:bookmarkStart w:id="699" w:name="_Toc317971746"/>
      <w:bookmarkStart w:id="700" w:name="_Toc317971881"/>
      <w:bookmarkStart w:id="701" w:name="_Toc318369895"/>
      <w:bookmarkStart w:id="702" w:name="_Toc319071079"/>
      <w:r>
        <w:rPr>
          <w:rFonts w:hint="eastAsia"/>
        </w:rPr>
        <w:t>粮仓</w:t>
      </w:r>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r>
        <w:rPr>
          <w:rFonts w:hint="eastAsia"/>
        </w:rPr>
        <w:t>基本要求</w:t>
      </w:r>
      <w:bookmarkEnd w:id="691"/>
      <w:bookmarkEnd w:id="692"/>
      <w:bookmarkEnd w:id="693"/>
      <w:bookmarkEnd w:id="694"/>
      <w:bookmarkEnd w:id="695"/>
      <w:bookmarkEnd w:id="696"/>
      <w:bookmarkEnd w:id="697"/>
      <w:bookmarkEnd w:id="698"/>
      <w:bookmarkEnd w:id="699"/>
      <w:bookmarkEnd w:id="700"/>
      <w:bookmarkEnd w:id="701"/>
      <w:bookmarkEnd w:id="702"/>
    </w:p>
    <w:p w:rsidR="00134C77" w:rsidRPr="00B91ADC" w:rsidRDefault="00134C77">
      <w:pPr>
        <w:pStyle w:val="affd"/>
        <w:rPr>
          <w:rFonts w:hint="eastAsia"/>
        </w:rPr>
      </w:pPr>
      <w:r w:rsidRPr="00B91ADC">
        <w:rPr>
          <w:rFonts w:hint="eastAsia"/>
        </w:rPr>
        <w:t>粮仓应符合</w:t>
      </w:r>
      <w:r w:rsidRPr="00B91ADC">
        <w:t>GB50320、GB50322、GB50057</w:t>
      </w:r>
      <w:r w:rsidRPr="00B91ADC">
        <w:rPr>
          <w:rFonts w:hint="eastAsia"/>
        </w:rPr>
        <w:t>和</w:t>
      </w:r>
      <w:r w:rsidRPr="00B91ADC">
        <w:t>LS8001</w:t>
      </w:r>
      <w:r w:rsidRPr="00B91ADC">
        <w:rPr>
          <w:rFonts w:hint="eastAsia"/>
        </w:rPr>
        <w:t>的规定。仓顶隔热层宜采用憎水珍珠岩或发泡聚氨酯等隔热材料。平房仓气密性应符合</w:t>
      </w:r>
      <w:r w:rsidRPr="00B91ADC">
        <w:t>GB/T 25229</w:t>
      </w:r>
      <w:r w:rsidRPr="00B91ADC">
        <w:rPr>
          <w:rFonts w:hint="eastAsia"/>
        </w:rPr>
        <w:t>的规定，筒式仓气密性应高于平房仓。采用氮气气调储藏时，仓房气密性应符合</w:t>
      </w:r>
      <w:r w:rsidRPr="00B91ADC">
        <w:t>Q/ZCL T8</w:t>
      </w:r>
      <w:r w:rsidRPr="00B91ADC">
        <w:rPr>
          <w:rFonts w:hint="eastAsia"/>
        </w:rPr>
        <w:t>的规定。采用二氧化碳气调储藏时，仓房气密性应符合</w:t>
      </w:r>
      <w:r w:rsidRPr="00B91ADC">
        <w:t>LS/T 1213</w:t>
      </w:r>
      <w:r w:rsidRPr="00B91ADC">
        <w:rPr>
          <w:rFonts w:hint="eastAsia"/>
        </w:rPr>
        <w:t>的规定。</w:t>
      </w:r>
    </w:p>
    <w:p w:rsidR="00134C77" w:rsidRPr="00B91ADC" w:rsidRDefault="00134C77">
      <w:pPr>
        <w:pStyle w:val="affd"/>
        <w:rPr>
          <w:rFonts w:hint="eastAsia"/>
        </w:rPr>
      </w:pPr>
      <w:r w:rsidRPr="00B91ADC">
        <w:rPr>
          <w:rFonts w:hint="eastAsia"/>
        </w:rPr>
        <w:t>应根据储备和中转的需要，建设相应设施，配置相应的设备。</w:t>
      </w:r>
    </w:p>
    <w:p w:rsidR="00134C77" w:rsidRPr="00B91ADC" w:rsidRDefault="00134C77">
      <w:pPr>
        <w:pStyle w:val="affd"/>
        <w:rPr>
          <w:rFonts w:hint="eastAsia"/>
        </w:rPr>
      </w:pPr>
      <w:r w:rsidRPr="00B91ADC">
        <w:rPr>
          <w:rFonts w:hint="eastAsia"/>
        </w:rPr>
        <w:t>粮仓建设应符合建标58和</w:t>
      </w:r>
      <w:r w:rsidRPr="00B91ADC">
        <w:t>LS/T 1211</w:t>
      </w:r>
      <w:r w:rsidRPr="00B91ADC">
        <w:rPr>
          <w:rFonts w:hint="eastAsia"/>
        </w:rPr>
        <w:t>的规定。</w:t>
      </w:r>
    </w:p>
    <w:p w:rsidR="00134C77" w:rsidRPr="00B91ADC" w:rsidRDefault="00134C77">
      <w:pPr>
        <w:pStyle w:val="affd"/>
        <w:rPr>
          <w:rFonts w:hint="eastAsia"/>
        </w:rPr>
      </w:pPr>
      <w:r w:rsidRPr="00B91ADC">
        <w:rPr>
          <w:rFonts w:hint="eastAsia"/>
        </w:rPr>
        <w:t>仓内地面应完好、平整、坚固、防潮。</w:t>
      </w:r>
    </w:p>
    <w:p w:rsidR="00134C77" w:rsidRPr="00B91ADC" w:rsidRDefault="00134C77">
      <w:pPr>
        <w:pStyle w:val="affd"/>
        <w:rPr>
          <w:rFonts w:hint="eastAsia"/>
        </w:rPr>
      </w:pPr>
      <w:r w:rsidRPr="00B91ADC">
        <w:rPr>
          <w:rFonts w:hint="eastAsia"/>
        </w:rPr>
        <w:t>内侧墙面应完好、平整并设防潮层；墙体无裂缝；墙壁与仓顶、相邻墙壁、地面结合处应处理成圆弧形；墙面应按设计仓容量标明装粮线和设置密封槽，设置高度标尺。外表面应为浅色。</w:t>
      </w:r>
    </w:p>
    <w:p w:rsidR="00134C77" w:rsidRPr="00B91ADC" w:rsidRDefault="00134C77">
      <w:pPr>
        <w:pStyle w:val="affd"/>
        <w:rPr>
          <w:rFonts w:hint="eastAsia"/>
        </w:rPr>
      </w:pPr>
      <w:r w:rsidRPr="00B91ADC">
        <w:rPr>
          <w:rFonts w:hint="eastAsia"/>
        </w:rPr>
        <w:t>仓顶应完好，有隔热层和防水层，外表面应为浅色；仓内尽量避免使用支撑柱。顶与仓墙连接牢固；采用自由排水方式的仓顶应有大于3%的坡度；采用集中排水方式时，仓顶檐槽的下水管应设置在仓墙外面。仓内宜设隔热吊顶，吊顶与仓顶的间距应在</w:t>
      </w:r>
      <w:smartTag w:uri="urn:schemas-microsoft-com:office:smarttags" w:element="chmetcnv">
        <w:smartTagPr>
          <w:attr w:name="UnitName" w:val="m"/>
          <w:attr w:name="SourceValue" w:val=".3"/>
          <w:attr w:name="HasSpace" w:val="True"/>
          <w:attr w:name="Negative" w:val="False"/>
          <w:attr w:name="NumberType" w:val="1"/>
          <w:attr w:name="TCSC" w:val="0"/>
        </w:smartTagPr>
        <w:r w:rsidRPr="00B91ADC">
          <w:rPr>
            <w:rFonts w:hint="eastAsia"/>
          </w:rPr>
          <w:t>0.3 m</w:t>
        </w:r>
      </w:smartTag>
      <w:r w:rsidRPr="00B91ADC">
        <w:rPr>
          <w:rFonts w:hint="eastAsia"/>
        </w:rPr>
        <w:t>以上。</w:t>
      </w:r>
    </w:p>
    <w:p w:rsidR="00134C77" w:rsidRPr="00B91ADC" w:rsidRDefault="00134C77">
      <w:pPr>
        <w:pStyle w:val="affd"/>
        <w:rPr>
          <w:rFonts w:hint="eastAsia"/>
        </w:rPr>
      </w:pPr>
      <w:r w:rsidRPr="00B91ADC">
        <w:rPr>
          <w:rFonts w:hint="eastAsia"/>
        </w:rPr>
        <w:t>门窗、通风口结构要严紧并有隔热、密封措施，密封装置应从外部打开。门窗、孔洞处应设防虫线和防鼠雀板、网。</w:t>
      </w:r>
    </w:p>
    <w:p w:rsidR="00134C77" w:rsidRPr="00B91ADC" w:rsidRDefault="00134C77">
      <w:pPr>
        <w:pStyle w:val="affd"/>
        <w:rPr>
          <w:rFonts w:hint="eastAsia"/>
        </w:rPr>
      </w:pPr>
      <w:r w:rsidRPr="00B91ADC">
        <w:rPr>
          <w:rFonts w:hint="eastAsia"/>
        </w:rPr>
        <w:t>仓房内应安装照明灯具，其防尘、防爆和照度的要求如下：</w:t>
      </w:r>
    </w:p>
    <w:p w:rsidR="00134C77" w:rsidRDefault="00134C77">
      <w:pPr>
        <w:pStyle w:val="ab"/>
        <w:tabs>
          <w:tab w:val="num" w:pos="840"/>
        </w:tabs>
        <w:ind w:left="840" w:hanging="420"/>
        <w:rPr>
          <w:rFonts w:hint="eastAsia"/>
        </w:rPr>
      </w:pPr>
      <w:r>
        <w:rPr>
          <w:rFonts w:hint="eastAsia"/>
        </w:rPr>
        <w:t>平房仓照明灯具应符合</w:t>
      </w:r>
      <w:r w:rsidRPr="00940584">
        <w:rPr>
          <w:rFonts w:ascii="Times New Roman" w:eastAsia="黑体"/>
        </w:rPr>
        <w:t>GB 50320</w:t>
      </w:r>
      <w:r>
        <w:rPr>
          <w:rFonts w:hint="eastAsia"/>
        </w:rPr>
        <w:t>的规定。</w:t>
      </w:r>
    </w:p>
    <w:p w:rsidR="00134C77" w:rsidRDefault="00134C77">
      <w:pPr>
        <w:pStyle w:val="ab"/>
        <w:tabs>
          <w:tab w:val="num" w:pos="840"/>
        </w:tabs>
        <w:ind w:left="840" w:hanging="420"/>
        <w:rPr>
          <w:rFonts w:hint="eastAsia"/>
        </w:rPr>
      </w:pPr>
      <w:r>
        <w:rPr>
          <w:rFonts w:hint="eastAsia"/>
        </w:rPr>
        <w:t>钢板筒仓照明灯具应符合</w:t>
      </w:r>
      <w:r w:rsidRPr="00940584">
        <w:rPr>
          <w:rFonts w:ascii="Times New Roman"/>
        </w:rPr>
        <w:t>GB 50322</w:t>
      </w:r>
      <w:r>
        <w:rPr>
          <w:rFonts w:hint="eastAsia"/>
        </w:rPr>
        <w:t>的规定。</w:t>
      </w:r>
    </w:p>
    <w:p w:rsidR="00134C77" w:rsidRDefault="00134C77">
      <w:pPr>
        <w:pStyle w:val="ab"/>
        <w:tabs>
          <w:tab w:val="num" w:pos="840"/>
        </w:tabs>
        <w:ind w:left="840" w:hanging="420"/>
        <w:rPr>
          <w:rFonts w:hint="eastAsia"/>
        </w:rPr>
      </w:pPr>
      <w:r>
        <w:rPr>
          <w:rFonts w:hint="eastAsia"/>
        </w:rPr>
        <w:t>浅圆仓和其他筒仓可参照</w:t>
      </w:r>
      <w:r w:rsidRPr="00940584">
        <w:rPr>
          <w:rFonts w:ascii="Times New Roman"/>
          <w:color w:val="000000"/>
        </w:rPr>
        <w:t>LS 8001</w:t>
      </w:r>
      <w:r>
        <w:rPr>
          <w:rFonts w:hint="eastAsia"/>
        </w:rPr>
        <w:t>的规定安装照明灯具。</w:t>
      </w:r>
    </w:p>
    <w:p w:rsidR="00134C77" w:rsidRDefault="00134C77">
      <w:pPr>
        <w:pStyle w:val="ab"/>
        <w:tabs>
          <w:tab w:val="num" w:pos="840"/>
        </w:tabs>
        <w:ind w:left="840" w:hanging="420"/>
        <w:rPr>
          <w:rFonts w:hint="eastAsia"/>
        </w:rPr>
      </w:pPr>
      <w:r>
        <w:rPr>
          <w:rFonts w:hint="eastAsia"/>
        </w:rPr>
        <w:t>其他仓房可参照</w:t>
      </w:r>
      <w:r w:rsidRPr="00940584">
        <w:rPr>
          <w:rFonts w:ascii="Times New Roman"/>
        </w:rPr>
        <w:t>GB 50320</w:t>
      </w:r>
      <w:r>
        <w:rPr>
          <w:rFonts w:hint="eastAsia"/>
        </w:rPr>
        <w:t>的规定安装照明灯具。</w:t>
      </w:r>
    </w:p>
    <w:p w:rsidR="00134C77" w:rsidRPr="00B91ADC" w:rsidRDefault="00134C77">
      <w:pPr>
        <w:pStyle w:val="affd"/>
        <w:rPr>
          <w:rFonts w:hint="eastAsia"/>
        </w:rPr>
      </w:pPr>
      <w:r w:rsidRPr="00B91ADC">
        <w:t>仓房维修改造</w:t>
      </w:r>
      <w:r w:rsidRPr="00B91ADC">
        <w:rPr>
          <w:rFonts w:hint="eastAsia"/>
        </w:rPr>
        <w:t>按</w:t>
      </w:r>
      <w:hyperlink r:id="rId11" w:tgtFrame="_blank" w:history="1">
        <w:r w:rsidRPr="0024081E">
          <w:t>LS 8004 规定执行</w:t>
        </w:r>
      </w:hyperlink>
      <w:r w:rsidRPr="00B91ADC">
        <w:rPr>
          <w:rFonts w:hint="eastAsia"/>
        </w:rPr>
        <w:t>。</w:t>
      </w:r>
    </w:p>
    <w:p w:rsidR="00134C77" w:rsidRPr="00B91ADC" w:rsidRDefault="00134C77">
      <w:pPr>
        <w:pStyle w:val="affd"/>
        <w:rPr>
          <w:rFonts w:hint="eastAsia"/>
        </w:rPr>
      </w:pPr>
      <w:r w:rsidRPr="00B91ADC">
        <w:rPr>
          <w:rFonts w:hint="eastAsia"/>
        </w:rPr>
        <w:t>仓房隔热处理应符合Q/ZCL T3的要求。</w:t>
      </w:r>
    </w:p>
    <w:p w:rsidR="00134C77" w:rsidRPr="00DB71DC" w:rsidRDefault="00134C77">
      <w:pPr>
        <w:pStyle w:val="a5"/>
        <w:rPr>
          <w:rFonts w:hint="eastAsia"/>
        </w:rPr>
      </w:pPr>
      <w:bookmarkStart w:id="703" w:name="_Toc317512240"/>
      <w:bookmarkStart w:id="704" w:name="_Toc317671170"/>
      <w:bookmarkStart w:id="705" w:name="_Toc317895920"/>
      <w:bookmarkStart w:id="706" w:name="_Toc317971747"/>
      <w:bookmarkStart w:id="707" w:name="_Toc317971882"/>
      <w:bookmarkStart w:id="708" w:name="_Toc318369896"/>
      <w:bookmarkStart w:id="709" w:name="_Toc319071080"/>
      <w:r w:rsidRPr="00DB71DC">
        <w:rPr>
          <w:rFonts w:hint="eastAsia"/>
        </w:rPr>
        <w:t>简易储粮设施</w:t>
      </w:r>
      <w:bookmarkEnd w:id="703"/>
      <w:bookmarkEnd w:id="704"/>
      <w:bookmarkEnd w:id="705"/>
      <w:bookmarkEnd w:id="706"/>
      <w:bookmarkEnd w:id="707"/>
      <w:bookmarkEnd w:id="708"/>
      <w:bookmarkEnd w:id="709"/>
    </w:p>
    <w:p w:rsidR="00134C77" w:rsidRPr="00B91ADC" w:rsidRDefault="00134C77">
      <w:pPr>
        <w:pStyle w:val="affd"/>
        <w:rPr>
          <w:rFonts w:hint="eastAsia"/>
        </w:rPr>
      </w:pPr>
      <w:r w:rsidRPr="00B91ADC">
        <w:rPr>
          <w:rFonts w:hint="eastAsia"/>
        </w:rPr>
        <w:t>土堤仓、露天囤（垛）等简易储粮设施不能建在输电线路下方，水平间距至少</w:t>
      </w:r>
      <w:smartTag w:uri="urn:schemas-microsoft-com:office:smarttags" w:element="chmetcnv">
        <w:smartTagPr>
          <w:attr w:name="UnitName" w:val="m"/>
          <w:attr w:name="SourceValue" w:val="30"/>
          <w:attr w:name="HasSpace" w:val="True"/>
          <w:attr w:name="Negative" w:val="False"/>
          <w:attr w:name="NumberType" w:val="1"/>
          <w:attr w:name="TCSC" w:val="0"/>
        </w:smartTagPr>
        <w:r w:rsidRPr="00B91ADC">
          <w:rPr>
            <w:rFonts w:ascii="Times New Roman"/>
          </w:rPr>
          <w:t>30 m</w:t>
        </w:r>
      </w:smartTag>
      <w:r w:rsidRPr="00B91ADC">
        <w:rPr>
          <w:rFonts w:hint="eastAsia"/>
        </w:rPr>
        <w:t>。设施之间应按规定留出消防通道。</w:t>
      </w:r>
    </w:p>
    <w:p w:rsidR="00134C77" w:rsidRPr="00B91ADC" w:rsidRDefault="00134C77">
      <w:pPr>
        <w:pStyle w:val="affd"/>
        <w:rPr>
          <w:rFonts w:hint="eastAsia"/>
        </w:rPr>
      </w:pPr>
      <w:r w:rsidRPr="00B91ADC">
        <w:rPr>
          <w:rFonts w:hint="eastAsia"/>
        </w:rPr>
        <w:t>应建在地势高，地下水位低，地面坚固干燥、通风良好，排水通畅的地方。</w:t>
      </w:r>
    </w:p>
    <w:p w:rsidR="00134C77" w:rsidRPr="00B91ADC" w:rsidRDefault="00134C77">
      <w:pPr>
        <w:pStyle w:val="affd"/>
        <w:rPr>
          <w:rFonts w:hint="eastAsia"/>
        </w:rPr>
      </w:pPr>
      <w:r w:rsidRPr="00B91ADC">
        <w:rPr>
          <w:rFonts w:hint="eastAsia"/>
        </w:rPr>
        <w:t>应配置粮情检测设备。</w:t>
      </w:r>
    </w:p>
    <w:p w:rsidR="00134C77" w:rsidRPr="00B91ADC" w:rsidRDefault="00134C77">
      <w:pPr>
        <w:pStyle w:val="affd"/>
        <w:rPr>
          <w:rFonts w:hint="eastAsia"/>
        </w:rPr>
      </w:pPr>
      <w:r w:rsidRPr="00B91ADC">
        <w:rPr>
          <w:rFonts w:hint="eastAsia"/>
        </w:rPr>
        <w:t>应具备防风和防雨雪能力。</w:t>
      </w:r>
    </w:p>
    <w:p w:rsidR="00134C77" w:rsidRPr="00B91ADC" w:rsidRDefault="00134C77">
      <w:pPr>
        <w:pStyle w:val="affd"/>
        <w:rPr>
          <w:rFonts w:hint="eastAsia"/>
        </w:rPr>
      </w:pPr>
      <w:r w:rsidRPr="00B91ADC">
        <w:rPr>
          <w:rFonts w:hint="eastAsia"/>
        </w:rPr>
        <w:t>符合熏蒸杀虫和通风降温的要求。</w:t>
      </w:r>
    </w:p>
    <w:p w:rsidR="00134C77" w:rsidRPr="00B91ADC" w:rsidRDefault="00134C77">
      <w:pPr>
        <w:pStyle w:val="affd"/>
        <w:rPr>
          <w:rFonts w:hint="eastAsia"/>
        </w:rPr>
      </w:pPr>
      <w:r w:rsidRPr="00B91ADC">
        <w:rPr>
          <w:rFonts w:hint="eastAsia"/>
        </w:rPr>
        <w:t>应具备防潮、防鼠和通风性能。</w:t>
      </w:r>
    </w:p>
    <w:p w:rsidR="00134C77" w:rsidRPr="00B32DED" w:rsidRDefault="00134C77">
      <w:pPr>
        <w:pStyle w:val="a5"/>
        <w:rPr>
          <w:rFonts w:hint="eastAsia"/>
        </w:rPr>
      </w:pPr>
      <w:bookmarkStart w:id="710" w:name="_Toc175273016"/>
      <w:bookmarkStart w:id="711" w:name="_Toc175368015"/>
      <w:bookmarkStart w:id="712" w:name="_Toc175535872"/>
      <w:bookmarkStart w:id="713" w:name="_Toc176165830"/>
      <w:bookmarkStart w:id="714" w:name="_Toc177392800"/>
      <w:bookmarkStart w:id="715" w:name="_Toc177397572"/>
      <w:bookmarkStart w:id="716" w:name="_Toc177397629"/>
      <w:bookmarkStart w:id="717" w:name="_Toc177397947"/>
      <w:bookmarkStart w:id="718" w:name="_Toc177398003"/>
      <w:bookmarkStart w:id="719" w:name="_Toc177398058"/>
      <w:bookmarkStart w:id="720" w:name="_Toc177953077"/>
      <w:bookmarkStart w:id="721" w:name="_Toc178126668"/>
      <w:bookmarkStart w:id="722" w:name="_Toc178126933"/>
      <w:bookmarkStart w:id="723" w:name="_Toc178127178"/>
      <w:bookmarkStart w:id="724" w:name="_Toc178928214"/>
      <w:bookmarkStart w:id="725" w:name="_Toc179699265"/>
      <w:bookmarkStart w:id="726" w:name="_Toc179788293"/>
      <w:bookmarkStart w:id="727" w:name="_Toc179788396"/>
      <w:bookmarkStart w:id="728" w:name="_Toc179788468"/>
      <w:bookmarkStart w:id="729" w:name="_Toc185046274"/>
      <w:bookmarkStart w:id="730" w:name="_Toc187690263"/>
      <w:bookmarkStart w:id="731" w:name="_Toc194457613"/>
      <w:bookmarkStart w:id="732" w:name="_Toc194493793"/>
      <w:bookmarkStart w:id="733" w:name="_Toc194511936"/>
      <w:bookmarkStart w:id="734" w:name="_Toc194661046"/>
      <w:bookmarkStart w:id="735" w:name="_Toc233010572"/>
      <w:bookmarkStart w:id="736" w:name="_Toc317512241"/>
      <w:bookmarkStart w:id="737" w:name="_Toc317671171"/>
      <w:bookmarkStart w:id="738" w:name="_Toc317895921"/>
      <w:bookmarkStart w:id="739" w:name="_Toc317971748"/>
      <w:bookmarkStart w:id="740" w:name="_Toc317971883"/>
      <w:bookmarkStart w:id="741" w:name="_Toc318369897"/>
      <w:bookmarkStart w:id="742" w:name="_Toc319071081"/>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r w:rsidRPr="00B32DED">
        <w:rPr>
          <w:rFonts w:hint="eastAsia"/>
        </w:rPr>
        <w:t>设备与设施</w:t>
      </w:r>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r w:rsidRPr="00B32DED">
        <w:rPr>
          <w:rFonts w:hint="eastAsia"/>
        </w:rPr>
        <w:t>的配置</w:t>
      </w:r>
      <w:bookmarkEnd w:id="736"/>
      <w:bookmarkEnd w:id="737"/>
      <w:bookmarkEnd w:id="738"/>
      <w:bookmarkEnd w:id="739"/>
      <w:bookmarkEnd w:id="740"/>
      <w:bookmarkEnd w:id="741"/>
      <w:bookmarkEnd w:id="742"/>
    </w:p>
    <w:p w:rsidR="00134C77" w:rsidRPr="00B91ADC" w:rsidRDefault="00134C77">
      <w:pPr>
        <w:pStyle w:val="affd"/>
        <w:rPr>
          <w:rFonts w:hint="eastAsia"/>
        </w:rPr>
      </w:pPr>
      <w:bookmarkStart w:id="743" w:name="_Toc194301870"/>
      <w:bookmarkStart w:id="744" w:name="_Toc194301950"/>
      <w:bookmarkStart w:id="745" w:name="_Toc194315190"/>
      <w:bookmarkStart w:id="746" w:name="_Toc194315319"/>
      <w:r w:rsidRPr="00B91ADC">
        <w:rPr>
          <w:rFonts w:hint="eastAsia"/>
        </w:rPr>
        <w:t>应根据所处储粮生态区域的实际情况、仓型和采用的储藏技术，选配干燥、清理、输送、计量、粮情测控、气调、通风、制冷、熏蒸、消防、安全防护等设备设施。配置设施设备应注意选择节能降耗产品，便于散装储粮和机械化作业。</w:t>
      </w:r>
    </w:p>
    <w:p w:rsidR="00134C77" w:rsidRPr="00B91ADC" w:rsidRDefault="00134C77">
      <w:pPr>
        <w:pStyle w:val="affd"/>
        <w:rPr>
          <w:rFonts w:hint="eastAsia"/>
        </w:rPr>
      </w:pPr>
      <w:r w:rsidRPr="00B91ADC">
        <w:rPr>
          <w:rFonts w:hint="eastAsia"/>
        </w:rPr>
        <w:t>每个直属库应配备两套以上带有压缩空气瓶的面具。配备</w:t>
      </w:r>
      <w:r w:rsidRPr="00B91ADC">
        <w:t>1～2</w:t>
      </w:r>
      <w:r w:rsidRPr="00B91ADC">
        <w:rPr>
          <w:rFonts w:hint="eastAsia"/>
        </w:rPr>
        <w:t>台专业登高升降作业车。</w:t>
      </w:r>
    </w:p>
    <w:p w:rsidR="00134C77" w:rsidRPr="00B91ADC" w:rsidRDefault="00134C77">
      <w:pPr>
        <w:pStyle w:val="affd"/>
        <w:rPr>
          <w:rFonts w:hint="eastAsia"/>
        </w:rPr>
      </w:pPr>
      <w:r w:rsidRPr="00B91ADC">
        <w:rPr>
          <w:rFonts w:hint="eastAsia"/>
        </w:rPr>
        <w:t>粮油仓库机电设备的安装应符合</w:t>
      </w:r>
      <w:r w:rsidRPr="00B91ADC">
        <w:t>LS 1207</w:t>
      </w:r>
      <w:r w:rsidRPr="00B91ADC">
        <w:rPr>
          <w:rFonts w:hint="eastAsia"/>
        </w:rPr>
        <w:t>的规定。</w:t>
      </w:r>
      <w:bookmarkEnd w:id="743"/>
      <w:bookmarkEnd w:id="744"/>
      <w:bookmarkEnd w:id="745"/>
      <w:bookmarkEnd w:id="746"/>
    </w:p>
    <w:p w:rsidR="00134C77" w:rsidRPr="00B91ADC" w:rsidRDefault="00134C77">
      <w:pPr>
        <w:pStyle w:val="affd"/>
        <w:rPr>
          <w:rFonts w:hint="eastAsia"/>
        </w:rPr>
      </w:pPr>
      <w:r w:rsidRPr="00B91ADC">
        <w:rPr>
          <w:rFonts w:hint="eastAsia"/>
        </w:rPr>
        <w:t>在高大平房仓、浅圆仓和立筒仓等大型粮仓应按</w:t>
      </w:r>
      <w:r w:rsidRPr="00B91ADC">
        <w:t>LS/T 1211</w:t>
      </w:r>
      <w:r w:rsidRPr="00B91ADC">
        <w:rPr>
          <w:rFonts w:hint="eastAsia"/>
        </w:rPr>
        <w:t>的规定配备粮情检测系统、机械通风系统和电动扦样设备。</w:t>
      </w:r>
    </w:p>
    <w:p w:rsidR="00134C77" w:rsidRPr="00B91ADC" w:rsidRDefault="00134C77">
      <w:pPr>
        <w:pStyle w:val="affd"/>
        <w:rPr>
          <w:rFonts w:hint="eastAsia"/>
        </w:rPr>
      </w:pPr>
      <w:r w:rsidRPr="00B91ADC">
        <w:rPr>
          <w:rFonts w:hint="eastAsia"/>
        </w:rPr>
        <w:t>应按</w:t>
      </w:r>
      <w:r w:rsidRPr="00B91ADC">
        <w:t>GB 50057</w:t>
      </w:r>
      <w:r w:rsidRPr="00B91ADC">
        <w:rPr>
          <w:rFonts w:hint="eastAsia"/>
        </w:rPr>
        <w:t>的规定安装避雷装置。</w:t>
      </w:r>
    </w:p>
    <w:p w:rsidR="00134C77" w:rsidRPr="00B91ADC" w:rsidRDefault="00134C77">
      <w:pPr>
        <w:pStyle w:val="affd"/>
        <w:rPr>
          <w:rFonts w:hint="eastAsia"/>
        </w:rPr>
      </w:pPr>
      <w:r w:rsidRPr="00B91ADC">
        <w:rPr>
          <w:rFonts w:hint="eastAsia"/>
        </w:rPr>
        <w:t>应按当地消防部门要求配置防火、防汛排涝设施与设备。</w:t>
      </w:r>
    </w:p>
    <w:p w:rsidR="00134C77" w:rsidRDefault="00134C77">
      <w:pPr>
        <w:pStyle w:val="a5"/>
        <w:rPr>
          <w:rFonts w:hint="eastAsia"/>
        </w:rPr>
      </w:pPr>
      <w:bookmarkStart w:id="747" w:name="_Toc317512242"/>
      <w:bookmarkStart w:id="748" w:name="_Toc317671172"/>
      <w:bookmarkStart w:id="749" w:name="_Toc317895922"/>
      <w:bookmarkStart w:id="750" w:name="_Toc317971749"/>
      <w:bookmarkStart w:id="751" w:name="_Toc317971884"/>
      <w:bookmarkStart w:id="752" w:name="_Toc318369898"/>
      <w:bookmarkStart w:id="753" w:name="_Toc319071082"/>
      <w:r>
        <w:rPr>
          <w:rFonts w:hint="eastAsia"/>
        </w:rPr>
        <w:t>检测仪器和设备的配置</w:t>
      </w:r>
      <w:bookmarkEnd w:id="747"/>
      <w:bookmarkEnd w:id="748"/>
      <w:bookmarkEnd w:id="749"/>
      <w:bookmarkEnd w:id="750"/>
      <w:bookmarkEnd w:id="751"/>
      <w:bookmarkEnd w:id="752"/>
      <w:bookmarkEnd w:id="753"/>
    </w:p>
    <w:p w:rsidR="00134C77" w:rsidRPr="00893206" w:rsidRDefault="00134C77">
      <w:pPr>
        <w:pStyle w:val="affd"/>
        <w:rPr>
          <w:rFonts w:hint="eastAsia"/>
        </w:rPr>
      </w:pPr>
      <w:r w:rsidRPr="00893206">
        <w:rPr>
          <w:rFonts w:hint="eastAsia"/>
        </w:rPr>
        <w:t>粮库应具备温度、湿度、储粮害虫、磷化氢浓度检测所必需的检测仪器和设备，能保证日常粮情检测及安全生产的需要，气调储藏仓房要按照相关技术规范配备相应的气体检测仪器。</w:t>
      </w:r>
    </w:p>
    <w:p w:rsidR="00134C77" w:rsidRPr="00893206" w:rsidRDefault="00134C77">
      <w:pPr>
        <w:pStyle w:val="affd"/>
        <w:rPr>
          <w:rFonts w:hint="eastAsia"/>
        </w:rPr>
      </w:pPr>
      <w:r w:rsidRPr="00893206">
        <w:rPr>
          <w:rFonts w:hint="eastAsia"/>
        </w:rPr>
        <w:t>具备磷化氢报警仪、氧气浓度报警仪、空气呼吸器等安全防护设备。</w:t>
      </w:r>
    </w:p>
    <w:p w:rsidR="00134C77" w:rsidRPr="00893206" w:rsidRDefault="00134C77">
      <w:pPr>
        <w:pStyle w:val="affd"/>
        <w:rPr>
          <w:rFonts w:hint="eastAsia"/>
        </w:rPr>
      </w:pPr>
      <w:r w:rsidRPr="00893206">
        <w:rPr>
          <w:rFonts w:hint="eastAsia"/>
        </w:rPr>
        <w:t>直属库应配置害虫检测专用设备和用具：体视显微镜，害虫标本，害虫图谱，害虫选筛。</w:t>
      </w:r>
    </w:p>
    <w:p w:rsidR="00134C77" w:rsidRPr="00893206" w:rsidRDefault="00134C77">
      <w:pPr>
        <w:pStyle w:val="affd"/>
        <w:rPr>
          <w:rFonts w:hint="eastAsia"/>
        </w:rPr>
      </w:pPr>
      <w:r w:rsidRPr="00893206">
        <w:rPr>
          <w:rFonts w:hint="eastAsia"/>
        </w:rPr>
        <w:t>粮库化验室应按附录B配备粮油质量检测仪器和设备，能正常进行粮油收购定等检测。</w:t>
      </w:r>
    </w:p>
    <w:p w:rsidR="00134C77" w:rsidRPr="00893206" w:rsidRDefault="00134C77">
      <w:pPr>
        <w:pStyle w:val="affd"/>
        <w:rPr>
          <w:rFonts w:hint="eastAsia"/>
        </w:rPr>
      </w:pPr>
      <w:r w:rsidRPr="00893206">
        <w:rPr>
          <w:rFonts w:hint="eastAsia"/>
        </w:rPr>
        <w:t>各级检测中心应按附录B配备相应的粮油质量和储存品质指标</w:t>
      </w:r>
      <w:r>
        <w:rPr>
          <w:rFonts w:hint="eastAsia"/>
        </w:rPr>
        <w:t>以及主要卫生指标</w:t>
      </w:r>
      <w:r w:rsidRPr="00893206">
        <w:rPr>
          <w:rFonts w:hint="eastAsia"/>
        </w:rPr>
        <w:t>检测仪器。</w:t>
      </w:r>
    </w:p>
    <w:p w:rsidR="00134C77" w:rsidRPr="00893206" w:rsidRDefault="00134C77">
      <w:pPr>
        <w:pStyle w:val="affd"/>
        <w:rPr>
          <w:rFonts w:hint="eastAsia"/>
        </w:rPr>
      </w:pPr>
      <w:r w:rsidRPr="00893206">
        <w:rPr>
          <w:rFonts w:hint="eastAsia"/>
        </w:rPr>
        <w:t>使用检测仪器设备必需满足总公司对相关产品的企业标准要求。</w:t>
      </w:r>
    </w:p>
    <w:p w:rsidR="00134C77" w:rsidRDefault="00134C77">
      <w:pPr>
        <w:pStyle w:val="a4"/>
        <w:rPr>
          <w:rFonts w:hint="eastAsia"/>
        </w:rPr>
      </w:pPr>
      <w:bookmarkStart w:id="754" w:name="_Toc177397573"/>
      <w:bookmarkStart w:id="755" w:name="_Toc177397630"/>
      <w:bookmarkStart w:id="756" w:name="_Toc177397948"/>
      <w:bookmarkStart w:id="757" w:name="_Toc177398004"/>
      <w:bookmarkStart w:id="758" w:name="_Toc177398059"/>
      <w:bookmarkStart w:id="759" w:name="_Toc177953023"/>
      <w:bookmarkStart w:id="760" w:name="_Toc177953078"/>
      <w:bookmarkStart w:id="761" w:name="_Toc178126669"/>
      <w:bookmarkStart w:id="762" w:name="_Toc178126934"/>
      <w:bookmarkStart w:id="763" w:name="_Toc178127179"/>
      <w:bookmarkStart w:id="764" w:name="_Toc178928215"/>
      <w:bookmarkStart w:id="765" w:name="_Toc179699266"/>
      <w:bookmarkStart w:id="766" w:name="_Toc179788294"/>
      <w:bookmarkStart w:id="767" w:name="_Toc179788397"/>
      <w:bookmarkStart w:id="768" w:name="_Toc179788469"/>
      <w:bookmarkStart w:id="769" w:name="_Toc185046147"/>
      <w:bookmarkStart w:id="770" w:name="_Toc185046275"/>
      <w:bookmarkStart w:id="771" w:name="_Toc187690264"/>
      <w:bookmarkStart w:id="772" w:name="_Toc194234988"/>
      <w:bookmarkStart w:id="773" w:name="_Toc194301876"/>
      <w:bookmarkStart w:id="774" w:name="_Toc194301956"/>
      <w:bookmarkStart w:id="775" w:name="_Toc194315196"/>
      <w:bookmarkStart w:id="776" w:name="_Toc194315325"/>
      <w:bookmarkStart w:id="777" w:name="_Toc194457614"/>
      <w:bookmarkStart w:id="778" w:name="_Toc194493794"/>
      <w:bookmarkStart w:id="779" w:name="_Toc194511937"/>
      <w:bookmarkStart w:id="780" w:name="_Toc194661047"/>
      <w:bookmarkStart w:id="781" w:name="_Toc233010573"/>
      <w:bookmarkStart w:id="782" w:name="_Toc317512243"/>
      <w:bookmarkStart w:id="783" w:name="_Toc317671173"/>
      <w:bookmarkStart w:id="784" w:name="_Toc317895923"/>
      <w:bookmarkStart w:id="785" w:name="_Toc317971750"/>
      <w:bookmarkStart w:id="786" w:name="_Toc317971885"/>
      <w:bookmarkStart w:id="787" w:name="_Toc318369899"/>
      <w:bookmarkStart w:id="788" w:name="_Toc319071083"/>
      <w:r w:rsidRPr="007D10A7">
        <w:rPr>
          <w:rFonts w:hint="eastAsia"/>
        </w:rPr>
        <w:t>粮</w:t>
      </w:r>
      <w:r>
        <w:rPr>
          <w:rFonts w:hint="eastAsia"/>
        </w:rPr>
        <w:t>食与油料进出仓</w:t>
      </w:r>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p>
    <w:p w:rsidR="00134C77" w:rsidRDefault="00134C77">
      <w:pPr>
        <w:pStyle w:val="a5"/>
        <w:rPr>
          <w:rFonts w:hint="eastAsia"/>
        </w:rPr>
      </w:pPr>
      <w:bookmarkStart w:id="789" w:name="_Toc194493795"/>
      <w:bookmarkStart w:id="790" w:name="_Toc194511938"/>
      <w:bookmarkStart w:id="791" w:name="_Toc194661048"/>
      <w:bookmarkStart w:id="792" w:name="_Toc233010574"/>
      <w:bookmarkStart w:id="793" w:name="_Toc317512244"/>
      <w:bookmarkStart w:id="794" w:name="_Toc317671174"/>
      <w:bookmarkStart w:id="795" w:name="_Toc317895924"/>
      <w:bookmarkStart w:id="796" w:name="_Toc317971751"/>
      <w:bookmarkStart w:id="797" w:name="_Toc317971886"/>
      <w:bookmarkStart w:id="798" w:name="_Toc318369900"/>
      <w:bookmarkStart w:id="799" w:name="_Toc319071084"/>
      <w:r>
        <w:rPr>
          <w:rFonts w:hint="eastAsia"/>
        </w:rPr>
        <w:t>安全要求</w:t>
      </w:r>
      <w:bookmarkEnd w:id="789"/>
      <w:bookmarkEnd w:id="790"/>
      <w:bookmarkEnd w:id="791"/>
      <w:bookmarkEnd w:id="792"/>
      <w:bookmarkEnd w:id="793"/>
      <w:bookmarkEnd w:id="794"/>
      <w:bookmarkEnd w:id="795"/>
      <w:bookmarkEnd w:id="796"/>
      <w:bookmarkEnd w:id="797"/>
      <w:bookmarkEnd w:id="798"/>
      <w:bookmarkEnd w:id="799"/>
    </w:p>
    <w:p w:rsidR="00134C77" w:rsidRPr="008911A7" w:rsidRDefault="00134C77">
      <w:pPr>
        <w:pStyle w:val="affd"/>
        <w:rPr>
          <w:rFonts w:hint="eastAsia"/>
        </w:rPr>
      </w:pPr>
      <w:r w:rsidRPr="008911A7">
        <w:rPr>
          <w:rFonts w:hint="eastAsia"/>
        </w:rPr>
        <w:t>进出仓的安全操作与管理按LS 1206的规定执行。</w:t>
      </w:r>
    </w:p>
    <w:p w:rsidR="00134C77" w:rsidRPr="008911A7" w:rsidRDefault="00134C77">
      <w:pPr>
        <w:pStyle w:val="affd"/>
        <w:rPr>
          <w:rFonts w:hint="eastAsia"/>
        </w:rPr>
      </w:pPr>
      <w:r w:rsidRPr="008911A7">
        <w:rPr>
          <w:rFonts w:hint="eastAsia"/>
        </w:rPr>
        <w:t>储藏散装粮食与油料的仓房，廒间隔墙应为承重墙。</w:t>
      </w:r>
    </w:p>
    <w:p w:rsidR="00134C77" w:rsidRDefault="00134C77">
      <w:pPr>
        <w:pStyle w:val="a5"/>
        <w:rPr>
          <w:rFonts w:hint="eastAsia"/>
        </w:rPr>
      </w:pPr>
      <w:bookmarkStart w:id="800" w:name="_Toc175273018"/>
      <w:bookmarkStart w:id="801" w:name="_Toc175368017"/>
      <w:bookmarkStart w:id="802" w:name="_Toc175535874"/>
      <w:bookmarkStart w:id="803" w:name="_Toc176165832"/>
      <w:bookmarkStart w:id="804" w:name="_Toc177392802"/>
      <w:bookmarkStart w:id="805" w:name="_Toc177397574"/>
      <w:bookmarkStart w:id="806" w:name="_Toc177397631"/>
      <w:bookmarkStart w:id="807" w:name="_Toc177397949"/>
      <w:bookmarkStart w:id="808" w:name="_Toc177398005"/>
      <w:bookmarkStart w:id="809" w:name="_Toc177398060"/>
      <w:bookmarkStart w:id="810" w:name="_Toc177953079"/>
      <w:bookmarkStart w:id="811" w:name="_Toc178126670"/>
      <w:bookmarkStart w:id="812" w:name="_Toc178126935"/>
      <w:bookmarkStart w:id="813" w:name="_Toc178127180"/>
      <w:bookmarkStart w:id="814" w:name="_Toc178928216"/>
      <w:bookmarkStart w:id="815" w:name="_Toc179699267"/>
      <w:bookmarkStart w:id="816" w:name="_Toc179788295"/>
      <w:bookmarkStart w:id="817" w:name="_Toc179788398"/>
      <w:bookmarkStart w:id="818" w:name="_Toc179788470"/>
      <w:bookmarkStart w:id="819" w:name="_Toc185046276"/>
      <w:bookmarkStart w:id="820" w:name="_Toc187690265"/>
      <w:bookmarkStart w:id="821" w:name="_Toc194234989"/>
      <w:bookmarkStart w:id="822" w:name="_Toc194301877"/>
      <w:bookmarkStart w:id="823" w:name="_Toc194301957"/>
      <w:bookmarkStart w:id="824" w:name="_Toc194315197"/>
      <w:bookmarkStart w:id="825" w:name="_Toc194315326"/>
      <w:bookmarkStart w:id="826" w:name="_Toc194457615"/>
      <w:bookmarkStart w:id="827" w:name="_Toc194493796"/>
      <w:bookmarkStart w:id="828" w:name="_Toc194511939"/>
      <w:bookmarkStart w:id="829" w:name="_Toc194661049"/>
      <w:bookmarkStart w:id="830" w:name="_Toc233010575"/>
      <w:bookmarkStart w:id="831" w:name="_Toc317512245"/>
      <w:bookmarkStart w:id="832" w:name="_Toc317671175"/>
      <w:bookmarkStart w:id="833" w:name="_Toc317895925"/>
      <w:bookmarkStart w:id="834" w:name="_Toc317971752"/>
      <w:bookmarkStart w:id="835" w:name="_Toc317971887"/>
      <w:bookmarkStart w:id="836" w:name="_Toc318369901"/>
      <w:bookmarkStart w:id="837" w:name="_Toc319071085"/>
      <w:r>
        <w:rPr>
          <w:rFonts w:hint="eastAsia"/>
        </w:rPr>
        <w:t>进仓前的准备</w:t>
      </w:r>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p>
    <w:p w:rsidR="00134C77" w:rsidRPr="008911A7" w:rsidRDefault="00134C77">
      <w:pPr>
        <w:pStyle w:val="affd"/>
        <w:rPr>
          <w:rFonts w:hint="eastAsia"/>
        </w:rPr>
      </w:pPr>
      <w:r w:rsidRPr="008911A7">
        <w:rPr>
          <w:rFonts w:hint="eastAsia"/>
        </w:rPr>
        <w:t>对粮仓、设备、器材和用具进行检查和维修，确保设施设备完好，运转正常。</w:t>
      </w:r>
    </w:p>
    <w:p w:rsidR="00134C77" w:rsidRPr="008911A7" w:rsidRDefault="00134C77">
      <w:pPr>
        <w:pStyle w:val="affd"/>
        <w:rPr>
          <w:rFonts w:hint="eastAsia"/>
        </w:rPr>
      </w:pPr>
      <w:r w:rsidRPr="008911A7">
        <w:rPr>
          <w:rFonts w:hint="eastAsia"/>
        </w:rPr>
        <w:t>粮仓、货场及作业区应清扫干净，清除仓内的残留粮粒、灰尘和杂物，填堵孔、洞、缝隙。</w:t>
      </w:r>
    </w:p>
    <w:p w:rsidR="00134C77" w:rsidRPr="008911A7" w:rsidRDefault="00134C77">
      <w:pPr>
        <w:pStyle w:val="affd"/>
        <w:rPr>
          <w:rFonts w:hint="eastAsia"/>
        </w:rPr>
      </w:pPr>
      <w:r w:rsidRPr="008911A7">
        <w:rPr>
          <w:rFonts w:hint="eastAsia"/>
        </w:rPr>
        <w:t>粮仓、包装器材、装粮用具和输送设备有活虫或虫卵时，应施用空仓杀虫剂或熏蒸进行杀虫处理并做好隔离工作。</w:t>
      </w:r>
    </w:p>
    <w:p w:rsidR="00134C77" w:rsidRPr="008911A7" w:rsidRDefault="00134C77">
      <w:pPr>
        <w:pStyle w:val="affd"/>
        <w:rPr>
          <w:rFonts w:hint="eastAsia"/>
        </w:rPr>
      </w:pPr>
      <w:r w:rsidRPr="008911A7">
        <w:rPr>
          <w:rFonts w:hint="eastAsia"/>
        </w:rPr>
        <w:t>进行粮仓气密性检测，确保气密性符合</w:t>
      </w:r>
      <w:smartTag w:uri="urn:schemas-microsoft-com:office:smarttags" w:element="chsdate">
        <w:smartTagPr>
          <w:attr w:name="Year" w:val="1899"/>
          <w:attr w:name="Month" w:val="12"/>
          <w:attr w:name="Day" w:val="30"/>
          <w:attr w:name="IsLunarDate" w:val="False"/>
          <w:attr w:name="IsROCDate" w:val="False"/>
        </w:smartTagPr>
        <w:r w:rsidRPr="008911A7">
          <w:rPr>
            <w:rFonts w:hint="eastAsia"/>
          </w:rPr>
          <w:t>5.1.1</w:t>
        </w:r>
      </w:smartTag>
      <w:r w:rsidRPr="008911A7">
        <w:rPr>
          <w:rFonts w:hint="eastAsia"/>
        </w:rPr>
        <w:t>的规定。</w:t>
      </w:r>
    </w:p>
    <w:p w:rsidR="00134C77" w:rsidRPr="008911A7" w:rsidRDefault="00134C77">
      <w:pPr>
        <w:pStyle w:val="affd"/>
        <w:rPr>
          <w:rFonts w:hint="eastAsia"/>
        </w:rPr>
      </w:pPr>
      <w:r w:rsidRPr="008911A7">
        <w:rPr>
          <w:rFonts w:hint="eastAsia"/>
        </w:rPr>
        <w:t>装粮用麻袋应符合</w:t>
      </w:r>
      <w:r w:rsidRPr="008911A7">
        <w:t>GB/T 24904</w:t>
      </w:r>
      <w:r w:rsidRPr="008911A7">
        <w:rPr>
          <w:rFonts w:hint="eastAsia"/>
        </w:rPr>
        <w:t>的规定，编织袋应符合</w:t>
      </w:r>
      <w:r w:rsidRPr="008911A7">
        <w:t>GB</w:t>
      </w:r>
      <w:r w:rsidRPr="008911A7">
        <w:rPr>
          <w:rFonts w:hint="eastAsia"/>
        </w:rPr>
        <w:t>/T</w:t>
      </w:r>
      <w:r w:rsidRPr="008911A7">
        <w:t xml:space="preserve"> 8946</w:t>
      </w:r>
      <w:r w:rsidRPr="008911A7">
        <w:rPr>
          <w:rFonts w:hint="eastAsia"/>
        </w:rPr>
        <w:t>的规定；面粉袋应符合GB/T 24905的规定。</w:t>
      </w:r>
    </w:p>
    <w:p w:rsidR="00134C77" w:rsidRPr="001D0950" w:rsidRDefault="00134C77">
      <w:pPr>
        <w:pStyle w:val="a5"/>
        <w:rPr>
          <w:rFonts w:hint="eastAsia"/>
        </w:rPr>
      </w:pPr>
      <w:bookmarkStart w:id="838" w:name="_Toc175273019"/>
      <w:bookmarkStart w:id="839" w:name="_Toc175368018"/>
      <w:bookmarkStart w:id="840" w:name="_Toc175535875"/>
      <w:bookmarkStart w:id="841" w:name="_Toc176165833"/>
      <w:bookmarkStart w:id="842" w:name="_Toc177392803"/>
      <w:bookmarkStart w:id="843" w:name="_Toc177397575"/>
      <w:bookmarkStart w:id="844" w:name="_Toc177397632"/>
      <w:bookmarkStart w:id="845" w:name="_Toc177397950"/>
      <w:bookmarkStart w:id="846" w:name="_Toc177398006"/>
      <w:bookmarkStart w:id="847" w:name="_Toc177398061"/>
      <w:bookmarkStart w:id="848" w:name="_Toc177953080"/>
      <w:bookmarkStart w:id="849" w:name="_Toc178126671"/>
      <w:bookmarkStart w:id="850" w:name="_Toc178126936"/>
      <w:bookmarkStart w:id="851" w:name="_Toc178127181"/>
      <w:bookmarkStart w:id="852" w:name="_Toc178928217"/>
      <w:bookmarkStart w:id="853" w:name="_Toc179699268"/>
      <w:bookmarkStart w:id="854" w:name="_Toc179788296"/>
      <w:bookmarkStart w:id="855" w:name="_Toc179788399"/>
      <w:bookmarkStart w:id="856" w:name="_Toc179788471"/>
      <w:bookmarkStart w:id="857" w:name="_Toc185046277"/>
      <w:bookmarkStart w:id="858" w:name="_Toc187690266"/>
      <w:bookmarkStart w:id="859" w:name="_Toc194234990"/>
      <w:bookmarkStart w:id="860" w:name="_Toc194301878"/>
      <w:bookmarkStart w:id="861" w:name="_Toc194301958"/>
      <w:bookmarkStart w:id="862" w:name="_Toc194315198"/>
      <w:bookmarkStart w:id="863" w:name="_Toc194315327"/>
      <w:bookmarkStart w:id="864" w:name="_Toc194457616"/>
      <w:bookmarkStart w:id="865" w:name="_Toc194493797"/>
      <w:bookmarkStart w:id="866" w:name="_Toc194511940"/>
      <w:bookmarkStart w:id="867" w:name="_Toc194661050"/>
      <w:bookmarkStart w:id="868" w:name="_Toc233010576"/>
      <w:bookmarkStart w:id="869" w:name="_Toc317512246"/>
      <w:bookmarkStart w:id="870" w:name="_Toc317671176"/>
      <w:bookmarkStart w:id="871" w:name="_Toc317895926"/>
      <w:bookmarkStart w:id="872" w:name="_Toc317971753"/>
      <w:bookmarkStart w:id="873" w:name="_Toc317971888"/>
      <w:bookmarkStart w:id="874" w:name="_Toc318369902"/>
      <w:bookmarkStart w:id="875" w:name="_Toc319071086"/>
      <w:r>
        <w:rPr>
          <w:rFonts w:hint="eastAsia"/>
        </w:rPr>
        <w:t>进</w:t>
      </w:r>
      <w:r w:rsidRPr="001D0950">
        <w:rPr>
          <w:rFonts w:hint="eastAsia"/>
        </w:rPr>
        <w:t>仓</w:t>
      </w:r>
      <w:r>
        <w:rPr>
          <w:rFonts w:hint="eastAsia"/>
          <w:noProof/>
        </w:rPr>
        <w:t>粮食与油料</w:t>
      </w:r>
      <w:r w:rsidRPr="001D0950">
        <w:rPr>
          <w:rFonts w:hint="eastAsia"/>
        </w:rPr>
        <w:t>的质量要求</w:t>
      </w:r>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p>
    <w:p w:rsidR="00134C77" w:rsidRPr="008911A7" w:rsidRDefault="00134C77">
      <w:pPr>
        <w:pStyle w:val="affd"/>
        <w:rPr>
          <w:rFonts w:hint="eastAsia"/>
        </w:rPr>
      </w:pPr>
      <w:r w:rsidRPr="008911A7">
        <w:rPr>
          <w:rFonts w:hint="eastAsia"/>
        </w:rPr>
        <w:t>进仓粮油质量应符合国家粮油质量标准的规定，杂质含量大于1.0%时应进行除杂处理；水分含量应符合中储粮</w:t>
      </w:r>
      <w:r w:rsidRPr="008911A7">
        <w:t>〔2005〕31</w:t>
      </w:r>
      <w:r w:rsidRPr="008911A7">
        <w:rPr>
          <w:rFonts w:hint="eastAsia"/>
        </w:rPr>
        <w:t>号文规定，入仓后能及时处理到安全水分的，可先入仓后干燥。</w:t>
      </w:r>
    </w:p>
    <w:p w:rsidR="00134C77" w:rsidRPr="008911A7" w:rsidRDefault="00134C77">
      <w:pPr>
        <w:pStyle w:val="affd"/>
        <w:rPr>
          <w:rFonts w:hint="eastAsia"/>
        </w:rPr>
      </w:pPr>
      <w:r w:rsidRPr="008911A7">
        <w:rPr>
          <w:rFonts w:hint="eastAsia"/>
        </w:rPr>
        <w:t>卫生质量应符合国家相关标准规定。</w:t>
      </w:r>
    </w:p>
    <w:p w:rsidR="00134C77" w:rsidRPr="008911A7" w:rsidRDefault="00134C77">
      <w:pPr>
        <w:pStyle w:val="affd"/>
        <w:rPr>
          <w:rFonts w:hint="eastAsia"/>
        </w:rPr>
      </w:pPr>
      <w:r w:rsidRPr="008911A7">
        <w:rPr>
          <w:rFonts w:hint="eastAsia"/>
        </w:rPr>
        <w:t>卫生指标及转基因粮食与油料应由总公司系统内有资质的检测机构出具检测报告。</w:t>
      </w:r>
    </w:p>
    <w:p w:rsidR="00134C77" w:rsidRPr="008911A7" w:rsidRDefault="00134C77">
      <w:pPr>
        <w:pStyle w:val="affd"/>
        <w:rPr>
          <w:rFonts w:hint="eastAsia"/>
        </w:rPr>
      </w:pPr>
      <w:r w:rsidRPr="008911A7">
        <w:rPr>
          <w:rFonts w:hint="eastAsia"/>
        </w:rPr>
        <w:t>进口油脂油料质量要求按照国家和总公司的相关规定执行。</w:t>
      </w:r>
    </w:p>
    <w:p w:rsidR="00134C77" w:rsidRPr="001D0950" w:rsidRDefault="00134C77">
      <w:pPr>
        <w:pStyle w:val="a5"/>
        <w:rPr>
          <w:rFonts w:hint="eastAsia"/>
        </w:rPr>
      </w:pPr>
      <w:bookmarkStart w:id="876" w:name="_Toc194457617"/>
      <w:bookmarkStart w:id="877" w:name="_Toc194493798"/>
      <w:bookmarkStart w:id="878" w:name="_Toc194511941"/>
      <w:bookmarkStart w:id="879" w:name="_Toc194661051"/>
      <w:bookmarkStart w:id="880" w:name="_Toc233010577"/>
      <w:bookmarkStart w:id="881" w:name="_Toc317512247"/>
      <w:bookmarkStart w:id="882" w:name="_Toc317671177"/>
      <w:bookmarkStart w:id="883" w:name="_Toc317895927"/>
      <w:bookmarkStart w:id="884" w:name="_Toc317971754"/>
      <w:bookmarkStart w:id="885" w:name="_Toc317971889"/>
      <w:bookmarkStart w:id="886" w:name="_Toc318369903"/>
      <w:bookmarkStart w:id="887" w:name="_Toc319071087"/>
      <w:r w:rsidRPr="001D0950">
        <w:rPr>
          <w:rFonts w:hint="eastAsia"/>
        </w:rPr>
        <w:t>堆存要求</w:t>
      </w:r>
      <w:bookmarkEnd w:id="876"/>
      <w:bookmarkEnd w:id="877"/>
      <w:bookmarkEnd w:id="878"/>
      <w:bookmarkEnd w:id="879"/>
      <w:bookmarkEnd w:id="880"/>
      <w:bookmarkEnd w:id="881"/>
      <w:bookmarkEnd w:id="882"/>
      <w:bookmarkEnd w:id="883"/>
      <w:bookmarkEnd w:id="884"/>
      <w:bookmarkEnd w:id="885"/>
      <w:bookmarkEnd w:id="886"/>
      <w:bookmarkEnd w:id="887"/>
    </w:p>
    <w:p w:rsidR="00134C77" w:rsidRPr="008911A7" w:rsidRDefault="00134C77">
      <w:pPr>
        <w:pStyle w:val="affd"/>
        <w:rPr>
          <w:rFonts w:hint="eastAsia"/>
        </w:rPr>
      </w:pPr>
      <w:r w:rsidRPr="008911A7">
        <w:rPr>
          <w:rFonts w:hint="eastAsia"/>
        </w:rPr>
        <w:t>粮食与油料堆存应符合</w:t>
      </w:r>
      <w:r w:rsidRPr="008911A7">
        <w:t>LS/T 1211</w:t>
      </w:r>
      <w:r w:rsidRPr="008911A7">
        <w:rPr>
          <w:rFonts w:hint="eastAsia"/>
        </w:rPr>
        <w:t>的规定，不同种类、不同等级、不同生产年度的粮食与油料应分开储藏；安全水分、半安全水分、危险水分的粮食与油料应分开储藏。</w:t>
      </w:r>
    </w:p>
    <w:p w:rsidR="00134C77" w:rsidRPr="008911A7" w:rsidRDefault="00134C77">
      <w:pPr>
        <w:pStyle w:val="affd"/>
        <w:rPr>
          <w:rFonts w:hint="eastAsia"/>
        </w:rPr>
      </w:pPr>
      <w:r w:rsidRPr="008911A7">
        <w:rPr>
          <w:rFonts w:hint="eastAsia"/>
        </w:rPr>
        <w:t>应采取措施</w:t>
      </w:r>
      <w:r w:rsidRPr="008911A7">
        <w:t>减</w:t>
      </w:r>
      <w:r w:rsidRPr="008911A7">
        <w:rPr>
          <w:rFonts w:hint="eastAsia"/>
        </w:rPr>
        <w:t>轻粮食的</w:t>
      </w:r>
      <w:r w:rsidRPr="008911A7">
        <w:t>自动分级</w:t>
      </w:r>
      <w:r w:rsidRPr="008911A7">
        <w:rPr>
          <w:rFonts w:hint="eastAsia"/>
        </w:rPr>
        <w:t>。</w:t>
      </w:r>
    </w:p>
    <w:p w:rsidR="00134C77" w:rsidRPr="008911A7" w:rsidRDefault="00134C77">
      <w:pPr>
        <w:pStyle w:val="affd"/>
        <w:rPr>
          <w:rFonts w:hint="eastAsia"/>
        </w:rPr>
      </w:pPr>
      <w:r w:rsidRPr="008911A7">
        <w:rPr>
          <w:rFonts w:hint="eastAsia"/>
        </w:rPr>
        <w:t>通风风网应连接完好；</w:t>
      </w:r>
      <w:r w:rsidRPr="008911A7">
        <w:t>通风死角</w:t>
      </w:r>
      <w:r w:rsidRPr="008911A7">
        <w:rPr>
          <w:rFonts w:hint="eastAsia"/>
        </w:rPr>
        <w:t>可预埋垂直</w:t>
      </w:r>
      <w:r w:rsidRPr="008911A7">
        <w:t>通风管</w:t>
      </w:r>
      <w:r w:rsidRPr="008911A7">
        <w:rPr>
          <w:rFonts w:hint="eastAsia"/>
        </w:rPr>
        <w:t>。</w:t>
      </w:r>
    </w:p>
    <w:p w:rsidR="00134C77" w:rsidRPr="008911A7" w:rsidRDefault="00134C77">
      <w:pPr>
        <w:pStyle w:val="affd"/>
        <w:rPr>
          <w:rFonts w:hint="eastAsia"/>
        </w:rPr>
      </w:pPr>
      <w:r w:rsidRPr="008911A7">
        <w:rPr>
          <w:rFonts w:hint="eastAsia"/>
        </w:rPr>
        <w:t>入库粮食水分超过安全水分或粮食分批</w:t>
      </w:r>
      <w:r w:rsidRPr="008911A7">
        <w:t>入库</w:t>
      </w:r>
      <w:r w:rsidRPr="008911A7">
        <w:rPr>
          <w:rFonts w:hint="eastAsia"/>
        </w:rPr>
        <w:t>且间隔较长，应及时</w:t>
      </w:r>
      <w:r w:rsidRPr="008911A7">
        <w:t>布设测温电缆或测温</w:t>
      </w:r>
      <w:r w:rsidRPr="008911A7">
        <w:rPr>
          <w:rFonts w:hint="eastAsia"/>
        </w:rPr>
        <w:t>探</w:t>
      </w:r>
      <w:r w:rsidRPr="008911A7">
        <w:t>杆</w:t>
      </w:r>
      <w:r w:rsidRPr="008911A7">
        <w:rPr>
          <w:rFonts w:hint="eastAsia"/>
        </w:rPr>
        <w:t>，并根据粮情采取相应处理措施。</w:t>
      </w:r>
    </w:p>
    <w:p w:rsidR="00134C77" w:rsidRPr="008911A7" w:rsidRDefault="00134C77">
      <w:pPr>
        <w:pStyle w:val="affd"/>
        <w:rPr>
          <w:rFonts w:hint="eastAsia"/>
        </w:rPr>
      </w:pPr>
      <w:r w:rsidRPr="008911A7">
        <w:rPr>
          <w:rFonts w:hint="eastAsia"/>
        </w:rPr>
        <w:t>应防止有害生物危害及交叉感染。</w:t>
      </w:r>
    </w:p>
    <w:p w:rsidR="00134C77" w:rsidRPr="008911A7" w:rsidRDefault="00134C77">
      <w:pPr>
        <w:pStyle w:val="affd"/>
        <w:rPr>
          <w:rFonts w:hint="eastAsia"/>
        </w:rPr>
      </w:pPr>
      <w:r w:rsidRPr="008911A7">
        <w:rPr>
          <w:rFonts w:hint="eastAsia"/>
        </w:rPr>
        <w:t>定期检查设备运转情况；</w:t>
      </w:r>
      <w:r w:rsidRPr="008911A7">
        <w:t>雨</w:t>
      </w:r>
      <w:r w:rsidRPr="008911A7">
        <w:rPr>
          <w:rFonts w:hint="eastAsia"/>
        </w:rPr>
        <w:t>季应做</w:t>
      </w:r>
      <w:r w:rsidRPr="008911A7">
        <w:t>好设备</w:t>
      </w:r>
      <w:r w:rsidRPr="008911A7">
        <w:rPr>
          <w:rFonts w:hint="eastAsia"/>
        </w:rPr>
        <w:t>防雨和防漏电工作，确保生产作业安全。</w:t>
      </w:r>
    </w:p>
    <w:p w:rsidR="00134C77" w:rsidRPr="008911A7" w:rsidRDefault="00134C77">
      <w:pPr>
        <w:pStyle w:val="affd"/>
        <w:rPr>
          <w:rFonts w:hint="eastAsia"/>
        </w:rPr>
      </w:pPr>
      <w:r w:rsidRPr="008911A7">
        <w:rPr>
          <w:rFonts w:hint="eastAsia"/>
        </w:rPr>
        <w:t>粮温相差超过</w:t>
      </w:r>
      <w:smartTag w:uri="urn:schemas-microsoft-com:office:smarttags" w:element="chmetcnv">
        <w:smartTagPr>
          <w:attr w:name="UnitName" w:val="℃"/>
          <w:attr w:name="SourceValue" w:val="5"/>
          <w:attr w:name="HasSpace" w:val="False"/>
          <w:attr w:name="Negative" w:val="False"/>
          <w:attr w:name="NumberType" w:val="1"/>
          <w:attr w:name="TCSC" w:val="0"/>
        </w:smartTagPr>
        <w:r w:rsidRPr="008911A7">
          <w:rPr>
            <w:rFonts w:hint="eastAsia"/>
          </w:rPr>
          <w:t>5℃</w:t>
        </w:r>
      </w:smartTag>
      <w:r w:rsidRPr="008911A7">
        <w:rPr>
          <w:rFonts w:hint="eastAsia"/>
        </w:rPr>
        <w:t>的两批以上的粮食与油料堆存在一起时，应及时采取通风措施均衡粮温。</w:t>
      </w:r>
    </w:p>
    <w:p w:rsidR="00134C77" w:rsidRPr="008911A7" w:rsidRDefault="00134C77">
      <w:pPr>
        <w:pStyle w:val="affd"/>
        <w:rPr>
          <w:rFonts w:hint="eastAsia"/>
        </w:rPr>
      </w:pPr>
      <w:r w:rsidRPr="008911A7">
        <w:rPr>
          <w:rFonts w:hint="eastAsia"/>
        </w:rPr>
        <w:t>用于密闭粮堆的塑料薄膜帐幕应无污染、无异味、无裂缝；所用粘合剂应有足够的粘接强度并无污染。</w:t>
      </w:r>
    </w:p>
    <w:p w:rsidR="00134C77" w:rsidRPr="008911A7" w:rsidRDefault="00134C77">
      <w:pPr>
        <w:pStyle w:val="affd"/>
        <w:rPr>
          <w:rFonts w:hint="eastAsia"/>
        </w:rPr>
      </w:pPr>
      <w:r w:rsidRPr="008911A7">
        <w:rPr>
          <w:rFonts w:hint="eastAsia"/>
        </w:rPr>
        <w:t>散装堆高不超过设计堆粮线；包装粮堆高不超过</w:t>
      </w:r>
      <w:smartTag w:uri="urn:schemas-microsoft-com:office:smarttags" w:element="chmetcnv">
        <w:smartTagPr>
          <w:attr w:name="UnitName" w:val="m"/>
          <w:attr w:name="SourceValue" w:val="5"/>
          <w:attr w:name="HasSpace" w:val="True"/>
          <w:attr w:name="Negative" w:val="False"/>
          <w:attr w:name="NumberType" w:val="1"/>
          <w:attr w:name="TCSC" w:val="0"/>
        </w:smartTagPr>
        <w:r w:rsidRPr="008911A7">
          <w:rPr>
            <w:rFonts w:hint="eastAsia"/>
          </w:rPr>
          <w:t>5 m</w:t>
        </w:r>
      </w:smartTag>
      <w:r w:rsidRPr="008911A7">
        <w:rPr>
          <w:rFonts w:hint="eastAsia"/>
        </w:rPr>
        <w:t>。</w:t>
      </w:r>
    </w:p>
    <w:p w:rsidR="00134C77" w:rsidRPr="008911A7" w:rsidRDefault="00134C77">
      <w:pPr>
        <w:pStyle w:val="affd"/>
        <w:rPr>
          <w:rFonts w:hint="eastAsia"/>
        </w:rPr>
      </w:pPr>
      <w:r w:rsidRPr="008911A7">
        <w:rPr>
          <w:rFonts w:hint="eastAsia"/>
        </w:rPr>
        <w:t>包装码垛应采取有效措施防止粮包打滑、倒堆；应安装地上笼或码通风垛，通风垛每堆不超过</w:t>
      </w:r>
      <w:r w:rsidRPr="008911A7">
        <w:t>1000</w:t>
      </w:r>
      <w:r w:rsidRPr="008911A7">
        <w:rPr>
          <w:rFonts w:hint="eastAsia"/>
        </w:rPr>
        <w:t xml:space="preserve"> t，堆距不少于</w:t>
      </w:r>
      <w:smartTag w:uri="urn:schemas-microsoft-com:office:smarttags" w:element="chmetcnv">
        <w:smartTagPr>
          <w:attr w:name="UnitName" w:val="m"/>
          <w:attr w:name="SourceValue" w:val="1.2"/>
          <w:attr w:name="HasSpace" w:val="True"/>
          <w:attr w:name="Negative" w:val="False"/>
          <w:attr w:name="NumberType" w:val="1"/>
          <w:attr w:name="TCSC" w:val="0"/>
        </w:smartTagPr>
        <w:r w:rsidRPr="008911A7">
          <w:rPr>
            <w:rFonts w:hint="eastAsia"/>
          </w:rPr>
          <w:t xml:space="preserve">1.2 </w:t>
        </w:r>
        <w:r w:rsidRPr="008911A7">
          <w:t>m</w:t>
        </w:r>
      </w:smartTag>
      <w:r w:rsidRPr="008911A7">
        <w:rPr>
          <w:rFonts w:hint="eastAsia"/>
        </w:rPr>
        <w:t>，堆与墙壁距离不少于</w:t>
      </w:r>
      <w:smartTag w:uri="urn:schemas-microsoft-com:office:smarttags" w:element="chmetcnv">
        <w:smartTagPr>
          <w:attr w:name="UnitName" w:val="m"/>
          <w:attr w:name="SourceValue" w:val=".8"/>
          <w:attr w:name="HasSpace" w:val="True"/>
          <w:attr w:name="Negative" w:val="False"/>
          <w:attr w:name="NumberType" w:val="1"/>
          <w:attr w:name="TCSC" w:val="0"/>
        </w:smartTagPr>
        <w:r w:rsidRPr="008911A7">
          <w:rPr>
            <w:rFonts w:hint="eastAsia"/>
          </w:rPr>
          <w:t xml:space="preserve">0.8 </w:t>
        </w:r>
        <w:r w:rsidRPr="008911A7">
          <w:t>m</w:t>
        </w:r>
      </w:smartTag>
      <w:r w:rsidRPr="008911A7">
        <w:rPr>
          <w:rFonts w:hint="eastAsia"/>
        </w:rPr>
        <w:t>。</w:t>
      </w:r>
    </w:p>
    <w:p w:rsidR="00134C77" w:rsidRPr="00B32DED" w:rsidRDefault="00134C77">
      <w:pPr>
        <w:pStyle w:val="a5"/>
        <w:rPr>
          <w:rFonts w:hint="eastAsia"/>
        </w:rPr>
      </w:pPr>
      <w:bookmarkStart w:id="888" w:name="_Toc178126673"/>
      <w:bookmarkStart w:id="889" w:name="_Toc178126938"/>
      <w:bookmarkStart w:id="890" w:name="_Toc178127183"/>
      <w:bookmarkStart w:id="891" w:name="_Toc178928219"/>
      <w:bookmarkStart w:id="892" w:name="_Toc179699270"/>
      <w:bookmarkStart w:id="893" w:name="_Toc179788298"/>
      <w:bookmarkStart w:id="894" w:name="_Toc179788401"/>
      <w:bookmarkStart w:id="895" w:name="_Toc179788473"/>
      <w:bookmarkStart w:id="896" w:name="_Toc185046279"/>
      <w:bookmarkStart w:id="897" w:name="_Toc187690268"/>
      <w:bookmarkStart w:id="898" w:name="_Toc194234992"/>
      <w:bookmarkStart w:id="899" w:name="_Toc194301880"/>
      <w:bookmarkStart w:id="900" w:name="_Toc194301960"/>
      <w:bookmarkStart w:id="901" w:name="_Toc194315200"/>
      <w:bookmarkStart w:id="902" w:name="_Toc194315329"/>
      <w:bookmarkStart w:id="903" w:name="_Toc194457618"/>
      <w:bookmarkStart w:id="904" w:name="_Toc194493799"/>
      <w:bookmarkStart w:id="905" w:name="_Toc194511942"/>
      <w:bookmarkStart w:id="906" w:name="_Toc194661052"/>
      <w:bookmarkStart w:id="907" w:name="_Toc233010578"/>
      <w:bookmarkStart w:id="908" w:name="_Toc317512248"/>
      <w:bookmarkStart w:id="909" w:name="_Toc317671178"/>
      <w:bookmarkStart w:id="910" w:name="_Toc317895928"/>
      <w:bookmarkStart w:id="911" w:name="_Toc317971755"/>
      <w:bookmarkStart w:id="912" w:name="_Toc317971890"/>
      <w:bookmarkStart w:id="913" w:name="_Toc318369904"/>
      <w:bookmarkStart w:id="914" w:name="_Toc319071088"/>
      <w:r w:rsidRPr="00B32DED">
        <w:rPr>
          <w:rFonts w:hint="eastAsia"/>
        </w:rPr>
        <w:t>出仓要求</w:t>
      </w:r>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p>
    <w:p w:rsidR="00134C77" w:rsidRPr="00EE1191" w:rsidRDefault="00134C77">
      <w:pPr>
        <w:pStyle w:val="affd"/>
        <w:rPr>
          <w:rFonts w:hint="eastAsia"/>
        </w:rPr>
      </w:pPr>
      <w:r w:rsidRPr="00EE1191">
        <w:rPr>
          <w:rFonts w:hint="eastAsia"/>
        </w:rPr>
        <w:t>平房仓出仓时，要注意保持相邻廒间隔墙两侧压力平衡，避免倾倒。取挡粮板时，应先关闭卸粮口。处理结块前应停止所有出仓设备运行。</w:t>
      </w:r>
    </w:p>
    <w:p w:rsidR="00134C77" w:rsidRPr="00EE1191" w:rsidRDefault="00134C77">
      <w:pPr>
        <w:pStyle w:val="affd"/>
        <w:rPr>
          <w:rFonts w:hint="eastAsia"/>
        </w:rPr>
      </w:pPr>
      <w:r w:rsidRPr="00EE1191">
        <w:rPr>
          <w:rFonts w:hint="eastAsia"/>
        </w:rPr>
        <w:t>浅圆仓出仓时，应注意均衡对称出仓，避免倾斜，同时应保持仓储设施完好。</w:t>
      </w:r>
    </w:p>
    <w:p w:rsidR="00134C77" w:rsidRPr="00EE1191" w:rsidRDefault="00134C77">
      <w:pPr>
        <w:pStyle w:val="affd"/>
        <w:rPr>
          <w:rFonts w:hint="eastAsia"/>
        </w:rPr>
      </w:pPr>
      <w:r w:rsidRPr="00EE1191">
        <w:rPr>
          <w:rFonts w:hint="eastAsia"/>
        </w:rPr>
        <w:t>立筒仓和浅圆仓粮食与油料出仓期间，禁止人员进入仓内。开始出粮时，应有人员在仓顶外部通过进人孔观察粮面动态。发现仓内粮食与油料结块、堵塞无法自流出仓时，应立即停机，在确保安全的情况下消除结顶、疏通料流。必须待人员及工具全部出仓后方可继续出粮。</w:t>
      </w:r>
    </w:p>
    <w:p w:rsidR="00134C77" w:rsidRPr="00EE1191" w:rsidRDefault="00134C77">
      <w:pPr>
        <w:pStyle w:val="affd"/>
        <w:rPr>
          <w:rFonts w:hint="eastAsia"/>
        </w:rPr>
      </w:pPr>
      <w:r w:rsidRPr="00EE1191">
        <w:rPr>
          <w:rFonts w:hint="eastAsia"/>
        </w:rPr>
        <w:t>容量较大的低温或准低温仓，在高温季节出仓时，应使用塑料薄膜或糠包等将粮堆隔离，或将未出仓的粮堆进行封闭，防止结露。</w:t>
      </w:r>
    </w:p>
    <w:p w:rsidR="00134C77" w:rsidRPr="00EE1191" w:rsidRDefault="00134C77">
      <w:pPr>
        <w:pStyle w:val="affd"/>
        <w:rPr>
          <w:rFonts w:hint="eastAsia"/>
        </w:rPr>
      </w:pPr>
      <w:r w:rsidRPr="00EE1191">
        <w:rPr>
          <w:rFonts w:hint="eastAsia"/>
        </w:rPr>
        <w:t>出仓前应进行质量检验，出具检验报告。</w:t>
      </w:r>
    </w:p>
    <w:p w:rsidR="00134C77" w:rsidRDefault="00134C77">
      <w:pPr>
        <w:pStyle w:val="a6"/>
        <w:spacing w:before="156" w:after="156"/>
        <w:rPr>
          <w:rFonts w:ascii="宋体" w:eastAsia="宋体" w:hAnsi="宋体" w:hint="eastAsia"/>
        </w:rPr>
      </w:pPr>
      <w:bookmarkStart w:id="915" w:name="_Toc153695471"/>
      <w:bookmarkStart w:id="916" w:name="_Toc165271224"/>
      <w:bookmarkStart w:id="917" w:name="_Toc170116515"/>
      <w:bookmarkStart w:id="918" w:name="_Toc170553833"/>
      <w:bookmarkStart w:id="919" w:name="_Toc172093942"/>
      <w:bookmarkStart w:id="920" w:name="_Toc172190424"/>
      <w:bookmarkStart w:id="921" w:name="_Toc172469747"/>
      <w:bookmarkStart w:id="922" w:name="_Toc174431848"/>
      <w:bookmarkStart w:id="923" w:name="_Toc174846005"/>
      <w:bookmarkStart w:id="924" w:name="_Toc174846417"/>
      <w:bookmarkStart w:id="925" w:name="_Toc174848279"/>
      <w:bookmarkStart w:id="926" w:name="_Toc175273030"/>
      <w:bookmarkStart w:id="927" w:name="_Toc175368029"/>
      <w:bookmarkStart w:id="928" w:name="_Toc175535886"/>
      <w:bookmarkStart w:id="929" w:name="_Toc176165844"/>
      <w:bookmarkStart w:id="930" w:name="_Toc177392805"/>
      <w:bookmarkStart w:id="931" w:name="_Toc177397577"/>
      <w:bookmarkStart w:id="932" w:name="_Toc177397634"/>
      <w:bookmarkStart w:id="933" w:name="_Toc177397952"/>
      <w:bookmarkStart w:id="934" w:name="_Toc177398008"/>
      <w:bookmarkStart w:id="935" w:name="_Toc177398063"/>
      <w:bookmarkStart w:id="936" w:name="_Toc177953024"/>
      <w:bookmarkStart w:id="937" w:name="_Toc177953082"/>
      <w:bookmarkStart w:id="938" w:name="_Toc178126674"/>
      <w:bookmarkStart w:id="939" w:name="_Toc178126939"/>
      <w:bookmarkStart w:id="940" w:name="_Toc178127184"/>
      <w:bookmarkStart w:id="941" w:name="_Toc178928220"/>
      <w:bookmarkStart w:id="942" w:name="_Toc179699271"/>
      <w:bookmarkStart w:id="943" w:name="_Toc179788299"/>
      <w:bookmarkStart w:id="944" w:name="_Toc179788402"/>
      <w:bookmarkStart w:id="945" w:name="_Toc179788474"/>
      <w:bookmarkStart w:id="946" w:name="_Toc185046148"/>
      <w:bookmarkStart w:id="947" w:name="_Toc185046280"/>
      <w:bookmarkStart w:id="948" w:name="_Toc187690269"/>
      <w:bookmarkStart w:id="949" w:name="_Toc194234993"/>
      <w:bookmarkStart w:id="950" w:name="_Toc194301881"/>
      <w:bookmarkStart w:id="951" w:name="_Toc194301961"/>
      <w:bookmarkStart w:id="952" w:name="_Toc194315201"/>
      <w:bookmarkStart w:id="953" w:name="_Toc194315330"/>
      <w:bookmarkStart w:id="954" w:name="_Toc194457619"/>
      <w:bookmarkStart w:id="955" w:name="_Toc194493800"/>
      <w:bookmarkStart w:id="956" w:name="_Toc194511943"/>
      <w:bookmarkStart w:id="957" w:name="_Toc194661053"/>
      <w:bookmarkStart w:id="958" w:name="_Toc233010579"/>
      <w:r>
        <w:rPr>
          <w:rFonts w:ascii="宋体" w:eastAsia="宋体" w:hAnsi="宋体" w:hint="eastAsia"/>
        </w:rPr>
        <w:t>卫生指标应由总公司系统内有资质的检测机构出具检测报告。</w:t>
      </w:r>
      <w:bookmarkStart w:id="959" w:name="_Toc317593819"/>
      <w:bookmarkStart w:id="960" w:name="_Toc317764982"/>
      <w:bookmarkStart w:id="961" w:name="_Toc317780434"/>
      <w:bookmarkStart w:id="962" w:name="_Toc317892664"/>
      <w:bookmarkStart w:id="963" w:name="_Toc317973913"/>
    </w:p>
    <w:p w:rsidR="00134C77" w:rsidRDefault="00134C77">
      <w:pPr>
        <w:pStyle w:val="a5"/>
        <w:rPr>
          <w:rFonts w:hint="eastAsia"/>
        </w:rPr>
      </w:pPr>
      <w:bookmarkStart w:id="964" w:name="_Toc318369905"/>
      <w:bookmarkStart w:id="965" w:name="_Toc319071089"/>
      <w:r>
        <w:rPr>
          <w:rFonts w:hint="eastAsia"/>
        </w:rPr>
        <w:t>储藏期限</w:t>
      </w:r>
      <w:bookmarkEnd w:id="959"/>
      <w:bookmarkEnd w:id="960"/>
      <w:bookmarkEnd w:id="961"/>
      <w:bookmarkEnd w:id="962"/>
      <w:bookmarkEnd w:id="963"/>
      <w:bookmarkEnd w:id="964"/>
      <w:bookmarkEnd w:id="965"/>
    </w:p>
    <w:p w:rsidR="00134C77" w:rsidRPr="00EE1191" w:rsidRDefault="00134C77">
      <w:pPr>
        <w:pStyle w:val="aff6"/>
        <w:rPr>
          <w:rFonts w:hint="eastAsia"/>
        </w:rPr>
      </w:pPr>
      <w:r>
        <w:rPr>
          <w:rFonts w:hint="eastAsia"/>
        </w:rPr>
        <w:t>按</w:t>
      </w:r>
      <w:r w:rsidRPr="004A1B4E">
        <w:rPr>
          <w:rFonts w:hint="eastAsia"/>
        </w:rPr>
        <w:t>中储粮〔</w:t>
      </w:r>
      <w:r w:rsidRPr="00940584">
        <w:rPr>
          <w:rFonts w:ascii="Times New Roman"/>
          <w:szCs w:val="22"/>
          <w:lang w:val="x-none"/>
        </w:rPr>
        <w:t>200</w:t>
      </w:r>
      <w:r w:rsidRPr="00940584">
        <w:rPr>
          <w:rFonts w:ascii="Times New Roman" w:hint="eastAsia"/>
          <w:szCs w:val="22"/>
          <w:lang w:val="x-none"/>
        </w:rPr>
        <w:t>6</w:t>
      </w:r>
      <w:r w:rsidRPr="00940584">
        <w:rPr>
          <w:rFonts w:ascii="Times New Roman" w:hint="eastAsia"/>
          <w:szCs w:val="22"/>
          <w:lang w:val="x-none"/>
        </w:rPr>
        <w:t>〕</w:t>
      </w:r>
      <w:r w:rsidRPr="00940584">
        <w:rPr>
          <w:rFonts w:ascii="Times New Roman" w:hint="eastAsia"/>
          <w:szCs w:val="22"/>
          <w:lang w:val="x-none"/>
        </w:rPr>
        <w:t>106</w:t>
      </w:r>
      <w:r w:rsidRPr="004A1B4E">
        <w:rPr>
          <w:rFonts w:hint="eastAsia"/>
        </w:rPr>
        <w:t>号</w:t>
      </w:r>
      <w:r>
        <w:rPr>
          <w:rFonts w:hint="eastAsia"/>
        </w:rPr>
        <w:t>文件执行。</w:t>
      </w:r>
    </w:p>
    <w:p w:rsidR="00134C77" w:rsidRDefault="00134C77">
      <w:pPr>
        <w:pStyle w:val="a4"/>
        <w:rPr>
          <w:rFonts w:hAnsi="宋体" w:hint="eastAsia"/>
        </w:rPr>
      </w:pPr>
      <w:bookmarkStart w:id="966" w:name="_Toc317512249"/>
      <w:bookmarkStart w:id="967" w:name="_Toc317671179"/>
      <w:bookmarkStart w:id="968" w:name="_Toc317895929"/>
      <w:bookmarkStart w:id="969" w:name="_Toc317971756"/>
      <w:bookmarkStart w:id="970" w:name="_Toc317971891"/>
      <w:bookmarkStart w:id="971" w:name="_Toc318369906"/>
      <w:bookmarkStart w:id="972" w:name="_Toc319071090"/>
      <w:r>
        <w:rPr>
          <w:rFonts w:hint="eastAsia"/>
        </w:rPr>
        <w:t>粮食与油料储藏期间的粮情</w:t>
      </w:r>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r>
        <w:rPr>
          <w:rFonts w:hint="eastAsia"/>
        </w:rPr>
        <w:t>与质量检测</w:t>
      </w:r>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66"/>
      <w:bookmarkEnd w:id="967"/>
      <w:bookmarkEnd w:id="968"/>
      <w:bookmarkEnd w:id="969"/>
      <w:bookmarkEnd w:id="970"/>
      <w:bookmarkEnd w:id="971"/>
      <w:bookmarkEnd w:id="972"/>
    </w:p>
    <w:p w:rsidR="00134C77" w:rsidRPr="005F6B3F" w:rsidRDefault="00134C77">
      <w:pPr>
        <w:pStyle w:val="a5"/>
        <w:rPr>
          <w:rFonts w:hint="eastAsia"/>
        </w:rPr>
      </w:pPr>
      <w:bookmarkStart w:id="973" w:name="_Toc175273031"/>
      <w:bookmarkStart w:id="974" w:name="_Toc175368030"/>
      <w:bookmarkStart w:id="975" w:name="_Toc175535887"/>
      <w:bookmarkStart w:id="976" w:name="_Toc176165845"/>
      <w:bookmarkStart w:id="977" w:name="_Toc177392806"/>
      <w:bookmarkStart w:id="978" w:name="_Toc177397578"/>
      <w:bookmarkStart w:id="979" w:name="_Toc177397635"/>
      <w:bookmarkStart w:id="980" w:name="_Toc177397953"/>
      <w:bookmarkStart w:id="981" w:name="_Toc177398009"/>
      <w:bookmarkStart w:id="982" w:name="_Toc177398064"/>
      <w:bookmarkStart w:id="983" w:name="_Toc177953083"/>
      <w:bookmarkStart w:id="984" w:name="_Toc178126675"/>
      <w:bookmarkStart w:id="985" w:name="_Toc178126940"/>
      <w:bookmarkStart w:id="986" w:name="_Toc178127185"/>
      <w:bookmarkStart w:id="987" w:name="_Toc178928221"/>
      <w:bookmarkStart w:id="988" w:name="_Toc179699272"/>
      <w:bookmarkStart w:id="989" w:name="_Toc179788300"/>
      <w:bookmarkStart w:id="990" w:name="_Toc179788403"/>
      <w:bookmarkStart w:id="991" w:name="_Toc179788475"/>
      <w:bookmarkStart w:id="992" w:name="_Toc185046281"/>
      <w:bookmarkStart w:id="993" w:name="_Toc187690270"/>
      <w:bookmarkStart w:id="994" w:name="_Toc194234994"/>
      <w:bookmarkStart w:id="995" w:name="_Toc194301882"/>
      <w:bookmarkStart w:id="996" w:name="_Toc194301962"/>
      <w:bookmarkStart w:id="997" w:name="_Toc194315202"/>
      <w:bookmarkStart w:id="998" w:name="_Toc194315331"/>
      <w:bookmarkStart w:id="999" w:name="_Toc194457620"/>
      <w:bookmarkStart w:id="1000" w:name="_Toc194493801"/>
      <w:bookmarkStart w:id="1001" w:name="_Toc194511944"/>
      <w:bookmarkStart w:id="1002" w:name="_Toc194661054"/>
      <w:bookmarkStart w:id="1003" w:name="_Toc317512250"/>
      <w:bookmarkStart w:id="1004" w:name="_Toc317671180"/>
      <w:bookmarkStart w:id="1005" w:name="_Toc317895930"/>
      <w:bookmarkStart w:id="1006" w:name="_Toc317971757"/>
      <w:bookmarkStart w:id="1007" w:name="_Toc317971892"/>
      <w:bookmarkStart w:id="1008" w:name="_Toc318369907"/>
      <w:bookmarkStart w:id="1009" w:name="_Toc319071091"/>
      <w:r w:rsidRPr="005F6B3F">
        <w:rPr>
          <w:rFonts w:hint="eastAsia"/>
        </w:rPr>
        <w:t>粮情检测</w:t>
      </w:r>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p>
    <w:p w:rsidR="00134C77" w:rsidRPr="005F6B3F" w:rsidRDefault="00134C77">
      <w:pPr>
        <w:pStyle w:val="a6"/>
        <w:spacing w:before="156" w:after="156"/>
        <w:rPr>
          <w:rFonts w:hint="eastAsia"/>
        </w:rPr>
      </w:pPr>
      <w:bookmarkStart w:id="1010" w:name="_Toc305658568"/>
      <w:bookmarkStart w:id="1011" w:name="_Toc317512251"/>
      <w:bookmarkStart w:id="1012" w:name="_Toc317671181"/>
      <w:bookmarkStart w:id="1013" w:name="_Toc317895931"/>
      <w:r w:rsidRPr="005F6B3F">
        <w:rPr>
          <w:rFonts w:hint="eastAsia"/>
        </w:rPr>
        <w:t>温度检测</w:t>
      </w:r>
      <w:bookmarkEnd w:id="1010"/>
      <w:bookmarkEnd w:id="1011"/>
      <w:bookmarkEnd w:id="1012"/>
      <w:bookmarkEnd w:id="1013"/>
    </w:p>
    <w:p w:rsidR="00134C77" w:rsidRPr="005F6B3F" w:rsidRDefault="00134C77">
      <w:pPr>
        <w:pStyle w:val="aff6"/>
        <w:rPr>
          <w:rFonts w:hint="eastAsia"/>
          <w:color w:val="000000"/>
        </w:rPr>
      </w:pPr>
      <w:r w:rsidRPr="005F6B3F">
        <w:rPr>
          <w:rFonts w:hint="eastAsia"/>
          <w:color w:val="000000"/>
        </w:rPr>
        <w:t>散装粮食与油料温度检测方法按</w:t>
      </w:r>
      <w:r w:rsidRPr="00940584">
        <w:rPr>
          <w:rFonts w:ascii="Times New Roman"/>
          <w:color w:val="000000"/>
          <w:szCs w:val="21"/>
        </w:rPr>
        <w:t>GB/T 22184</w:t>
      </w:r>
      <w:r w:rsidRPr="005F6B3F">
        <w:rPr>
          <w:rFonts w:hint="eastAsia"/>
          <w:color w:val="000000"/>
          <w:szCs w:val="21"/>
        </w:rPr>
        <w:t>规定执行。</w:t>
      </w:r>
    </w:p>
    <w:p w:rsidR="00134C77" w:rsidRPr="005F6B3F" w:rsidRDefault="00134C77">
      <w:pPr>
        <w:pStyle w:val="a1"/>
        <w:spacing w:before="156" w:after="156"/>
        <w:rPr>
          <w:rFonts w:hint="eastAsia"/>
        </w:rPr>
      </w:pPr>
      <w:r w:rsidRPr="005F6B3F">
        <w:rPr>
          <w:rFonts w:hint="eastAsia"/>
        </w:rPr>
        <w:t>检测内容</w:t>
      </w:r>
    </w:p>
    <w:p w:rsidR="00134C77" w:rsidRPr="005F6B3F" w:rsidRDefault="00134C77">
      <w:pPr>
        <w:pStyle w:val="aff6"/>
        <w:rPr>
          <w:rFonts w:hint="eastAsia"/>
          <w:color w:val="000000"/>
          <w:szCs w:val="21"/>
        </w:rPr>
      </w:pPr>
      <w:r w:rsidRPr="005F6B3F">
        <w:rPr>
          <w:rFonts w:hint="eastAsia"/>
          <w:color w:val="000000"/>
        </w:rPr>
        <w:t>粮温、仓温和气温。根据检测结果绘制三温曲线图。</w:t>
      </w:r>
    </w:p>
    <w:p w:rsidR="00134C77" w:rsidRPr="00626C95" w:rsidRDefault="00134C77">
      <w:pPr>
        <w:pStyle w:val="a1"/>
        <w:spacing w:before="156" w:after="156"/>
        <w:rPr>
          <w:rFonts w:hint="eastAsia"/>
        </w:rPr>
      </w:pPr>
      <w:r w:rsidRPr="00626C95">
        <w:rPr>
          <w:rFonts w:hint="eastAsia"/>
        </w:rPr>
        <w:t>检测周期</w:t>
      </w:r>
    </w:p>
    <w:p w:rsidR="00134C77" w:rsidRPr="005F6B3F" w:rsidRDefault="00134C77">
      <w:pPr>
        <w:pStyle w:val="ab"/>
        <w:tabs>
          <w:tab w:val="num" w:pos="420"/>
          <w:tab w:val="num" w:pos="840"/>
          <w:tab w:val="num" w:pos="1770"/>
        </w:tabs>
        <w:ind w:left="0" w:firstLineChars="200" w:firstLine="420"/>
        <w:rPr>
          <w:rFonts w:hint="eastAsia"/>
          <w:color w:val="000000"/>
        </w:rPr>
      </w:pPr>
      <w:r w:rsidRPr="005F6B3F">
        <w:rPr>
          <w:rFonts w:hint="eastAsia"/>
          <w:color w:val="000000"/>
        </w:rPr>
        <w:t>粮温</w:t>
      </w:r>
      <w:smartTag w:uri="urn:schemas-microsoft-com:office:smarttags" w:element="chmetcnv">
        <w:smartTagPr>
          <w:attr w:name="UnitName" w:val="℃"/>
          <w:attr w:name="SourceValue" w:val="15"/>
          <w:attr w:name="HasSpace" w:val="False"/>
          <w:attr w:name="Negative" w:val="False"/>
          <w:attr w:name="NumberType" w:val="1"/>
          <w:attr w:name="TCSC" w:val="0"/>
        </w:smartTagPr>
        <w:r w:rsidRPr="00940584">
          <w:rPr>
            <w:rFonts w:ascii="Times New Roman"/>
            <w:color w:val="000000"/>
          </w:rPr>
          <w:t>15℃</w:t>
        </w:r>
      </w:smartTag>
      <w:r w:rsidRPr="005F6B3F">
        <w:rPr>
          <w:rFonts w:hint="eastAsia"/>
          <w:color w:val="000000"/>
        </w:rPr>
        <w:t>及以下时，安全水分粮食与油料或基本无虫粮</w:t>
      </w:r>
      <w:r w:rsidRPr="00940584">
        <w:rPr>
          <w:rFonts w:ascii="Times New Roman"/>
          <w:color w:val="000000"/>
        </w:rPr>
        <w:t>15</w:t>
      </w:r>
      <w:r w:rsidRPr="005F6B3F">
        <w:rPr>
          <w:rFonts w:hint="eastAsia"/>
          <w:color w:val="000000"/>
        </w:rPr>
        <w:t xml:space="preserve"> 天内至少检测</w:t>
      </w:r>
      <w:r w:rsidRPr="00940584">
        <w:rPr>
          <w:rFonts w:ascii="Times New Roman"/>
          <w:color w:val="000000"/>
        </w:rPr>
        <w:t>1</w:t>
      </w:r>
      <w:r w:rsidRPr="005F6B3F">
        <w:rPr>
          <w:rFonts w:hint="eastAsia"/>
          <w:color w:val="000000"/>
        </w:rPr>
        <w:t>次；半安全水分粮食与油料或一般虫粮</w:t>
      </w:r>
      <w:r w:rsidRPr="00940584">
        <w:rPr>
          <w:rFonts w:ascii="Times New Roman"/>
          <w:color w:val="000000"/>
        </w:rPr>
        <w:t>10</w:t>
      </w:r>
      <w:r w:rsidRPr="005F6B3F">
        <w:rPr>
          <w:rFonts w:hint="eastAsia"/>
          <w:color w:val="000000"/>
        </w:rPr>
        <w:t>天内至少检测</w:t>
      </w:r>
      <w:r w:rsidRPr="00940584">
        <w:rPr>
          <w:rFonts w:ascii="Times New Roman"/>
          <w:color w:val="000000"/>
        </w:rPr>
        <w:t>1</w:t>
      </w:r>
      <w:r w:rsidRPr="005F6B3F">
        <w:rPr>
          <w:rFonts w:hint="eastAsia"/>
          <w:color w:val="000000"/>
        </w:rPr>
        <w:t>次；危险水分粮食与油料</w:t>
      </w:r>
      <w:r w:rsidRPr="00940584">
        <w:rPr>
          <w:rFonts w:ascii="Times New Roman"/>
          <w:color w:val="000000"/>
        </w:rPr>
        <w:t>5</w:t>
      </w:r>
      <w:r w:rsidRPr="005F6B3F">
        <w:rPr>
          <w:rFonts w:hint="eastAsia"/>
          <w:color w:val="000000"/>
        </w:rPr>
        <w:t>天内至少检测</w:t>
      </w:r>
      <w:r w:rsidRPr="00940584">
        <w:rPr>
          <w:rFonts w:ascii="Times New Roman"/>
          <w:color w:val="000000"/>
        </w:rPr>
        <w:t>1</w:t>
      </w:r>
      <w:r w:rsidRPr="005F6B3F">
        <w:rPr>
          <w:rFonts w:hint="eastAsia"/>
          <w:color w:val="000000"/>
        </w:rPr>
        <w:t>次。</w:t>
      </w:r>
    </w:p>
    <w:p w:rsidR="00134C77" w:rsidRPr="005F6B3F" w:rsidRDefault="00134C77">
      <w:pPr>
        <w:pStyle w:val="ab"/>
        <w:tabs>
          <w:tab w:val="num" w:pos="420"/>
          <w:tab w:val="num" w:pos="840"/>
          <w:tab w:val="num" w:pos="1770"/>
        </w:tabs>
        <w:ind w:left="0" w:firstLineChars="200" w:firstLine="420"/>
        <w:rPr>
          <w:rFonts w:hint="eastAsia"/>
          <w:color w:val="000000"/>
        </w:rPr>
      </w:pPr>
      <w:r w:rsidRPr="005F6B3F">
        <w:rPr>
          <w:rFonts w:hint="eastAsia"/>
          <w:color w:val="000000"/>
        </w:rPr>
        <w:t>粮温高于</w:t>
      </w:r>
      <w:smartTag w:uri="urn:schemas-microsoft-com:office:smarttags" w:element="chmetcnv">
        <w:smartTagPr>
          <w:attr w:name="UnitName" w:val="℃"/>
          <w:attr w:name="SourceValue" w:val="15"/>
          <w:attr w:name="HasSpace" w:val="False"/>
          <w:attr w:name="Negative" w:val="False"/>
          <w:attr w:name="NumberType" w:val="1"/>
          <w:attr w:name="TCSC" w:val="0"/>
        </w:smartTagPr>
        <w:r w:rsidRPr="00940584">
          <w:rPr>
            <w:rFonts w:ascii="Times New Roman"/>
            <w:color w:val="000000"/>
          </w:rPr>
          <w:t>15℃</w:t>
        </w:r>
      </w:smartTag>
      <w:r w:rsidRPr="005F6B3F">
        <w:rPr>
          <w:rFonts w:hint="eastAsia"/>
          <w:color w:val="000000"/>
        </w:rPr>
        <w:t>时，安全水分粮食与油料或无虫、基本无虫粮</w:t>
      </w:r>
      <w:r w:rsidRPr="00940584">
        <w:rPr>
          <w:rFonts w:ascii="Times New Roman"/>
          <w:color w:val="000000"/>
        </w:rPr>
        <w:t>7</w:t>
      </w:r>
      <w:r w:rsidRPr="005F6B3F">
        <w:rPr>
          <w:rFonts w:hint="eastAsia"/>
          <w:color w:val="000000"/>
        </w:rPr>
        <w:t>天内至少检测</w:t>
      </w:r>
      <w:r w:rsidRPr="00940584">
        <w:rPr>
          <w:rFonts w:ascii="Times New Roman"/>
          <w:color w:val="000000"/>
        </w:rPr>
        <w:t>1</w:t>
      </w:r>
      <w:r w:rsidRPr="005F6B3F">
        <w:rPr>
          <w:rFonts w:hint="eastAsia"/>
          <w:color w:val="000000"/>
        </w:rPr>
        <w:t>次；半安全水分粮食与油料或一般虫粮</w:t>
      </w:r>
      <w:r w:rsidRPr="00940584">
        <w:rPr>
          <w:rFonts w:ascii="Times New Roman"/>
          <w:color w:val="000000"/>
        </w:rPr>
        <w:t>5</w:t>
      </w:r>
      <w:r w:rsidRPr="005F6B3F">
        <w:rPr>
          <w:rFonts w:hint="eastAsia"/>
          <w:color w:val="000000"/>
        </w:rPr>
        <w:t>天内至少检测</w:t>
      </w:r>
      <w:r w:rsidRPr="00940584">
        <w:rPr>
          <w:rFonts w:ascii="Times New Roman"/>
          <w:color w:val="000000"/>
        </w:rPr>
        <w:t>1</w:t>
      </w:r>
      <w:r w:rsidRPr="005F6B3F">
        <w:rPr>
          <w:rFonts w:hint="eastAsia"/>
          <w:color w:val="000000"/>
        </w:rPr>
        <w:t>次；危险水分粮食与油料每天至少检测</w:t>
      </w:r>
      <w:r w:rsidRPr="00940584">
        <w:rPr>
          <w:rFonts w:ascii="Times New Roman"/>
          <w:color w:val="000000"/>
        </w:rPr>
        <w:t>1</w:t>
      </w:r>
      <w:r w:rsidRPr="005F6B3F">
        <w:rPr>
          <w:rFonts w:hint="eastAsia"/>
          <w:color w:val="000000"/>
        </w:rPr>
        <w:t>次。</w:t>
      </w:r>
    </w:p>
    <w:p w:rsidR="00134C77" w:rsidRPr="005F6B3F" w:rsidRDefault="00134C77">
      <w:pPr>
        <w:pStyle w:val="ab"/>
        <w:tabs>
          <w:tab w:val="num" w:pos="420"/>
          <w:tab w:val="num" w:pos="840"/>
          <w:tab w:val="num" w:pos="1770"/>
        </w:tabs>
        <w:ind w:left="0" w:firstLineChars="200" w:firstLine="420"/>
        <w:rPr>
          <w:rFonts w:hint="eastAsia"/>
          <w:color w:val="000000"/>
        </w:rPr>
      </w:pPr>
      <w:r w:rsidRPr="005F6B3F">
        <w:rPr>
          <w:rFonts w:hint="eastAsia"/>
          <w:color w:val="000000"/>
        </w:rPr>
        <w:t>新收获的粮食与油料入仓后</w:t>
      </w:r>
      <w:r w:rsidRPr="00940584">
        <w:rPr>
          <w:rFonts w:ascii="Times New Roman"/>
          <w:color w:val="000000"/>
        </w:rPr>
        <w:t>3</w:t>
      </w:r>
      <w:r w:rsidRPr="005F6B3F">
        <w:rPr>
          <w:rFonts w:hint="eastAsia"/>
          <w:color w:val="000000"/>
        </w:rPr>
        <w:t>个月内</w:t>
      </w:r>
      <w:r>
        <w:rPr>
          <w:rFonts w:hint="eastAsia"/>
          <w:color w:val="000000"/>
        </w:rPr>
        <w:t>应</w:t>
      </w:r>
      <w:r w:rsidRPr="005F6B3F">
        <w:rPr>
          <w:rFonts w:hint="eastAsia"/>
          <w:color w:val="000000"/>
        </w:rPr>
        <w:t>适当增加检测次数。</w:t>
      </w:r>
    </w:p>
    <w:p w:rsidR="00134C77" w:rsidRPr="00626C95" w:rsidRDefault="00134C77">
      <w:pPr>
        <w:pStyle w:val="a1"/>
        <w:spacing w:before="156" w:after="156"/>
        <w:rPr>
          <w:rFonts w:hint="eastAsia"/>
        </w:rPr>
      </w:pPr>
      <w:r w:rsidRPr="00626C95">
        <w:rPr>
          <w:rFonts w:hint="eastAsia"/>
        </w:rPr>
        <w:t>检测设备</w:t>
      </w:r>
    </w:p>
    <w:p w:rsidR="00134C77" w:rsidRPr="005F6B3F" w:rsidRDefault="00134C77">
      <w:pPr>
        <w:pStyle w:val="aff6"/>
        <w:rPr>
          <w:rFonts w:hint="eastAsia"/>
          <w:color w:val="000000"/>
        </w:rPr>
      </w:pPr>
      <w:r w:rsidRPr="005F6B3F">
        <w:rPr>
          <w:rFonts w:hAnsi="宋体" w:hint="eastAsia"/>
          <w:color w:val="000000"/>
        </w:rPr>
        <w:t>采用粮情测控系统或其他测温仪器。</w:t>
      </w:r>
      <w:r>
        <w:rPr>
          <w:rFonts w:hAnsi="宋体" w:hint="eastAsia"/>
          <w:color w:val="000000"/>
        </w:rPr>
        <w:t>粮堆高度达到</w:t>
      </w:r>
      <w:smartTag w:uri="urn:schemas-microsoft-com:office:smarttags" w:element="chmetcnv">
        <w:smartTagPr>
          <w:attr w:name="UnitName" w:val="m"/>
          <w:attr w:name="SourceValue" w:val="6"/>
          <w:attr w:name="HasSpace" w:val="True"/>
          <w:attr w:name="Negative" w:val="False"/>
          <w:attr w:name="NumberType" w:val="1"/>
          <w:attr w:name="TCSC" w:val="0"/>
        </w:smartTagPr>
        <w:r w:rsidRPr="00940584">
          <w:rPr>
            <w:rFonts w:ascii="Times New Roman"/>
            <w:color w:val="000000"/>
          </w:rPr>
          <w:t>6</w:t>
        </w:r>
        <w:r>
          <w:rPr>
            <w:rFonts w:ascii="Times New Roman" w:hint="eastAsia"/>
            <w:color w:val="000000"/>
          </w:rPr>
          <w:t xml:space="preserve"> </w:t>
        </w:r>
        <w:r w:rsidRPr="00940584">
          <w:rPr>
            <w:rFonts w:ascii="Times New Roman"/>
            <w:color w:val="000000"/>
          </w:rPr>
          <w:t>m</w:t>
        </w:r>
      </w:smartTag>
      <w:r>
        <w:rPr>
          <w:rFonts w:hAnsi="宋体" w:hint="eastAsia"/>
          <w:color w:val="000000"/>
        </w:rPr>
        <w:t>及以上的粮仓和</w:t>
      </w:r>
      <w:r w:rsidRPr="005F6B3F">
        <w:rPr>
          <w:rFonts w:hAnsi="宋体" w:hint="eastAsia"/>
          <w:color w:val="000000"/>
        </w:rPr>
        <w:t>地下仓应采用粮情测控系统，粮情测控系统应符合</w:t>
      </w:r>
      <w:r w:rsidRPr="00940584">
        <w:rPr>
          <w:rFonts w:ascii="Times New Roman"/>
          <w:color w:val="000000"/>
        </w:rPr>
        <w:t>LS/T 1203</w:t>
      </w:r>
      <w:r w:rsidRPr="005F6B3F">
        <w:rPr>
          <w:rFonts w:hAnsi="宋体" w:hint="eastAsia"/>
          <w:color w:val="000000"/>
        </w:rPr>
        <w:t>的要求。</w:t>
      </w:r>
    </w:p>
    <w:p w:rsidR="00134C77" w:rsidRPr="00626C95" w:rsidRDefault="00134C77">
      <w:pPr>
        <w:pStyle w:val="a1"/>
        <w:spacing w:before="156" w:after="156"/>
        <w:rPr>
          <w:rFonts w:hint="eastAsia"/>
        </w:rPr>
      </w:pPr>
      <w:r w:rsidRPr="00626C95">
        <w:rPr>
          <w:rFonts w:hint="eastAsia"/>
        </w:rPr>
        <w:t>粮温检测点的设置</w:t>
      </w:r>
    </w:p>
    <w:p w:rsidR="00134C77" w:rsidRPr="00EE1191" w:rsidRDefault="00134C77">
      <w:pPr>
        <w:pStyle w:val="ab"/>
        <w:rPr>
          <w:rFonts w:hint="eastAsia"/>
        </w:rPr>
      </w:pPr>
      <w:r w:rsidRPr="00EE1191">
        <w:rPr>
          <w:rFonts w:hint="eastAsia"/>
        </w:rPr>
        <w:t>散装粮食与油料：采用粮情测控系统时，房式仓、筒式仓测温点的设置应按照</w:t>
      </w:r>
      <w:r w:rsidRPr="00EE1191">
        <w:t>LS/T 1203</w:t>
      </w:r>
      <w:r w:rsidRPr="00EE1191">
        <w:rPr>
          <w:rFonts w:hint="eastAsia"/>
        </w:rPr>
        <w:t>的规定执行，但上层、下层及四周检测点应分别设在距粮面、底部、仓壁</w:t>
      </w:r>
      <w:smartTag w:uri="urn:schemas-microsoft-com:office:smarttags" w:element="chmetcnv">
        <w:smartTagPr>
          <w:attr w:name="UnitName" w:val="m"/>
          <w:attr w:name="SourceValue" w:val=".3"/>
          <w:attr w:name="HasSpace" w:val="True"/>
          <w:attr w:name="Negative" w:val="False"/>
          <w:attr w:name="NumberType" w:val="1"/>
          <w:attr w:name="TCSC" w:val="0"/>
        </w:smartTagPr>
        <w:r w:rsidRPr="00EE1191">
          <w:t>0.3 m</w:t>
        </w:r>
      </w:smartTag>
      <w:r w:rsidRPr="00EE1191">
        <w:rPr>
          <w:rFonts w:hint="eastAsia"/>
        </w:rPr>
        <w:t>处。</w:t>
      </w:r>
    </w:p>
    <w:p w:rsidR="00134C77" w:rsidRPr="00EE1191" w:rsidRDefault="00134C77">
      <w:pPr>
        <w:pStyle w:val="ab"/>
        <w:rPr>
          <w:rFonts w:hint="eastAsia"/>
        </w:rPr>
      </w:pPr>
      <w:r w:rsidRPr="00EE1191">
        <w:rPr>
          <w:rFonts w:hint="eastAsia"/>
        </w:rPr>
        <w:t>房式仓人工检测粮温时，应分区设点，每区不超过</w:t>
      </w:r>
      <w:smartTag w:uri="urn:schemas-microsoft-com:office:smarttags" w:element="chmetcnv">
        <w:smartTagPr>
          <w:attr w:name="UnitName" w:val="m2"/>
          <w:attr w:name="SourceValue" w:val="100"/>
          <w:attr w:name="HasSpace" w:val="True"/>
          <w:attr w:name="Negative" w:val="False"/>
          <w:attr w:name="NumberType" w:val="1"/>
          <w:attr w:name="TCSC" w:val="0"/>
        </w:smartTagPr>
        <w:r w:rsidRPr="00EE1191">
          <w:t>100 m</w:t>
        </w:r>
        <w:r w:rsidRPr="0024081E">
          <w:rPr>
            <w:vertAlign w:val="superscript"/>
          </w:rPr>
          <w:t>2</w:t>
        </w:r>
      </w:smartTag>
      <w:r w:rsidRPr="00EE1191">
        <w:rPr>
          <w:rFonts w:hint="eastAsia"/>
        </w:rPr>
        <w:t>，各区设中心与四角共</w:t>
      </w:r>
      <w:r w:rsidRPr="00EE1191">
        <w:t>5</w:t>
      </w:r>
      <w:r w:rsidRPr="00EE1191">
        <w:rPr>
          <w:rFonts w:hint="eastAsia"/>
        </w:rPr>
        <w:t>个点作为检测点，</w:t>
      </w:r>
      <w:r w:rsidRPr="00EE1191">
        <w:t>两区界线上的两个点为共有点</w:t>
      </w:r>
      <w:r w:rsidRPr="00EE1191">
        <w:rPr>
          <w:rFonts w:hint="eastAsia"/>
        </w:rPr>
        <w:t>。粮</w:t>
      </w:r>
      <w:r w:rsidRPr="00EE1191">
        <w:t>堆高</w:t>
      </w:r>
      <w:r w:rsidRPr="00EE1191">
        <w:rPr>
          <w:rFonts w:hint="eastAsia"/>
        </w:rPr>
        <w:t>度</w:t>
      </w:r>
      <w:r w:rsidRPr="00EE1191">
        <w:t>在</w:t>
      </w:r>
      <w:smartTag w:uri="urn:schemas-microsoft-com:office:smarttags" w:element="chmetcnv">
        <w:smartTagPr>
          <w:attr w:name="UnitName" w:val="m"/>
          <w:attr w:name="SourceValue" w:val="2"/>
          <w:attr w:name="HasSpace" w:val="True"/>
          <w:attr w:name="Negative" w:val="False"/>
          <w:attr w:name="NumberType" w:val="1"/>
          <w:attr w:name="TCSC" w:val="0"/>
        </w:smartTagPr>
        <w:r w:rsidRPr="00EE1191">
          <w:t>2</w:t>
        </w:r>
        <w:r w:rsidRPr="00EE1191">
          <w:rPr>
            <w:rFonts w:hint="eastAsia"/>
          </w:rPr>
          <w:t xml:space="preserve"> </w:t>
        </w:r>
        <w:r w:rsidRPr="00EE1191">
          <w:t>m</w:t>
        </w:r>
      </w:smartTag>
      <w:r w:rsidRPr="00EE1191">
        <w:t>以下的，分上、下两层；</w:t>
      </w:r>
      <w:r w:rsidRPr="00EE1191">
        <w:rPr>
          <w:rFonts w:hint="eastAsia"/>
        </w:rPr>
        <w:t>粮</w:t>
      </w:r>
      <w:r w:rsidRPr="00EE1191">
        <w:t>堆高</w:t>
      </w:r>
      <w:r w:rsidRPr="00EE1191">
        <w:rPr>
          <w:rFonts w:hint="eastAsia"/>
        </w:rPr>
        <w:t>度</w:t>
      </w:r>
      <w:smartTag w:uri="urn:schemas-microsoft-com:office:smarttags" w:element="chmetcnv">
        <w:smartTagPr>
          <w:attr w:name="UnitName" w:val="m"/>
          <w:attr w:name="SourceValue" w:val="2"/>
          <w:attr w:name="HasSpace" w:val="True"/>
          <w:attr w:name="Negative" w:val="False"/>
          <w:attr w:name="NumberType" w:val="1"/>
          <w:attr w:name="TCSC" w:val="0"/>
        </w:smartTagPr>
        <w:r w:rsidRPr="00EE1191">
          <w:t>2 m</w:t>
        </w:r>
      </w:smartTag>
      <w:r w:rsidRPr="00EE1191">
        <w:t>～</w:t>
      </w:r>
      <w:smartTag w:uri="urn:schemas-microsoft-com:office:smarttags" w:element="chmetcnv">
        <w:smartTagPr>
          <w:attr w:name="UnitName" w:val="m"/>
          <w:attr w:name="SourceValue" w:val="4"/>
          <w:attr w:name="HasSpace" w:val="True"/>
          <w:attr w:name="Negative" w:val="False"/>
          <w:attr w:name="NumberType" w:val="1"/>
          <w:attr w:name="TCSC" w:val="0"/>
        </w:smartTagPr>
        <w:r w:rsidRPr="00EE1191">
          <w:t>4 m</w:t>
        </w:r>
      </w:smartTag>
      <w:r w:rsidRPr="00EE1191">
        <w:t>的，分上、中、下三层</w:t>
      </w:r>
      <w:r w:rsidRPr="00EE1191">
        <w:rPr>
          <w:rFonts w:hint="eastAsia"/>
        </w:rPr>
        <w:t>；粮</w:t>
      </w:r>
      <w:r w:rsidRPr="00EE1191">
        <w:t>堆高</w:t>
      </w:r>
      <w:r w:rsidRPr="00EE1191">
        <w:rPr>
          <w:rFonts w:hint="eastAsia"/>
        </w:rPr>
        <w:t>度</w:t>
      </w:r>
      <w:smartTag w:uri="urn:schemas-microsoft-com:office:smarttags" w:element="chmetcnv">
        <w:smartTagPr>
          <w:attr w:name="UnitName" w:val="m"/>
          <w:attr w:name="SourceValue" w:val="4"/>
          <w:attr w:name="HasSpace" w:val="True"/>
          <w:attr w:name="Negative" w:val="False"/>
          <w:attr w:name="NumberType" w:val="1"/>
          <w:attr w:name="TCSC" w:val="0"/>
        </w:smartTagPr>
        <w:r w:rsidRPr="00EE1191">
          <w:t>4 m</w:t>
        </w:r>
      </w:smartTag>
      <w:r w:rsidRPr="00EE1191">
        <w:t>～</w:t>
      </w:r>
      <w:smartTag w:uri="urn:schemas-microsoft-com:office:smarttags" w:element="chmetcnv">
        <w:smartTagPr>
          <w:attr w:name="UnitName" w:val="m"/>
          <w:attr w:name="SourceValue" w:val="6"/>
          <w:attr w:name="HasSpace" w:val="True"/>
          <w:attr w:name="Negative" w:val="False"/>
          <w:attr w:name="NumberType" w:val="1"/>
          <w:attr w:name="TCSC" w:val="0"/>
        </w:smartTagPr>
        <w:r w:rsidRPr="00EE1191">
          <w:t>6 m</w:t>
        </w:r>
      </w:smartTag>
      <w:r w:rsidRPr="00EE1191">
        <w:t>时，分四层；</w:t>
      </w:r>
      <w:r w:rsidRPr="00EE1191">
        <w:rPr>
          <w:rFonts w:hint="eastAsia"/>
        </w:rPr>
        <w:t>粮</w:t>
      </w:r>
      <w:r w:rsidRPr="00EE1191">
        <w:t>堆高</w:t>
      </w:r>
      <w:r w:rsidRPr="00EE1191">
        <w:rPr>
          <w:rFonts w:hint="eastAsia"/>
        </w:rPr>
        <w:t>度</w:t>
      </w:r>
      <w:smartTag w:uri="urn:schemas-microsoft-com:office:smarttags" w:element="chmetcnv">
        <w:smartTagPr>
          <w:attr w:name="UnitName" w:val="m"/>
          <w:attr w:name="SourceValue" w:val="6"/>
          <w:attr w:name="HasSpace" w:val="True"/>
          <w:attr w:name="Negative" w:val="False"/>
          <w:attr w:name="NumberType" w:val="1"/>
          <w:attr w:name="TCSC" w:val="0"/>
        </w:smartTagPr>
        <w:r w:rsidRPr="00EE1191">
          <w:t>6 m</w:t>
        </w:r>
      </w:smartTag>
      <w:r w:rsidRPr="00EE1191">
        <w:t>以上的酌情增加层数。</w:t>
      </w:r>
      <w:r w:rsidRPr="00EE1191">
        <w:rPr>
          <w:rFonts w:hint="eastAsia"/>
        </w:rPr>
        <w:t>上层、下层检测点应分别设在距粮面、底部</w:t>
      </w:r>
      <w:smartTag w:uri="urn:schemas-microsoft-com:office:smarttags" w:element="chmetcnv">
        <w:smartTagPr>
          <w:attr w:name="UnitName" w:val="m"/>
          <w:attr w:name="SourceValue" w:val=".3"/>
          <w:attr w:name="HasSpace" w:val="True"/>
          <w:attr w:name="Negative" w:val="False"/>
          <w:attr w:name="NumberType" w:val="1"/>
          <w:attr w:name="TCSC" w:val="0"/>
        </w:smartTagPr>
        <w:r w:rsidRPr="00EE1191">
          <w:rPr>
            <w:rFonts w:hint="eastAsia"/>
          </w:rPr>
          <w:t>0.3 m</w:t>
        </w:r>
      </w:smartTag>
      <w:r w:rsidRPr="00EE1191">
        <w:rPr>
          <w:rFonts w:hint="eastAsia"/>
        </w:rPr>
        <w:t>处。中间层检测点垂直均等设置；四周检测点距墙壁</w:t>
      </w:r>
      <w:smartTag w:uri="urn:schemas-microsoft-com:office:smarttags" w:element="chmetcnv">
        <w:smartTagPr>
          <w:attr w:name="UnitName" w:val="m"/>
          <w:attr w:name="SourceValue" w:val=".3"/>
          <w:attr w:name="HasSpace" w:val="True"/>
          <w:attr w:name="Negative" w:val="False"/>
          <w:attr w:name="NumberType" w:val="1"/>
          <w:attr w:name="TCSC" w:val="0"/>
        </w:smartTagPr>
        <w:r w:rsidRPr="00EE1191">
          <w:t>0.3</w:t>
        </w:r>
        <w:r w:rsidRPr="00EE1191">
          <w:rPr>
            <w:rFonts w:hint="eastAsia"/>
          </w:rPr>
          <w:t xml:space="preserve"> </w:t>
        </w:r>
        <w:r w:rsidRPr="00EE1191">
          <w:t>m</w:t>
        </w:r>
      </w:smartTag>
      <w:r w:rsidRPr="00EE1191">
        <w:rPr>
          <w:rFonts w:hint="eastAsia"/>
        </w:rPr>
        <w:t>。</w:t>
      </w:r>
    </w:p>
    <w:p w:rsidR="00134C77" w:rsidRPr="00EE1191" w:rsidRDefault="00134C77">
      <w:pPr>
        <w:pStyle w:val="ab"/>
        <w:rPr>
          <w:rFonts w:hint="eastAsia"/>
        </w:rPr>
      </w:pPr>
      <w:r w:rsidRPr="00EE1191">
        <w:rPr>
          <w:rFonts w:hint="eastAsia"/>
        </w:rPr>
        <w:t>包装粮食与油料、地下仓和简易储粮设施粮温检测点参照上述原则设置。</w:t>
      </w:r>
    </w:p>
    <w:p w:rsidR="00134C77" w:rsidRPr="00EE1191" w:rsidRDefault="00134C77">
      <w:pPr>
        <w:pStyle w:val="ab"/>
        <w:rPr>
          <w:rFonts w:hint="eastAsia"/>
        </w:rPr>
      </w:pPr>
      <w:r w:rsidRPr="00EE1191">
        <w:rPr>
          <w:rFonts w:hint="eastAsia"/>
        </w:rPr>
        <w:t>处于后熟期、水分和杂质分布不均匀、局部有害虫的粮食与油料，应增加设置机动检测点。</w:t>
      </w:r>
    </w:p>
    <w:p w:rsidR="00134C77" w:rsidRPr="00EE1191" w:rsidRDefault="00134C77">
      <w:pPr>
        <w:pStyle w:val="ab"/>
        <w:rPr>
          <w:rFonts w:hint="eastAsia"/>
        </w:rPr>
      </w:pPr>
      <w:r w:rsidRPr="00EE1191">
        <w:rPr>
          <w:rFonts w:hint="eastAsia"/>
        </w:rPr>
        <w:t>仓温检测点应设在粮堆表面中部距粮面</w:t>
      </w:r>
      <w:smartTag w:uri="urn:schemas-microsoft-com:office:smarttags" w:element="chmetcnv">
        <w:smartTagPr>
          <w:attr w:name="UnitName" w:val="m"/>
          <w:attr w:name="SourceValue" w:val="1"/>
          <w:attr w:name="HasSpace" w:val="False"/>
          <w:attr w:name="Negative" w:val="False"/>
          <w:attr w:name="NumberType" w:val="1"/>
          <w:attr w:name="TCSC" w:val="0"/>
        </w:smartTagPr>
        <w:r w:rsidRPr="00EE1191">
          <w:rPr>
            <w:rFonts w:hint="eastAsia"/>
          </w:rPr>
          <w:t>1m</w:t>
        </w:r>
      </w:smartTag>
      <w:r w:rsidRPr="00EE1191">
        <w:rPr>
          <w:rFonts w:hint="eastAsia"/>
        </w:rPr>
        <w:t>处的空间，检测点周围不应有照明灯具。</w:t>
      </w:r>
    </w:p>
    <w:p w:rsidR="00134C77" w:rsidRPr="00EE1191" w:rsidRDefault="00134C77">
      <w:pPr>
        <w:pStyle w:val="ab"/>
        <w:rPr>
          <w:rFonts w:hint="eastAsia"/>
        </w:rPr>
      </w:pPr>
      <w:r w:rsidRPr="00EE1191">
        <w:rPr>
          <w:rFonts w:hint="eastAsia"/>
        </w:rPr>
        <w:t>气温检测点应设在百叶箱内的中心位置。</w:t>
      </w:r>
    </w:p>
    <w:p w:rsidR="00134C77" w:rsidRPr="005F6B3F" w:rsidRDefault="00134C77">
      <w:pPr>
        <w:pStyle w:val="a6"/>
        <w:spacing w:before="156" w:after="156"/>
        <w:rPr>
          <w:rFonts w:hint="eastAsia"/>
        </w:rPr>
      </w:pPr>
      <w:bookmarkStart w:id="1014" w:name="_Toc305658569"/>
      <w:bookmarkStart w:id="1015" w:name="_Toc317512252"/>
      <w:bookmarkStart w:id="1016" w:name="_Toc317671182"/>
      <w:bookmarkStart w:id="1017" w:name="_Toc317895932"/>
      <w:r w:rsidRPr="005F6B3F">
        <w:rPr>
          <w:rFonts w:hint="eastAsia"/>
        </w:rPr>
        <w:t>相对湿度检测</w:t>
      </w:r>
      <w:bookmarkEnd w:id="1014"/>
      <w:bookmarkEnd w:id="1015"/>
      <w:bookmarkEnd w:id="1016"/>
      <w:bookmarkEnd w:id="1017"/>
    </w:p>
    <w:p w:rsidR="00134C77" w:rsidRPr="00EE1191" w:rsidRDefault="00134C77">
      <w:pPr>
        <w:pStyle w:val="afffff1"/>
        <w:rPr>
          <w:rFonts w:hint="eastAsia"/>
        </w:rPr>
      </w:pPr>
      <w:r w:rsidRPr="00EE1191">
        <w:rPr>
          <w:rFonts w:hint="eastAsia"/>
        </w:rPr>
        <w:t>采用湿度传感器、干湿球温度计或其他湿度计检测仓内外空气的相对湿度。检测周期参照</w:t>
      </w:r>
      <w:smartTag w:uri="urn:schemas-microsoft-com:office:smarttags" w:element="chsdate">
        <w:smartTagPr>
          <w:attr w:name="Year" w:val="1899"/>
          <w:attr w:name="Month" w:val="12"/>
          <w:attr w:name="Day" w:val="30"/>
          <w:attr w:name="IsLunarDate" w:val="False"/>
          <w:attr w:name="IsROCDate" w:val="False"/>
        </w:smartTagPr>
        <w:r w:rsidRPr="00EE1191">
          <w:rPr>
            <w:rFonts w:hint="eastAsia"/>
          </w:rPr>
          <w:t>7.1.1</w:t>
        </w:r>
      </w:smartTag>
      <w:r w:rsidRPr="00EE1191">
        <w:rPr>
          <w:rFonts w:hint="eastAsia"/>
        </w:rPr>
        <w:t>.2执行，可采用湿度传感器检测粮堆内的相对湿度。</w:t>
      </w:r>
    </w:p>
    <w:p w:rsidR="00134C77" w:rsidRPr="00EE1191" w:rsidRDefault="00134C77">
      <w:pPr>
        <w:pStyle w:val="afffff1"/>
        <w:rPr>
          <w:rFonts w:hint="eastAsia"/>
        </w:rPr>
      </w:pPr>
      <w:r w:rsidRPr="00EE1191">
        <w:rPr>
          <w:rFonts w:hint="eastAsia"/>
        </w:rPr>
        <w:t>仓内空气相对湿度检测点应设在粮堆表面中部距粮面</w:t>
      </w:r>
      <w:smartTag w:uri="urn:schemas-microsoft-com:office:smarttags" w:element="chmetcnv">
        <w:smartTagPr>
          <w:attr w:name="UnitName" w:val="m"/>
          <w:attr w:name="SourceValue" w:val="1"/>
          <w:attr w:name="HasSpace" w:val="True"/>
          <w:attr w:name="Negative" w:val="False"/>
          <w:attr w:name="NumberType" w:val="1"/>
          <w:attr w:name="TCSC" w:val="0"/>
        </w:smartTagPr>
        <w:r w:rsidRPr="00EE1191">
          <w:rPr>
            <w:rFonts w:hint="eastAsia"/>
          </w:rPr>
          <w:t>1 m</w:t>
        </w:r>
      </w:smartTag>
      <w:r w:rsidRPr="00EE1191">
        <w:rPr>
          <w:rFonts w:hint="eastAsia"/>
        </w:rPr>
        <w:t>处的空间，检测点周围不应有照明灯具。</w:t>
      </w:r>
    </w:p>
    <w:p w:rsidR="00134C77" w:rsidRPr="00EE1191" w:rsidRDefault="00134C77">
      <w:pPr>
        <w:pStyle w:val="afffff1"/>
      </w:pPr>
      <w:r w:rsidRPr="00EE1191">
        <w:rPr>
          <w:rFonts w:hint="eastAsia"/>
        </w:rPr>
        <w:t>仓外空气相对湿度检测点应设在百叶箱内中心位置。</w:t>
      </w:r>
    </w:p>
    <w:p w:rsidR="00134C77" w:rsidRPr="005F6B3F" w:rsidRDefault="00134C77">
      <w:pPr>
        <w:pStyle w:val="a6"/>
        <w:spacing w:before="156" w:after="156"/>
        <w:rPr>
          <w:rFonts w:hint="eastAsia"/>
        </w:rPr>
      </w:pPr>
      <w:bookmarkStart w:id="1018" w:name="_Toc305658570"/>
      <w:bookmarkStart w:id="1019" w:name="_Toc317512253"/>
      <w:bookmarkStart w:id="1020" w:name="_Toc317671183"/>
      <w:bookmarkStart w:id="1021" w:name="_Toc317895933"/>
      <w:r w:rsidRPr="005F6B3F">
        <w:rPr>
          <w:rFonts w:hint="eastAsia"/>
        </w:rPr>
        <w:t>水分检测</w:t>
      </w:r>
      <w:bookmarkEnd w:id="1018"/>
      <w:bookmarkEnd w:id="1019"/>
      <w:bookmarkEnd w:id="1020"/>
      <w:bookmarkEnd w:id="1021"/>
    </w:p>
    <w:p w:rsidR="00134C77" w:rsidRPr="005F6B3F" w:rsidRDefault="00134C77">
      <w:pPr>
        <w:pStyle w:val="aff6"/>
        <w:rPr>
          <w:rFonts w:hint="eastAsia"/>
          <w:color w:val="000000"/>
        </w:rPr>
      </w:pPr>
      <w:r w:rsidRPr="005F6B3F">
        <w:rPr>
          <w:rFonts w:hint="eastAsia"/>
          <w:color w:val="000000"/>
        </w:rPr>
        <w:t>粮堆水分检测主要用于掌握粮堆水分变化情况，判定储粮的稳定性。</w:t>
      </w:r>
    </w:p>
    <w:p w:rsidR="00134C77" w:rsidRPr="00527F43" w:rsidRDefault="00134C77">
      <w:pPr>
        <w:pStyle w:val="a1"/>
        <w:spacing w:before="156" w:after="156"/>
        <w:rPr>
          <w:rFonts w:hint="eastAsia"/>
        </w:rPr>
      </w:pPr>
      <w:r w:rsidRPr="00527F43">
        <w:rPr>
          <w:rFonts w:hint="eastAsia"/>
        </w:rPr>
        <w:t>检测周期</w:t>
      </w:r>
    </w:p>
    <w:p w:rsidR="00134C77" w:rsidRPr="005F6B3F" w:rsidRDefault="00134C77">
      <w:pPr>
        <w:pStyle w:val="ab"/>
        <w:tabs>
          <w:tab w:val="num" w:pos="840"/>
          <w:tab w:val="num" w:pos="1770"/>
        </w:tabs>
        <w:ind w:left="0" w:firstLine="420"/>
        <w:rPr>
          <w:rFonts w:hint="eastAsia"/>
          <w:color w:val="000000"/>
        </w:rPr>
      </w:pPr>
      <w:r w:rsidRPr="005F6B3F">
        <w:rPr>
          <w:rFonts w:hint="eastAsia"/>
          <w:color w:val="000000"/>
        </w:rPr>
        <w:t>安全水分粮食与油料每季度至少检测</w:t>
      </w:r>
      <w:r w:rsidRPr="00971C4E">
        <w:rPr>
          <w:rFonts w:ascii="Times New Roman"/>
          <w:color w:val="000000"/>
        </w:rPr>
        <w:t>1</w:t>
      </w:r>
      <w:r w:rsidRPr="005F6B3F">
        <w:rPr>
          <w:rFonts w:hint="eastAsia"/>
          <w:color w:val="000000"/>
        </w:rPr>
        <w:t>次。</w:t>
      </w:r>
    </w:p>
    <w:p w:rsidR="00134C77" w:rsidRPr="005F6B3F" w:rsidRDefault="00134C77">
      <w:pPr>
        <w:pStyle w:val="ab"/>
        <w:tabs>
          <w:tab w:val="num" w:pos="840"/>
          <w:tab w:val="num" w:pos="1770"/>
        </w:tabs>
        <w:ind w:left="0" w:firstLine="420"/>
        <w:rPr>
          <w:rFonts w:hint="eastAsia"/>
          <w:color w:val="000000"/>
        </w:rPr>
      </w:pPr>
      <w:r w:rsidRPr="005F6B3F">
        <w:rPr>
          <w:rFonts w:hint="eastAsia"/>
          <w:color w:val="000000"/>
        </w:rPr>
        <w:t>半安全水分粮食与油料每月至少检测</w:t>
      </w:r>
      <w:r w:rsidRPr="00971C4E">
        <w:rPr>
          <w:rFonts w:ascii="Times New Roman"/>
          <w:color w:val="000000"/>
        </w:rPr>
        <w:t>1</w:t>
      </w:r>
      <w:r w:rsidRPr="005F6B3F">
        <w:rPr>
          <w:rFonts w:hint="eastAsia"/>
          <w:color w:val="000000"/>
        </w:rPr>
        <w:t>次。</w:t>
      </w:r>
    </w:p>
    <w:p w:rsidR="00134C77" w:rsidRPr="005F6B3F" w:rsidRDefault="00134C77">
      <w:pPr>
        <w:pStyle w:val="ab"/>
        <w:tabs>
          <w:tab w:val="num" w:pos="840"/>
          <w:tab w:val="num" w:pos="1770"/>
        </w:tabs>
        <w:ind w:left="0" w:firstLine="420"/>
        <w:rPr>
          <w:rFonts w:hint="eastAsia"/>
          <w:color w:val="000000"/>
        </w:rPr>
      </w:pPr>
      <w:r w:rsidRPr="005F6B3F">
        <w:rPr>
          <w:rFonts w:hint="eastAsia"/>
          <w:color w:val="000000"/>
        </w:rPr>
        <w:t>危险水分粮食与油料应根据粮温每</w:t>
      </w:r>
      <w:r w:rsidRPr="00971C4E">
        <w:rPr>
          <w:rFonts w:ascii="Times New Roman"/>
          <w:color w:val="000000"/>
        </w:rPr>
        <w:t>3</w:t>
      </w:r>
      <w:r w:rsidRPr="00971C4E">
        <w:rPr>
          <w:rFonts w:ascii="Times New Roman"/>
          <w:color w:val="000000"/>
        </w:rPr>
        <w:t>～</w:t>
      </w:r>
      <w:r w:rsidRPr="00971C4E">
        <w:rPr>
          <w:rFonts w:ascii="Times New Roman"/>
          <w:color w:val="000000"/>
        </w:rPr>
        <w:t>5</w:t>
      </w:r>
      <w:r w:rsidRPr="005F6B3F">
        <w:rPr>
          <w:rFonts w:hint="eastAsia"/>
          <w:color w:val="000000"/>
        </w:rPr>
        <w:t>天检测</w:t>
      </w:r>
      <w:r w:rsidRPr="00971C4E">
        <w:rPr>
          <w:rFonts w:ascii="Times New Roman"/>
          <w:color w:val="000000"/>
        </w:rPr>
        <w:t>1</w:t>
      </w:r>
      <w:r w:rsidRPr="005F6B3F">
        <w:rPr>
          <w:rFonts w:hint="eastAsia"/>
          <w:color w:val="000000"/>
        </w:rPr>
        <w:t>次，发现粮温</w:t>
      </w:r>
      <w:r>
        <w:rPr>
          <w:rFonts w:hint="eastAsia"/>
          <w:color w:val="000000"/>
        </w:rPr>
        <w:t>异常</w:t>
      </w:r>
      <w:r w:rsidRPr="005F6B3F">
        <w:rPr>
          <w:rFonts w:hint="eastAsia"/>
          <w:color w:val="000000"/>
        </w:rPr>
        <w:t>升高时应随时扦样检测。</w:t>
      </w:r>
    </w:p>
    <w:p w:rsidR="00134C77" w:rsidRPr="00527F43" w:rsidRDefault="00134C77">
      <w:pPr>
        <w:pStyle w:val="a1"/>
        <w:spacing w:before="156" w:after="156"/>
        <w:rPr>
          <w:rFonts w:hint="eastAsia"/>
        </w:rPr>
      </w:pPr>
      <w:r w:rsidRPr="00527F43">
        <w:rPr>
          <w:rFonts w:hint="eastAsia"/>
        </w:rPr>
        <w:t>检测点的设置</w:t>
      </w:r>
    </w:p>
    <w:p w:rsidR="00134C77" w:rsidRPr="005F6B3F" w:rsidRDefault="00134C77">
      <w:pPr>
        <w:pStyle w:val="aff6"/>
        <w:rPr>
          <w:rFonts w:hint="eastAsia"/>
          <w:color w:val="000000"/>
        </w:rPr>
      </w:pPr>
      <w:r w:rsidRPr="005F6B3F">
        <w:rPr>
          <w:rFonts w:hint="eastAsia"/>
          <w:color w:val="000000"/>
        </w:rPr>
        <w:t>应在水分容易变化的地方设置检测点。</w:t>
      </w:r>
    </w:p>
    <w:p w:rsidR="00134C77" w:rsidRPr="005F6B3F" w:rsidRDefault="00134C77">
      <w:pPr>
        <w:pStyle w:val="ab"/>
        <w:tabs>
          <w:tab w:val="num" w:pos="840"/>
          <w:tab w:val="num" w:pos="1770"/>
        </w:tabs>
        <w:ind w:left="0" w:firstLine="420"/>
        <w:rPr>
          <w:rFonts w:hint="eastAsia"/>
          <w:color w:val="000000"/>
        </w:rPr>
      </w:pPr>
      <w:r w:rsidRPr="005F6B3F">
        <w:rPr>
          <w:rFonts w:hint="eastAsia"/>
          <w:color w:val="000000"/>
        </w:rPr>
        <w:t>平房仓检测点分上、中、下三层在距粮面、仓底、仓壁</w:t>
      </w:r>
      <w:smartTag w:uri="urn:schemas-microsoft-com:office:smarttags" w:element="chmetcnv">
        <w:smartTagPr>
          <w:attr w:name="UnitName" w:val="m"/>
          <w:attr w:name="SourceValue" w:val=".3"/>
          <w:attr w:name="HasSpace" w:val="True"/>
          <w:attr w:name="Negative" w:val="False"/>
          <w:attr w:name="NumberType" w:val="1"/>
          <w:attr w:name="TCSC" w:val="0"/>
        </w:smartTagPr>
        <w:r w:rsidRPr="00971C4E">
          <w:rPr>
            <w:rFonts w:ascii="Times New Roman"/>
            <w:color w:val="000000"/>
          </w:rPr>
          <w:t>0.3 m</w:t>
        </w:r>
      </w:smartTag>
      <w:r w:rsidRPr="005F6B3F">
        <w:rPr>
          <w:rFonts w:hint="eastAsia"/>
          <w:color w:val="000000"/>
        </w:rPr>
        <w:t>处均匀设点，并</w:t>
      </w:r>
      <w:r w:rsidRPr="005F6B3F">
        <w:rPr>
          <w:rFonts w:ascii="仿宋" w:eastAsia="仿宋" w:hAnsi="仿宋" w:hint="eastAsia"/>
          <w:color w:val="000000"/>
          <w:sz w:val="24"/>
          <w:szCs w:val="24"/>
        </w:rPr>
        <w:t>应按粮堆大小在</w:t>
      </w:r>
      <w:r w:rsidRPr="005F6B3F">
        <w:rPr>
          <w:rFonts w:hint="eastAsia"/>
          <w:color w:val="000000"/>
        </w:rPr>
        <w:t>粮堆中部增设</w:t>
      </w:r>
      <w:r w:rsidRPr="00971C4E">
        <w:rPr>
          <w:rFonts w:hAnsi="宋体"/>
          <w:color w:val="000000"/>
        </w:rPr>
        <w:t>3</w:t>
      </w:r>
      <w:r>
        <w:rPr>
          <w:rFonts w:hAnsi="宋体" w:hint="eastAsia"/>
          <w:color w:val="000000"/>
        </w:rPr>
        <w:t>～</w:t>
      </w:r>
      <w:r w:rsidRPr="00971C4E">
        <w:rPr>
          <w:rFonts w:ascii="Times New Roman"/>
          <w:color w:val="000000"/>
        </w:rPr>
        <w:t>10</w:t>
      </w:r>
      <w:r w:rsidRPr="005F6B3F">
        <w:rPr>
          <w:rFonts w:hint="eastAsia"/>
          <w:color w:val="000000"/>
        </w:rPr>
        <w:t>个水分检测点。靠近门、窗和通风道的部位应增设检测点。</w:t>
      </w:r>
      <w:bookmarkStart w:id="1022" w:name="_Toc3968305"/>
      <w:bookmarkStart w:id="1023" w:name="_Toc3968569"/>
    </w:p>
    <w:p w:rsidR="00134C77" w:rsidRPr="005F6B3F" w:rsidRDefault="00134C77">
      <w:pPr>
        <w:pStyle w:val="ab"/>
        <w:tabs>
          <w:tab w:val="num" w:pos="840"/>
          <w:tab w:val="num" w:pos="1770"/>
        </w:tabs>
        <w:ind w:left="0" w:firstLine="420"/>
        <w:rPr>
          <w:rFonts w:hint="eastAsia"/>
          <w:color w:val="000000"/>
        </w:rPr>
      </w:pPr>
      <w:r w:rsidRPr="005F6B3F">
        <w:rPr>
          <w:rFonts w:hint="eastAsia"/>
          <w:color w:val="000000"/>
        </w:rPr>
        <w:t>立筒仓</w:t>
      </w:r>
      <w:bookmarkEnd w:id="1022"/>
      <w:bookmarkEnd w:id="1023"/>
      <w:r w:rsidRPr="005F6B3F">
        <w:rPr>
          <w:rFonts w:hint="eastAsia"/>
          <w:color w:val="000000"/>
        </w:rPr>
        <w:t>检测点分上、中、下三层，各仓按东、南、西、北、中五个方位在距粮面、仓底、筒壁</w:t>
      </w:r>
      <w:smartTag w:uri="urn:schemas-microsoft-com:office:smarttags" w:element="chmetcnv">
        <w:smartTagPr>
          <w:attr w:name="UnitName" w:val="m"/>
          <w:attr w:name="SourceValue" w:val=".3"/>
          <w:attr w:name="HasSpace" w:val="False"/>
          <w:attr w:name="Negative" w:val="False"/>
          <w:attr w:name="NumberType" w:val="1"/>
          <w:attr w:name="TCSC" w:val="0"/>
        </w:smartTagPr>
        <w:r w:rsidRPr="005F6B3F">
          <w:rPr>
            <w:rFonts w:hint="eastAsia"/>
            <w:color w:val="000000"/>
          </w:rPr>
          <w:t>0.3</w:t>
        </w:r>
        <w:r w:rsidRPr="005F6B3F">
          <w:rPr>
            <w:color w:val="000000"/>
          </w:rPr>
          <w:t>m</w:t>
        </w:r>
      </w:smartTag>
      <w:r w:rsidRPr="005F6B3F">
        <w:rPr>
          <w:rFonts w:hint="eastAsia"/>
          <w:color w:val="000000"/>
        </w:rPr>
        <w:t>处均匀设点，并</w:t>
      </w:r>
      <w:r w:rsidRPr="005F6B3F">
        <w:rPr>
          <w:rFonts w:ascii="仿宋" w:eastAsia="仿宋" w:hAnsi="仿宋" w:hint="eastAsia"/>
          <w:color w:val="000000"/>
          <w:sz w:val="24"/>
          <w:szCs w:val="24"/>
        </w:rPr>
        <w:t>应按粮堆大小在</w:t>
      </w:r>
      <w:r w:rsidRPr="005F6B3F">
        <w:rPr>
          <w:rFonts w:hint="eastAsia"/>
          <w:color w:val="000000"/>
        </w:rPr>
        <w:t>粮堆中部增设</w:t>
      </w:r>
      <w:r w:rsidRPr="00971C4E">
        <w:rPr>
          <w:rFonts w:hAnsi="宋体"/>
          <w:color w:val="000000"/>
        </w:rPr>
        <w:t>3</w:t>
      </w:r>
      <w:r>
        <w:rPr>
          <w:rFonts w:hAnsi="宋体" w:hint="eastAsia"/>
          <w:color w:val="000000"/>
        </w:rPr>
        <w:t>～</w:t>
      </w:r>
      <w:r w:rsidRPr="00971C4E">
        <w:rPr>
          <w:rFonts w:ascii="Times New Roman"/>
          <w:color w:val="000000"/>
        </w:rPr>
        <w:t>10</w:t>
      </w:r>
      <w:r w:rsidRPr="005F6B3F">
        <w:rPr>
          <w:rFonts w:hint="eastAsia"/>
          <w:color w:val="000000"/>
        </w:rPr>
        <w:t>个水分检测点。靠近检查孔、进粮口、出粮口和通风道的部位应增设检测点。</w:t>
      </w:r>
    </w:p>
    <w:p w:rsidR="00134C77" w:rsidRPr="005F6B3F" w:rsidRDefault="00134C77">
      <w:pPr>
        <w:pStyle w:val="ab"/>
        <w:tabs>
          <w:tab w:val="num" w:pos="840"/>
          <w:tab w:val="num" w:pos="1770"/>
        </w:tabs>
        <w:ind w:left="0" w:firstLine="420"/>
        <w:rPr>
          <w:rFonts w:hint="eastAsia"/>
          <w:color w:val="000000"/>
        </w:rPr>
      </w:pPr>
      <w:bookmarkStart w:id="1024" w:name="_Toc3968306"/>
      <w:bookmarkStart w:id="1025" w:name="_Toc3968570"/>
      <w:r w:rsidRPr="005F6B3F">
        <w:rPr>
          <w:rFonts w:hint="eastAsia"/>
          <w:color w:val="000000"/>
        </w:rPr>
        <w:t>浅圆仓</w:t>
      </w:r>
      <w:bookmarkEnd w:id="1024"/>
      <w:bookmarkEnd w:id="1025"/>
      <w:r w:rsidRPr="005F6B3F">
        <w:rPr>
          <w:rFonts w:hint="eastAsia"/>
          <w:color w:val="000000"/>
        </w:rPr>
        <w:t>检测点分上、中、下三层，各仓按东、南、西、北、中五个方位在距粮面、仓底、筒壁</w:t>
      </w:r>
      <w:smartTag w:uri="urn:schemas-microsoft-com:office:smarttags" w:element="chmetcnv">
        <w:smartTagPr>
          <w:attr w:name="UnitName" w:val="m"/>
          <w:attr w:name="SourceValue" w:val=".3"/>
          <w:attr w:name="HasSpace" w:val="False"/>
          <w:attr w:name="Negative" w:val="False"/>
          <w:attr w:name="NumberType" w:val="1"/>
          <w:attr w:name="TCSC" w:val="0"/>
        </w:smartTagPr>
        <w:r w:rsidRPr="005F6B3F">
          <w:rPr>
            <w:rFonts w:hint="eastAsia"/>
            <w:color w:val="000000"/>
          </w:rPr>
          <w:t>0.3</w:t>
        </w:r>
        <w:r w:rsidRPr="005F6B3F">
          <w:rPr>
            <w:color w:val="000000"/>
          </w:rPr>
          <w:t>m</w:t>
        </w:r>
      </w:smartTag>
      <w:r w:rsidRPr="005F6B3F">
        <w:rPr>
          <w:rFonts w:hint="eastAsia"/>
          <w:color w:val="000000"/>
        </w:rPr>
        <w:t>处均匀设点，并</w:t>
      </w:r>
      <w:r w:rsidRPr="005F6B3F">
        <w:rPr>
          <w:rFonts w:ascii="仿宋" w:eastAsia="仿宋" w:hAnsi="仿宋" w:hint="eastAsia"/>
          <w:color w:val="000000"/>
          <w:sz w:val="24"/>
          <w:szCs w:val="24"/>
        </w:rPr>
        <w:t>应按粮堆大小在</w:t>
      </w:r>
      <w:r w:rsidRPr="005F6B3F">
        <w:rPr>
          <w:rFonts w:hint="eastAsia"/>
          <w:color w:val="000000"/>
        </w:rPr>
        <w:t>粮堆中部增设</w:t>
      </w:r>
      <w:r w:rsidRPr="00971C4E">
        <w:rPr>
          <w:rFonts w:hAnsi="宋体"/>
          <w:color w:val="000000"/>
        </w:rPr>
        <w:t>3</w:t>
      </w:r>
      <w:r>
        <w:rPr>
          <w:rFonts w:hAnsi="宋体" w:hint="eastAsia"/>
          <w:color w:val="000000"/>
        </w:rPr>
        <w:t>～</w:t>
      </w:r>
      <w:r w:rsidRPr="00971C4E">
        <w:rPr>
          <w:rFonts w:ascii="Times New Roman"/>
          <w:color w:val="000000"/>
        </w:rPr>
        <w:t>10</w:t>
      </w:r>
      <w:r w:rsidRPr="005F6B3F">
        <w:rPr>
          <w:rFonts w:hint="eastAsia"/>
          <w:color w:val="000000"/>
        </w:rPr>
        <w:t>个水分检测点。靠近检查孔、自然通风孔、进粮口、门、出粮口和通风道的部位应增设检测点。</w:t>
      </w:r>
    </w:p>
    <w:p w:rsidR="00134C77" w:rsidRPr="005F6B3F" w:rsidRDefault="00134C77">
      <w:pPr>
        <w:pStyle w:val="ab"/>
        <w:tabs>
          <w:tab w:val="num" w:pos="840"/>
          <w:tab w:val="num" w:pos="1770"/>
        </w:tabs>
        <w:ind w:left="0" w:firstLine="420"/>
        <w:rPr>
          <w:rFonts w:hint="eastAsia"/>
          <w:color w:val="000000"/>
        </w:rPr>
      </w:pPr>
      <w:r w:rsidRPr="005F6B3F">
        <w:rPr>
          <w:rFonts w:hint="eastAsia"/>
          <w:color w:val="000000"/>
        </w:rPr>
        <w:t>其他仓型参照以上设置检测点。</w:t>
      </w:r>
    </w:p>
    <w:p w:rsidR="00134C77" w:rsidRPr="005F6B3F" w:rsidRDefault="00134C77">
      <w:pPr>
        <w:pStyle w:val="ab"/>
        <w:tabs>
          <w:tab w:val="num" w:pos="840"/>
          <w:tab w:val="num" w:pos="1770"/>
        </w:tabs>
        <w:ind w:left="0" w:firstLine="420"/>
        <w:rPr>
          <w:rFonts w:hint="eastAsia"/>
          <w:color w:val="000000"/>
        </w:rPr>
      </w:pPr>
      <w:r w:rsidRPr="005F6B3F">
        <w:rPr>
          <w:rFonts w:hint="eastAsia"/>
          <w:color w:val="000000"/>
        </w:rPr>
        <w:t>各检测点扦样量不少于</w:t>
      </w:r>
      <w:smartTag w:uri="urn:schemas-microsoft-com:office:smarttags" w:element="chmetcnv">
        <w:smartTagPr>
          <w:attr w:name="UnitName" w:val="g"/>
          <w:attr w:name="SourceValue" w:val="100"/>
          <w:attr w:name="HasSpace" w:val="True"/>
          <w:attr w:name="Negative" w:val="False"/>
          <w:attr w:name="NumberType" w:val="1"/>
          <w:attr w:name="TCSC" w:val="0"/>
        </w:smartTagPr>
        <w:r w:rsidRPr="00971C4E">
          <w:rPr>
            <w:rFonts w:ascii="Times New Roman"/>
            <w:color w:val="000000"/>
          </w:rPr>
          <w:t>100 g</w:t>
        </w:r>
      </w:smartTag>
      <w:r w:rsidRPr="005F6B3F">
        <w:rPr>
          <w:rFonts w:hint="eastAsia"/>
          <w:color w:val="000000"/>
        </w:rPr>
        <w:t>。</w:t>
      </w:r>
    </w:p>
    <w:p w:rsidR="00134C77" w:rsidRPr="00527F43" w:rsidRDefault="00134C77">
      <w:pPr>
        <w:pStyle w:val="a1"/>
        <w:spacing w:before="156" w:after="156"/>
        <w:rPr>
          <w:rFonts w:hint="eastAsia"/>
        </w:rPr>
      </w:pPr>
      <w:r w:rsidRPr="00527F43">
        <w:rPr>
          <w:rFonts w:hint="eastAsia"/>
        </w:rPr>
        <w:t>扦样方法</w:t>
      </w:r>
    </w:p>
    <w:p w:rsidR="00134C77" w:rsidRPr="005F6B3F" w:rsidRDefault="00134C77">
      <w:pPr>
        <w:pStyle w:val="affffffb"/>
        <w:ind w:left="0" w:firstLineChars="200" w:firstLine="420"/>
        <w:rPr>
          <w:rFonts w:hint="eastAsia"/>
          <w:color w:val="000000"/>
        </w:rPr>
      </w:pPr>
      <w:r w:rsidRPr="005F6B3F">
        <w:rPr>
          <w:rFonts w:hint="eastAsia"/>
          <w:color w:val="000000"/>
        </w:rPr>
        <w:t>安全水分粮食与油料以层为单位，将每层各检测点的扦样量各取</w:t>
      </w:r>
      <w:smartTag w:uri="urn:schemas-microsoft-com:office:smarttags" w:element="chmetcnv">
        <w:smartTagPr>
          <w:attr w:name="UnitName" w:val="g"/>
          <w:attr w:name="SourceValue" w:val="50"/>
          <w:attr w:name="HasSpace" w:val="False"/>
          <w:attr w:name="Negative" w:val="False"/>
          <w:attr w:name="NumberType" w:val="1"/>
          <w:attr w:name="TCSC" w:val="0"/>
        </w:smartTagPr>
        <w:r w:rsidRPr="005F6B3F">
          <w:rPr>
            <w:rFonts w:hint="eastAsia"/>
            <w:color w:val="000000"/>
          </w:rPr>
          <w:t>50g</w:t>
        </w:r>
      </w:smartTag>
      <w:r w:rsidRPr="005F6B3F">
        <w:rPr>
          <w:rFonts w:hint="eastAsia"/>
          <w:color w:val="000000"/>
        </w:rPr>
        <w:t>混合均匀作为</w:t>
      </w:r>
      <w:r w:rsidRPr="005F6B3F">
        <w:rPr>
          <w:rFonts w:hint="eastAsia"/>
          <w:color w:val="000000"/>
        </w:rPr>
        <w:t>1</w:t>
      </w:r>
      <w:r w:rsidRPr="005F6B3F">
        <w:rPr>
          <w:rFonts w:hint="eastAsia"/>
          <w:color w:val="000000"/>
        </w:rPr>
        <w:t>个检测样；半安全水分、危险水分粮食与油料除以层为单位外，应在水分容易变化的地方设置的检测点按点分别扦样，各检测点扦样量不少于</w:t>
      </w:r>
      <w:smartTag w:uri="urn:schemas-microsoft-com:office:smarttags" w:element="chmetcnv">
        <w:smartTagPr>
          <w:attr w:name="UnitName" w:val="g"/>
          <w:attr w:name="SourceValue" w:val="100"/>
          <w:attr w:name="HasSpace" w:val="False"/>
          <w:attr w:name="Negative" w:val="False"/>
          <w:attr w:name="NumberType" w:val="1"/>
          <w:attr w:name="TCSC" w:val="0"/>
        </w:smartTagPr>
        <w:r w:rsidRPr="005F6B3F">
          <w:rPr>
            <w:rFonts w:hint="eastAsia"/>
            <w:color w:val="000000"/>
          </w:rPr>
          <w:t>100g</w:t>
        </w:r>
      </w:smartTag>
      <w:r w:rsidRPr="005F6B3F">
        <w:rPr>
          <w:rFonts w:hint="eastAsia"/>
          <w:color w:val="000000"/>
        </w:rPr>
        <w:t>。发现粮温异常点应及时对该点扦样。扦样采用国家标准规定的方法。</w:t>
      </w:r>
    </w:p>
    <w:p w:rsidR="00134C77" w:rsidRPr="005F6B3F" w:rsidRDefault="00134C77">
      <w:pPr>
        <w:pStyle w:val="a1"/>
        <w:spacing w:before="156" w:after="156"/>
        <w:rPr>
          <w:rFonts w:hint="eastAsia"/>
        </w:rPr>
      </w:pPr>
      <w:r w:rsidRPr="005F6B3F">
        <w:rPr>
          <w:rFonts w:hint="eastAsia"/>
        </w:rPr>
        <w:t>检测方法</w:t>
      </w:r>
    </w:p>
    <w:p w:rsidR="00134C77" w:rsidRPr="005F6B3F" w:rsidRDefault="00134C77">
      <w:pPr>
        <w:pStyle w:val="affffffb"/>
        <w:ind w:left="0" w:firstLineChars="200" w:firstLine="420"/>
        <w:rPr>
          <w:rFonts w:hint="eastAsia"/>
          <w:color w:val="000000"/>
          <w:szCs w:val="20"/>
        </w:rPr>
      </w:pPr>
      <w:r w:rsidRPr="005F6B3F">
        <w:rPr>
          <w:rFonts w:hint="eastAsia"/>
          <w:color w:val="000000"/>
        </w:rPr>
        <w:t>按照国家标准规定的方法检测，出具检测结果。</w:t>
      </w:r>
    </w:p>
    <w:p w:rsidR="00134C77" w:rsidRPr="005F6B3F" w:rsidRDefault="00134C77">
      <w:pPr>
        <w:pStyle w:val="a6"/>
        <w:spacing w:before="156" w:after="156"/>
        <w:rPr>
          <w:rFonts w:hint="eastAsia"/>
        </w:rPr>
      </w:pPr>
      <w:bookmarkStart w:id="1026" w:name="_Toc175273033"/>
      <w:bookmarkStart w:id="1027" w:name="_Toc175368032"/>
      <w:bookmarkStart w:id="1028" w:name="_Toc175535889"/>
      <w:bookmarkStart w:id="1029" w:name="_Toc176165847"/>
      <w:bookmarkStart w:id="1030" w:name="_Toc177392808"/>
      <w:bookmarkStart w:id="1031" w:name="_Toc305658571"/>
      <w:bookmarkStart w:id="1032" w:name="_Toc317512254"/>
      <w:bookmarkStart w:id="1033" w:name="_Toc317671184"/>
      <w:bookmarkStart w:id="1034" w:name="_Toc317895934"/>
      <w:r w:rsidRPr="005F6B3F">
        <w:rPr>
          <w:rFonts w:hint="eastAsia"/>
        </w:rPr>
        <w:t>害虫密度检测</w:t>
      </w:r>
      <w:bookmarkEnd w:id="1026"/>
      <w:bookmarkEnd w:id="1027"/>
      <w:bookmarkEnd w:id="1028"/>
      <w:bookmarkEnd w:id="1029"/>
      <w:bookmarkEnd w:id="1030"/>
      <w:bookmarkEnd w:id="1031"/>
      <w:bookmarkEnd w:id="1032"/>
      <w:bookmarkEnd w:id="1033"/>
      <w:bookmarkEnd w:id="1034"/>
    </w:p>
    <w:p w:rsidR="00134C77" w:rsidRPr="00626C95" w:rsidRDefault="00134C77">
      <w:pPr>
        <w:pStyle w:val="a1"/>
        <w:spacing w:before="156" w:after="156"/>
        <w:rPr>
          <w:rFonts w:hint="eastAsia"/>
        </w:rPr>
      </w:pPr>
      <w:r w:rsidRPr="00626C95">
        <w:rPr>
          <w:rFonts w:hint="eastAsia"/>
        </w:rPr>
        <w:t>检测周期</w:t>
      </w:r>
    </w:p>
    <w:p w:rsidR="00134C77" w:rsidRPr="005F6B3F" w:rsidRDefault="00134C77">
      <w:pPr>
        <w:pStyle w:val="ab"/>
        <w:tabs>
          <w:tab w:val="num" w:pos="420"/>
          <w:tab w:val="num" w:pos="840"/>
          <w:tab w:val="num" w:pos="1770"/>
        </w:tabs>
        <w:ind w:left="0" w:firstLineChars="200" w:firstLine="420"/>
        <w:rPr>
          <w:rFonts w:hint="eastAsia"/>
          <w:color w:val="000000"/>
        </w:rPr>
      </w:pPr>
      <w:r w:rsidRPr="005F6B3F">
        <w:rPr>
          <w:rFonts w:hint="eastAsia"/>
          <w:color w:val="000000"/>
        </w:rPr>
        <w:t>粮温低于</w:t>
      </w:r>
      <w:smartTag w:uri="urn:schemas-microsoft-com:office:smarttags" w:element="chmetcnv">
        <w:smartTagPr>
          <w:attr w:name="UnitName" w:val="℃"/>
          <w:attr w:name="SourceValue" w:val="15"/>
          <w:attr w:name="HasSpace" w:val="False"/>
          <w:attr w:name="Negative" w:val="False"/>
          <w:attr w:name="NumberType" w:val="1"/>
          <w:attr w:name="TCSC" w:val="0"/>
        </w:smartTagPr>
        <w:r w:rsidRPr="00971C4E">
          <w:rPr>
            <w:rFonts w:ascii="Times New Roman"/>
            <w:color w:val="000000"/>
          </w:rPr>
          <w:t>15℃</w:t>
        </w:r>
      </w:smartTag>
      <w:r w:rsidRPr="005F6B3F">
        <w:rPr>
          <w:rFonts w:hint="eastAsia"/>
          <w:color w:val="000000"/>
        </w:rPr>
        <w:t>时，每月检测</w:t>
      </w:r>
      <w:r w:rsidRPr="00971C4E">
        <w:rPr>
          <w:rFonts w:ascii="Times New Roman"/>
          <w:color w:val="000000"/>
        </w:rPr>
        <w:t>1</w:t>
      </w:r>
      <w:r w:rsidRPr="005F6B3F">
        <w:rPr>
          <w:rFonts w:hint="eastAsia"/>
          <w:color w:val="000000"/>
        </w:rPr>
        <w:t>次</w:t>
      </w:r>
      <w:r>
        <w:rPr>
          <w:rFonts w:hint="eastAsia"/>
          <w:color w:val="000000"/>
        </w:rPr>
        <w:t>。</w:t>
      </w:r>
    </w:p>
    <w:p w:rsidR="00134C77" w:rsidRPr="005F6B3F" w:rsidRDefault="00134C77">
      <w:pPr>
        <w:pStyle w:val="ab"/>
        <w:tabs>
          <w:tab w:val="num" w:pos="420"/>
          <w:tab w:val="num" w:pos="840"/>
          <w:tab w:val="num" w:pos="1770"/>
        </w:tabs>
        <w:ind w:left="0" w:firstLineChars="200" w:firstLine="420"/>
        <w:rPr>
          <w:rFonts w:hint="eastAsia"/>
          <w:color w:val="000000"/>
        </w:rPr>
      </w:pPr>
      <w:r w:rsidRPr="005F6B3F">
        <w:rPr>
          <w:rFonts w:hint="eastAsia"/>
          <w:color w:val="000000"/>
        </w:rPr>
        <w:t>粮温在</w:t>
      </w:r>
      <w:r w:rsidRPr="00971C4E">
        <w:rPr>
          <w:rFonts w:ascii="Times New Roman"/>
          <w:color w:val="000000"/>
        </w:rPr>
        <w:t>15℃</w:t>
      </w:r>
      <w:r w:rsidRPr="00971C4E">
        <w:rPr>
          <w:rFonts w:ascii="Times New Roman"/>
          <w:color w:val="000000"/>
        </w:rPr>
        <w:t>～</w:t>
      </w:r>
      <w:smartTag w:uri="urn:schemas-microsoft-com:office:smarttags" w:element="chmetcnv">
        <w:smartTagPr>
          <w:attr w:name="UnitName" w:val="℃"/>
          <w:attr w:name="SourceValue" w:val="25"/>
          <w:attr w:name="HasSpace" w:val="False"/>
          <w:attr w:name="Negative" w:val="False"/>
          <w:attr w:name="NumberType" w:val="1"/>
          <w:attr w:name="TCSC" w:val="0"/>
        </w:smartTagPr>
        <w:r w:rsidRPr="00971C4E">
          <w:rPr>
            <w:rFonts w:ascii="Times New Roman"/>
            <w:color w:val="000000"/>
          </w:rPr>
          <w:t>25℃</w:t>
        </w:r>
      </w:smartTag>
      <w:r w:rsidRPr="005F6B3F">
        <w:rPr>
          <w:rFonts w:hint="eastAsia"/>
          <w:color w:val="000000"/>
        </w:rPr>
        <w:t>时，</w:t>
      </w:r>
      <w:r w:rsidRPr="00971C4E">
        <w:rPr>
          <w:rFonts w:ascii="Times New Roman"/>
          <w:color w:val="000000"/>
        </w:rPr>
        <w:t>15</w:t>
      </w:r>
      <w:r w:rsidRPr="005F6B3F">
        <w:rPr>
          <w:rFonts w:hint="eastAsia"/>
          <w:color w:val="000000"/>
        </w:rPr>
        <w:t>天内至少检测</w:t>
      </w:r>
      <w:r w:rsidRPr="00971C4E">
        <w:rPr>
          <w:rFonts w:ascii="Times New Roman"/>
          <w:color w:val="000000"/>
        </w:rPr>
        <w:t>1</w:t>
      </w:r>
      <w:r w:rsidRPr="005F6B3F">
        <w:rPr>
          <w:rFonts w:hint="eastAsia"/>
          <w:color w:val="000000"/>
        </w:rPr>
        <w:t>次。</w:t>
      </w:r>
    </w:p>
    <w:p w:rsidR="00134C77" w:rsidRPr="005F6B3F" w:rsidRDefault="00134C77">
      <w:pPr>
        <w:pStyle w:val="ab"/>
        <w:tabs>
          <w:tab w:val="num" w:pos="420"/>
          <w:tab w:val="num" w:pos="840"/>
          <w:tab w:val="num" w:pos="1770"/>
        </w:tabs>
        <w:ind w:left="0" w:firstLineChars="200" w:firstLine="420"/>
        <w:rPr>
          <w:rFonts w:hint="eastAsia"/>
          <w:color w:val="000000"/>
        </w:rPr>
      </w:pPr>
      <w:r w:rsidRPr="005F6B3F">
        <w:rPr>
          <w:rFonts w:hint="eastAsia"/>
          <w:color w:val="000000"/>
        </w:rPr>
        <w:t>粮温高于</w:t>
      </w:r>
      <w:smartTag w:uri="urn:schemas-microsoft-com:office:smarttags" w:element="chmetcnv">
        <w:smartTagPr>
          <w:attr w:name="UnitName" w:val="℃"/>
          <w:attr w:name="SourceValue" w:val="25"/>
          <w:attr w:name="HasSpace" w:val="False"/>
          <w:attr w:name="Negative" w:val="False"/>
          <w:attr w:name="NumberType" w:val="1"/>
          <w:attr w:name="TCSC" w:val="0"/>
        </w:smartTagPr>
        <w:r w:rsidRPr="00971C4E">
          <w:rPr>
            <w:rFonts w:ascii="Times New Roman"/>
            <w:color w:val="000000"/>
          </w:rPr>
          <w:t>25℃</w:t>
        </w:r>
      </w:smartTag>
      <w:r w:rsidRPr="005F6B3F">
        <w:rPr>
          <w:rFonts w:hint="eastAsia"/>
          <w:color w:val="000000"/>
        </w:rPr>
        <w:t>时，</w:t>
      </w:r>
      <w:r w:rsidRPr="00971C4E">
        <w:rPr>
          <w:rFonts w:ascii="Times New Roman"/>
          <w:color w:val="000000"/>
        </w:rPr>
        <w:t>7</w:t>
      </w:r>
      <w:r w:rsidRPr="005F6B3F">
        <w:rPr>
          <w:rFonts w:hint="eastAsia"/>
          <w:color w:val="000000"/>
        </w:rPr>
        <w:t>天内至少检测</w:t>
      </w:r>
      <w:r w:rsidRPr="00971C4E">
        <w:rPr>
          <w:rFonts w:ascii="Times New Roman"/>
          <w:color w:val="000000"/>
        </w:rPr>
        <w:t>1</w:t>
      </w:r>
      <w:r w:rsidRPr="005F6B3F">
        <w:rPr>
          <w:rFonts w:hint="eastAsia"/>
          <w:color w:val="000000"/>
        </w:rPr>
        <w:t>次。</w:t>
      </w:r>
    </w:p>
    <w:p w:rsidR="00134C77" w:rsidRPr="005F6B3F" w:rsidRDefault="00134C77">
      <w:pPr>
        <w:pStyle w:val="ab"/>
        <w:tabs>
          <w:tab w:val="num" w:pos="420"/>
          <w:tab w:val="num" w:pos="840"/>
          <w:tab w:val="num" w:pos="1770"/>
        </w:tabs>
        <w:ind w:left="0" w:firstLineChars="200" w:firstLine="420"/>
        <w:rPr>
          <w:rFonts w:hint="eastAsia"/>
          <w:color w:val="000000"/>
        </w:rPr>
      </w:pPr>
      <w:r w:rsidRPr="005F6B3F">
        <w:rPr>
          <w:rFonts w:hint="eastAsia"/>
          <w:color w:val="000000"/>
        </w:rPr>
        <w:t>危险虫粮处理后的</w:t>
      </w:r>
      <w:r w:rsidRPr="00971C4E">
        <w:rPr>
          <w:rFonts w:ascii="Times New Roman"/>
          <w:color w:val="000000"/>
        </w:rPr>
        <w:t>3</w:t>
      </w:r>
      <w:r w:rsidRPr="005F6B3F">
        <w:rPr>
          <w:rFonts w:hint="eastAsia"/>
          <w:color w:val="000000"/>
        </w:rPr>
        <w:t>个月内，每</w:t>
      </w:r>
      <w:r w:rsidRPr="00971C4E">
        <w:rPr>
          <w:rFonts w:ascii="Times New Roman"/>
          <w:color w:val="000000"/>
        </w:rPr>
        <w:t>7</w:t>
      </w:r>
      <w:r w:rsidRPr="005F6B3F">
        <w:rPr>
          <w:rFonts w:hint="eastAsia"/>
          <w:color w:val="000000"/>
        </w:rPr>
        <w:t>天至少检测</w:t>
      </w:r>
      <w:r w:rsidRPr="00971C4E">
        <w:rPr>
          <w:rFonts w:ascii="Times New Roman"/>
          <w:color w:val="000000"/>
        </w:rPr>
        <w:t>1</w:t>
      </w:r>
      <w:r w:rsidRPr="005F6B3F">
        <w:rPr>
          <w:rFonts w:hint="eastAsia"/>
          <w:color w:val="000000"/>
        </w:rPr>
        <w:t>次。</w:t>
      </w:r>
    </w:p>
    <w:p w:rsidR="00134C77" w:rsidRPr="00626C95" w:rsidRDefault="00134C77">
      <w:pPr>
        <w:pStyle w:val="a1"/>
        <w:spacing w:before="156" w:after="156"/>
        <w:rPr>
          <w:rFonts w:hint="eastAsia"/>
        </w:rPr>
      </w:pPr>
      <w:r w:rsidRPr="00626C95">
        <w:rPr>
          <w:rFonts w:hint="eastAsia"/>
        </w:rPr>
        <w:t>采样方法</w:t>
      </w:r>
    </w:p>
    <w:p w:rsidR="00134C77" w:rsidRPr="006E2D81" w:rsidRDefault="00134C77">
      <w:pPr>
        <w:pStyle w:val="a7"/>
        <w:spacing w:before="156" w:after="156"/>
        <w:rPr>
          <w:rFonts w:hint="eastAsia"/>
        </w:rPr>
      </w:pPr>
      <w:r w:rsidRPr="006E2D81">
        <w:rPr>
          <w:rFonts w:hint="eastAsia"/>
        </w:rPr>
        <w:t>散装粮采样方法</w:t>
      </w:r>
    </w:p>
    <w:p w:rsidR="00134C77" w:rsidRPr="005F6B3F" w:rsidRDefault="00134C77">
      <w:pPr>
        <w:pStyle w:val="ab"/>
        <w:tabs>
          <w:tab w:val="num" w:pos="420"/>
          <w:tab w:val="num" w:pos="840"/>
          <w:tab w:val="num" w:pos="1770"/>
        </w:tabs>
        <w:ind w:left="0" w:firstLineChars="200" w:firstLine="420"/>
        <w:rPr>
          <w:rFonts w:hint="eastAsia"/>
          <w:color w:val="000000"/>
        </w:rPr>
      </w:pPr>
      <w:r w:rsidRPr="005F6B3F">
        <w:rPr>
          <w:rFonts w:hint="eastAsia"/>
          <w:color w:val="000000"/>
        </w:rPr>
        <w:t>采样点设置：长方形粮面的粮仓四角各设</w:t>
      </w:r>
      <w:r w:rsidRPr="00971C4E">
        <w:rPr>
          <w:rFonts w:ascii="Times New Roman"/>
          <w:color w:val="000000"/>
        </w:rPr>
        <w:t>1</w:t>
      </w:r>
      <w:r w:rsidRPr="005F6B3F">
        <w:rPr>
          <w:rFonts w:hint="eastAsia"/>
          <w:color w:val="000000"/>
        </w:rPr>
        <w:t>点，墙的长边设两点，短边设</w:t>
      </w:r>
      <w:r w:rsidRPr="00971C4E">
        <w:rPr>
          <w:rFonts w:ascii="Times New Roman"/>
          <w:color w:val="000000"/>
        </w:rPr>
        <w:t>1</w:t>
      </w:r>
      <w:r w:rsidRPr="005F6B3F">
        <w:rPr>
          <w:rFonts w:hint="eastAsia"/>
          <w:color w:val="000000"/>
        </w:rPr>
        <w:t>点；圆形粮面外周围均匀设点，浅圆仓设</w:t>
      </w:r>
      <w:r w:rsidRPr="00971C4E">
        <w:rPr>
          <w:rFonts w:ascii="Times New Roman"/>
          <w:color w:val="000000"/>
        </w:rPr>
        <w:t>6</w:t>
      </w:r>
      <w:r w:rsidRPr="005F6B3F">
        <w:rPr>
          <w:rFonts w:hint="eastAsia"/>
          <w:color w:val="000000"/>
        </w:rPr>
        <w:t>点，</w:t>
      </w:r>
      <w:r>
        <w:rPr>
          <w:rFonts w:hint="eastAsia"/>
          <w:color w:val="000000"/>
        </w:rPr>
        <w:t>立</w:t>
      </w:r>
      <w:r w:rsidRPr="005F6B3F">
        <w:rPr>
          <w:rFonts w:hint="eastAsia"/>
          <w:color w:val="000000"/>
        </w:rPr>
        <w:t>筒仓和地下仓等圆形粮面仓设</w:t>
      </w:r>
      <w:r w:rsidRPr="00971C4E">
        <w:rPr>
          <w:rFonts w:ascii="Times New Roman"/>
          <w:color w:val="000000"/>
        </w:rPr>
        <w:t>4</w:t>
      </w:r>
      <w:r w:rsidRPr="005F6B3F">
        <w:rPr>
          <w:rFonts w:hint="eastAsia"/>
          <w:color w:val="000000"/>
        </w:rPr>
        <w:t>点；柱周围、仓门内、人员进出口、排风扇口、通风道口、温度异常变化点和曾发生过虫害的部位各设</w:t>
      </w:r>
      <w:r w:rsidRPr="00971C4E">
        <w:rPr>
          <w:rFonts w:ascii="Times New Roman"/>
          <w:color w:val="000000"/>
        </w:rPr>
        <w:t>1</w:t>
      </w:r>
      <w:r w:rsidRPr="005F6B3F">
        <w:rPr>
          <w:rFonts w:hint="eastAsia"/>
          <w:color w:val="000000"/>
        </w:rPr>
        <w:t>点，每点距墙</w:t>
      </w:r>
      <w:smartTag w:uri="urn:schemas-microsoft-com:office:smarttags" w:element="chmetcnv">
        <w:smartTagPr>
          <w:attr w:name="UnitName" w:val="m"/>
          <w:attr w:name="SourceValue" w:val=".1"/>
          <w:attr w:name="HasSpace" w:val="True"/>
          <w:attr w:name="Negative" w:val="False"/>
          <w:attr w:name="NumberType" w:val="1"/>
          <w:attr w:name="TCSC" w:val="0"/>
        </w:smartTagPr>
        <w:r w:rsidRPr="00971C4E">
          <w:rPr>
            <w:rFonts w:ascii="Times New Roman"/>
            <w:color w:val="000000"/>
          </w:rPr>
          <w:t>0.10 m</w:t>
        </w:r>
      </w:smartTag>
      <w:r w:rsidRPr="00971C4E">
        <w:rPr>
          <w:rFonts w:ascii="Times New Roman"/>
          <w:color w:val="000000"/>
        </w:rPr>
        <w:t>～</w:t>
      </w:r>
      <w:smartTag w:uri="urn:schemas-microsoft-com:office:smarttags" w:element="chmetcnv">
        <w:smartTagPr>
          <w:attr w:name="UnitName" w:val="m"/>
          <w:attr w:name="SourceValue" w:val=".5"/>
          <w:attr w:name="HasSpace" w:val="True"/>
          <w:attr w:name="Negative" w:val="False"/>
          <w:attr w:name="NumberType" w:val="1"/>
          <w:attr w:name="TCSC" w:val="0"/>
        </w:smartTagPr>
        <w:r w:rsidRPr="00971C4E">
          <w:rPr>
            <w:rFonts w:ascii="Times New Roman"/>
            <w:color w:val="000000"/>
          </w:rPr>
          <w:t>0.50 m</w:t>
        </w:r>
      </w:smartTag>
      <w:r w:rsidRPr="005F6B3F">
        <w:rPr>
          <w:rFonts w:hint="eastAsia"/>
          <w:color w:val="000000"/>
        </w:rPr>
        <w:t>；按粮堆大小应在粮面中部区域设</w:t>
      </w:r>
      <w:r w:rsidRPr="00971C4E">
        <w:rPr>
          <w:rFonts w:ascii="Times New Roman"/>
          <w:color w:val="000000"/>
        </w:rPr>
        <w:t>3</w:t>
      </w:r>
      <w:r w:rsidRPr="00971C4E">
        <w:rPr>
          <w:rFonts w:ascii="Times New Roman"/>
          <w:color w:val="000000"/>
        </w:rPr>
        <w:t>～</w:t>
      </w:r>
      <w:r w:rsidRPr="00971C4E">
        <w:rPr>
          <w:rFonts w:ascii="Times New Roman"/>
          <w:color w:val="000000"/>
        </w:rPr>
        <w:t>10</w:t>
      </w:r>
      <w:r w:rsidRPr="005F6B3F">
        <w:rPr>
          <w:rFonts w:hint="eastAsia"/>
          <w:color w:val="000000"/>
        </w:rPr>
        <w:t>点。粮堆内采样层按粮堆高度设置</w:t>
      </w:r>
      <w:r w:rsidRPr="00971C4E">
        <w:rPr>
          <w:rFonts w:ascii="Times New Roman"/>
          <w:color w:val="000000"/>
        </w:rPr>
        <w:t>2</w:t>
      </w:r>
      <w:r w:rsidRPr="00971C4E">
        <w:rPr>
          <w:rFonts w:ascii="Times New Roman"/>
          <w:color w:val="000000"/>
        </w:rPr>
        <w:t>～</w:t>
      </w:r>
      <w:r w:rsidRPr="00971C4E">
        <w:rPr>
          <w:rFonts w:ascii="Times New Roman"/>
          <w:color w:val="000000"/>
        </w:rPr>
        <w:t>4</w:t>
      </w:r>
      <w:r w:rsidRPr="005F6B3F">
        <w:rPr>
          <w:rFonts w:hint="eastAsia"/>
          <w:color w:val="000000"/>
        </w:rPr>
        <w:t>层，即粮堆高</w:t>
      </w:r>
      <w:smartTag w:uri="urn:schemas-microsoft-com:office:smarttags" w:element="chmetcnv">
        <w:smartTagPr>
          <w:attr w:name="UnitName" w:val="m"/>
          <w:attr w:name="SourceValue" w:val="3"/>
          <w:attr w:name="HasSpace" w:val="True"/>
          <w:attr w:name="Negative" w:val="False"/>
          <w:attr w:name="NumberType" w:val="1"/>
          <w:attr w:name="TCSC" w:val="0"/>
        </w:smartTagPr>
        <w:r w:rsidRPr="00971C4E">
          <w:rPr>
            <w:rFonts w:ascii="Times New Roman"/>
            <w:color w:val="000000"/>
          </w:rPr>
          <w:t>3 m</w:t>
        </w:r>
      </w:smartTag>
      <w:r w:rsidRPr="005F6B3F">
        <w:rPr>
          <w:rFonts w:hint="eastAsia"/>
          <w:color w:val="000000"/>
        </w:rPr>
        <w:t>以下设</w:t>
      </w:r>
      <w:r w:rsidRPr="00971C4E">
        <w:rPr>
          <w:rFonts w:ascii="Times New Roman"/>
          <w:color w:val="000000"/>
        </w:rPr>
        <w:t>2</w:t>
      </w:r>
      <w:r w:rsidRPr="005F6B3F">
        <w:rPr>
          <w:rFonts w:hint="eastAsia"/>
          <w:color w:val="000000"/>
        </w:rPr>
        <w:t>个采样层，分别设置在距底部</w:t>
      </w:r>
      <w:smartTag w:uri="urn:schemas-microsoft-com:office:smarttags" w:element="chmetcnv">
        <w:smartTagPr>
          <w:attr w:name="UnitName" w:val="m"/>
          <w:attr w:name="SourceValue" w:val=".5"/>
          <w:attr w:name="HasSpace" w:val="True"/>
          <w:attr w:name="Negative" w:val="False"/>
          <w:attr w:name="NumberType" w:val="1"/>
          <w:attr w:name="TCSC" w:val="0"/>
        </w:smartTagPr>
        <w:r w:rsidRPr="00971C4E">
          <w:rPr>
            <w:rFonts w:ascii="Times New Roman"/>
            <w:color w:val="000000"/>
          </w:rPr>
          <w:t>0.5 m</w:t>
        </w:r>
      </w:smartTag>
      <w:r w:rsidRPr="005F6B3F">
        <w:rPr>
          <w:rFonts w:hint="eastAsia"/>
          <w:color w:val="000000"/>
        </w:rPr>
        <w:t>以下和距粮面</w:t>
      </w:r>
      <w:smartTag w:uri="urn:schemas-microsoft-com:office:smarttags" w:element="chmetcnv">
        <w:smartTagPr>
          <w:attr w:name="UnitName" w:val="m"/>
          <w:attr w:name="SourceValue" w:val=".5"/>
          <w:attr w:name="HasSpace" w:val="True"/>
          <w:attr w:name="Negative" w:val="False"/>
          <w:attr w:name="NumberType" w:val="1"/>
          <w:attr w:name="TCSC" w:val="0"/>
        </w:smartTagPr>
        <w:r w:rsidRPr="00971C4E">
          <w:rPr>
            <w:rFonts w:ascii="Times New Roman"/>
            <w:color w:val="000000"/>
          </w:rPr>
          <w:t>0.5 m</w:t>
        </w:r>
      </w:smartTag>
      <w:r w:rsidRPr="005F6B3F">
        <w:rPr>
          <w:rFonts w:hint="eastAsia"/>
          <w:color w:val="000000"/>
        </w:rPr>
        <w:t>以上；粮堆高</w:t>
      </w:r>
      <w:smartTag w:uri="urn:schemas-microsoft-com:office:smarttags" w:element="chmetcnv">
        <w:smartTagPr>
          <w:attr w:name="UnitName" w:val="m"/>
          <w:attr w:name="SourceValue" w:val="3"/>
          <w:attr w:name="HasSpace" w:val="True"/>
          <w:attr w:name="Negative" w:val="False"/>
          <w:attr w:name="NumberType" w:val="1"/>
          <w:attr w:name="TCSC" w:val="0"/>
        </w:smartTagPr>
        <w:r w:rsidRPr="00971C4E">
          <w:rPr>
            <w:rFonts w:ascii="Times New Roman"/>
            <w:color w:val="000000"/>
          </w:rPr>
          <w:t>3 m</w:t>
        </w:r>
      </w:smartTag>
      <w:r w:rsidRPr="00971C4E">
        <w:rPr>
          <w:rFonts w:ascii="Times New Roman"/>
          <w:color w:val="000000"/>
        </w:rPr>
        <w:t>～</w:t>
      </w:r>
      <w:smartTag w:uri="urn:schemas-microsoft-com:office:smarttags" w:element="chmetcnv">
        <w:smartTagPr>
          <w:attr w:name="UnitName" w:val="m"/>
          <w:attr w:name="SourceValue" w:val="6"/>
          <w:attr w:name="HasSpace" w:val="True"/>
          <w:attr w:name="Negative" w:val="False"/>
          <w:attr w:name="NumberType" w:val="1"/>
          <w:attr w:name="TCSC" w:val="0"/>
        </w:smartTagPr>
        <w:r w:rsidRPr="00971C4E">
          <w:rPr>
            <w:rFonts w:ascii="Times New Roman"/>
            <w:color w:val="000000"/>
          </w:rPr>
          <w:t>6 m</w:t>
        </w:r>
      </w:smartTag>
      <w:r w:rsidRPr="005F6B3F">
        <w:rPr>
          <w:rFonts w:hint="eastAsia"/>
          <w:color w:val="000000"/>
        </w:rPr>
        <w:t>的，在上下两层之间等距离增设</w:t>
      </w:r>
      <w:r w:rsidRPr="00971C4E">
        <w:rPr>
          <w:rFonts w:ascii="Times New Roman"/>
          <w:color w:val="000000"/>
        </w:rPr>
        <w:t>1</w:t>
      </w:r>
      <w:r w:rsidRPr="00971C4E">
        <w:rPr>
          <w:rFonts w:ascii="Times New Roman"/>
          <w:color w:val="000000"/>
        </w:rPr>
        <w:t>～</w:t>
      </w:r>
      <w:r w:rsidRPr="00971C4E">
        <w:rPr>
          <w:rFonts w:ascii="Times New Roman"/>
          <w:color w:val="000000"/>
        </w:rPr>
        <w:t>2</w:t>
      </w:r>
      <w:r w:rsidRPr="005F6B3F">
        <w:rPr>
          <w:rFonts w:hint="eastAsia"/>
          <w:color w:val="000000"/>
        </w:rPr>
        <w:t>个采样层</w:t>
      </w:r>
      <w:r>
        <w:rPr>
          <w:rFonts w:hint="eastAsia"/>
          <w:color w:val="000000"/>
        </w:rPr>
        <w:t>,</w:t>
      </w:r>
      <w:r w:rsidRPr="00C7213E">
        <w:rPr>
          <w:rFonts w:hint="eastAsia"/>
          <w:color w:val="000000"/>
        </w:rPr>
        <w:t xml:space="preserve"> </w:t>
      </w:r>
      <w:r w:rsidRPr="005F6B3F">
        <w:rPr>
          <w:rFonts w:hint="eastAsia"/>
          <w:color w:val="000000"/>
        </w:rPr>
        <w:t>粮堆高</w:t>
      </w:r>
      <w:r>
        <w:rPr>
          <w:rFonts w:hint="eastAsia"/>
          <w:color w:val="000000"/>
        </w:rPr>
        <w:t>度</w:t>
      </w:r>
      <w:smartTag w:uri="urn:schemas-microsoft-com:office:smarttags" w:element="chmetcnv">
        <w:smartTagPr>
          <w:attr w:name="UnitName" w:val="m"/>
          <w:attr w:name="SourceValue" w:val="6"/>
          <w:attr w:name="HasSpace" w:val="True"/>
          <w:attr w:name="Negative" w:val="False"/>
          <w:attr w:name="NumberType" w:val="1"/>
          <w:attr w:name="TCSC" w:val="0"/>
        </w:smartTagPr>
        <w:r w:rsidRPr="00971C4E">
          <w:rPr>
            <w:rFonts w:ascii="Times New Roman"/>
            <w:color w:val="000000"/>
          </w:rPr>
          <w:t>6 m</w:t>
        </w:r>
      </w:smartTag>
      <w:r>
        <w:rPr>
          <w:rFonts w:hint="eastAsia"/>
          <w:color w:val="000000"/>
        </w:rPr>
        <w:t>以上的酌情增加采样点</w:t>
      </w:r>
      <w:r w:rsidRPr="005F6B3F">
        <w:rPr>
          <w:rFonts w:hint="eastAsia"/>
          <w:color w:val="000000"/>
        </w:rPr>
        <w:t>。</w:t>
      </w:r>
    </w:p>
    <w:p w:rsidR="00134C77" w:rsidRPr="005F6B3F" w:rsidRDefault="00134C77">
      <w:pPr>
        <w:pStyle w:val="ab"/>
        <w:tabs>
          <w:tab w:val="num" w:pos="420"/>
          <w:tab w:val="num" w:pos="840"/>
          <w:tab w:val="num" w:pos="1770"/>
        </w:tabs>
        <w:ind w:left="0" w:firstLineChars="200" w:firstLine="420"/>
        <w:rPr>
          <w:rFonts w:hint="eastAsia"/>
          <w:color w:val="000000"/>
        </w:rPr>
      </w:pPr>
      <w:r w:rsidRPr="005F6B3F">
        <w:rPr>
          <w:rFonts w:hint="eastAsia"/>
          <w:color w:val="000000"/>
        </w:rPr>
        <w:t>采样：采用电动扦样器在每一采样点处分层采样，表层可人工采样。每层每点采样量不少于</w:t>
      </w:r>
      <w:smartTag w:uri="urn:schemas-microsoft-com:office:smarttags" w:element="chmetcnv">
        <w:smartTagPr>
          <w:attr w:name="UnitName" w:val="kg"/>
          <w:attr w:name="SourceValue" w:val="1"/>
          <w:attr w:name="HasSpace" w:val="True"/>
          <w:attr w:name="Negative" w:val="False"/>
          <w:attr w:name="NumberType" w:val="1"/>
          <w:attr w:name="TCSC" w:val="0"/>
        </w:smartTagPr>
        <w:r w:rsidRPr="00971C4E">
          <w:rPr>
            <w:rFonts w:ascii="Times New Roman"/>
            <w:color w:val="000000"/>
          </w:rPr>
          <w:t>1 kg</w:t>
        </w:r>
      </w:smartTag>
      <w:r w:rsidRPr="005F6B3F">
        <w:rPr>
          <w:rFonts w:hint="eastAsia"/>
          <w:color w:val="000000"/>
        </w:rPr>
        <w:t>。每层每点所采样品作为一个检测点的样品。</w:t>
      </w:r>
    </w:p>
    <w:p w:rsidR="00134C77" w:rsidRPr="006E2D81" w:rsidRDefault="00134C77">
      <w:pPr>
        <w:pStyle w:val="a7"/>
        <w:spacing w:before="156" w:after="156"/>
        <w:rPr>
          <w:rFonts w:hint="eastAsia"/>
        </w:rPr>
      </w:pPr>
      <w:r w:rsidRPr="006E2D81">
        <w:rPr>
          <w:rFonts w:hint="eastAsia"/>
        </w:rPr>
        <w:t>包装粮采样方法</w:t>
      </w:r>
    </w:p>
    <w:p w:rsidR="00134C77" w:rsidRPr="006E2D81" w:rsidRDefault="00134C77">
      <w:pPr>
        <w:pStyle w:val="ab"/>
        <w:tabs>
          <w:tab w:val="num" w:pos="420"/>
          <w:tab w:val="num" w:pos="840"/>
          <w:tab w:val="num" w:pos="1770"/>
        </w:tabs>
        <w:ind w:left="0" w:firstLineChars="200" w:firstLine="420"/>
        <w:rPr>
          <w:rFonts w:hint="eastAsia"/>
          <w:color w:val="000000"/>
        </w:rPr>
      </w:pPr>
      <w:r w:rsidRPr="006E2D81">
        <w:rPr>
          <w:rFonts w:hint="eastAsia"/>
          <w:color w:val="000000"/>
        </w:rPr>
        <w:t>采样点设置：以货位为取样单位，根据包装粮总包数确定采样比例，</w:t>
      </w:r>
      <w:r w:rsidRPr="00971C4E">
        <w:rPr>
          <w:rFonts w:ascii="Times New Roman"/>
          <w:color w:val="000000"/>
        </w:rPr>
        <w:t>500</w:t>
      </w:r>
      <w:r w:rsidRPr="006E2D81">
        <w:rPr>
          <w:rFonts w:hint="eastAsia"/>
          <w:color w:val="000000"/>
        </w:rPr>
        <w:t>包以下的取</w:t>
      </w:r>
      <w:r w:rsidRPr="00971C4E">
        <w:rPr>
          <w:rFonts w:ascii="Times New Roman"/>
          <w:color w:val="000000"/>
        </w:rPr>
        <w:t>10</w:t>
      </w:r>
      <w:r w:rsidRPr="006E2D81">
        <w:rPr>
          <w:rFonts w:hint="eastAsia"/>
          <w:color w:val="000000"/>
        </w:rPr>
        <w:t>个采样包，</w:t>
      </w:r>
      <w:r w:rsidRPr="00971C4E">
        <w:rPr>
          <w:rFonts w:ascii="Times New Roman"/>
          <w:color w:val="000000"/>
        </w:rPr>
        <w:t>500</w:t>
      </w:r>
      <w:r w:rsidRPr="006E2D81">
        <w:rPr>
          <w:rFonts w:hint="eastAsia"/>
          <w:color w:val="000000"/>
        </w:rPr>
        <w:t>包以上的按</w:t>
      </w:r>
      <w:r w:rsidRPr="00971C4E">
        <w:rPr>
          <w:rFonts w:ascii="Times New Roman"/>
          <w:color w:val="000000"/>
        </w:rPr>
        <w:t>2</w:t>
      </w:r>
      <w:r w:rsidRPr="00971C4E">
        <w:rPr>
          <w:rFonts w:ascii="Times New Roman"/>
          <w:color w:val="000000"/>
        </w:rPr>
        <w:t>％</w:t>
      </w:r>
      <w:r w:rsidRPr="006E2D81">
        <w:rPr>
          <w:rFonts w:hint="eastAsia"/>
          <w:color w:val="000000"/>
        </w:rPr>
        <w:t>确定采样包，采样包最多不超过</w:t>
      </w:r>
      <w:r w:rsidRPr="00971C4E">
        <w:rPr>
          <w:rFonts w:ascii="Times New Roman"/>
          <w:color w:val="000000"/>
        </w:rPr>
        <w:t>500</w:t>
      </w:r>
      <w:r w:rsidRPr="006E2D81">
        <w:rPr>
          <w:rFonts w:hint="eastAsia"/>
          <w:color w:val="000000"/>
        </w:rPr>
        <w:t>包。分区分层确定采样包位置，外层适当多设采样点。分区分层参照散装粮采样点设置。</w:t>
      </w:r>
    </w:p>
    <w:p w:rsidR="00134C77" w:rsidRPr="006E2D81" w:rsidRDefault="00134C77">
      <w:pPr>
        <w:pStyle w:val="ab"/>
        <w:tabs>
          <w:tab w:val="num" w:pos="420"/>
          <w:tab w:val="num" w:pos="840"/>
          <w:tab w:val="num" w:pos="1770"/>
        </w:tabs>
        <w:ind w:left="0" w:firstLineChars="200" w:firstLine="420"/>
        <w:rPr>
          <w:rFonts w:hint="eastAsia"/>
          <w:color w:val="000000"/>
        </w:rPr>
      </w:pPr>
      <w:r w:rsidRPr="006E2D81">
        <w:rPr>
          <w:rFonts w:hint="eastAsia"/>
          <w:color w:val="000000"/>
        </w:rPr>
        <w:t>采样：扦取包内样品，必要时可拆包或倒包采样。花生、蚕豆等大粒粮食与油料应拆包采样。每包采样不少于</w:t>
      </w:r>
      <w:smartTag w:uri="urn:schemas-microsoft-com:office:smarttags" w:element="chmetcnv">
        <w:smartTagPr>
          <w:attr w:name="UnitName" w:val="kg"/>
          <w:attr w:name="SourceValue" w:val="1"/>
          <w:attr w:name="HasSpace" w:val="False"/>
          <w:attr w:name="Negative" w:val="False"/>
          <w:attr w:name="NumberType" w:val="1"/>
          <w:attr w:name="TCSC" w:val="0"/>
        </w:smartTagPr>
        <w:r w:rsidRPr="00971C4E">
          <w:rPr>
            <w:rFonts w:ascii="Times New Roman"/>
            <w:color w:val="000000"/>
          </w:rPr>
          <w:t>1kg</w:t>
        </w:r>
      </w:smartTag>
      <w:r w:rsidRPr="006E2D81">
        <w:rPr>
          <w:rFonts w:hint="eastAsia"/>
          <w:color w:val="000000"/>
        </w:rPr>
        <w:t>。每包样品作为一个检测点的样品。</w:t>
      </w:r>
    </w:p>
    <w:p w:rsidR="00134C77" w:rsidRPr="00626C95" w:rsidRDefault="00134C77">
      <w:pPr>
        <w:pStyle w:val="a1"/>
        <w:spacing w:before="156" w:after="156"/>
        <w:rPr>
          <w:rFonts w:hint="eastAsia"/>
        </w:rPr>
      </w:pPr>
      <w:r w:rsidRPr="00626C95">
        <w:rPr>
          <w:rFonts w:hint="eastAsia"/>
        </w:rPr>
        <w:t>检测方法</w:t>
      </w:r>
    </w:p>
    <w:p w:rsidR="00134C77" w:rsidRPr="005F6B3F" w:rsidRDefault="00134C77">
      <w:pPr>
        <w:pStyle w:val="ab"/>
        <w:tabs>
          <w:tab w:val="num" w:pos="840"/>
          <w:tab w:val="num" w:pos="1770"/>
        </w:tabs>
        <w:ind w:left="0" w:firstLine="420"/>
        <w:rPr>
          <w:rFonts w:hint="eastAsia"/>
          <w:color w:val="000000"/>
        </w:rPr>
      </w:pPr>
      <w:r w:rsidRPr="005F6B3F">
        <w:rPr>
          <w:rFonts w:hint="eastAsia"/>
          <w:color w:val="000000"/>
        </w:rPr>
        <w:t>筛检法：用于虫粮等级判定。采用虫筛筛理采集的粮食与油料样品，筛出粮粒外部的害虫、拣出筛上的害虫合并计数，结果以每kg样品筛出活虫害虫头数表示，即为害虫密度。</w:t>
      </w:r>
    </w:p>
    <w:p w:rsidR="00134C77" w:rsidRPr="005F6B3F" w:rsidRDefault="00134C77">
      <w:pPr>
        <w:pStyle w:val="ab"/>
        <w:tabs>
          <w:tab w:val="num" w:pos="840"/>
          <w:tab w:val="num" w:pos="1770"/>
        </w:tabs>
        <w:ind w:left="0" w:firstLine="420"/>
        <w:rPr>
          <w:rFonts w:hint="eastAsia"/>
          <w:color w:val="000000"/>
        </w:rPr>
      </w:pPr>
      <w:r w:rsidRPr="005F6B3F">
        <w:rPr>
          <w:rFonts w:hint="eastAsia"/>
          <w:color w:val="000000"/>
        </w:rPr>
        <w:t>清点法：用于粮包外、器材和场所害虫密度害虫密度的检测。直接清点粮包外部活的害虫的头数，以每包活虫头数表示，即为包外害虫密度。</w:t>
      </w:r>
      <w:r w:rsidRPr="005F6B3F">
        <w:rPr>
          <w:rFonts w:hAnsi="宋体" w:hint="eastAsia"/>
          <w:color w:val="000000"/>
        </w:rPr>
        <w:t>按</w:t>
      </w:r>
      <w:r w:rsidRPr="00971C4E">
        <w:rPr>
          <w:rFonts w:ascii="Times New Roman"/>
          <w:color w:val="000000"/>
        </w:rPr>
        <w:t>2%</w:t>
      </w:r>
      <w:r w:rsidRPr="00971C4E">
        <w:rPr>
          <w:rFonts w:ascii="Times New Roman" w:hAnsi="宋体"/>
          <w:color w:val="000000"/>
        </w:rPr>
        <w:t>～</w:t>
      </w:r>
      <w:r w:rsidRPr="00971C4E">
        <w:rPr>
          <w:rFonts w:ascii="Times New Roman"/>
          <w:color w:val="000000"/>
        </w:rPr>
        <w:t>5%</w:t>
      </w:r>
      <w:r w:rsidRPr="005F6B3F">
        <w:rPr>
          <w:rFonts w:hAnsi="宋体" w:hint="eastAsia"/>
          <w:color w:val="000000"/>
        </w:rPr>
        <w:t>比例抽样装具和其他器材，</w:t>
      </w:r>
      <w:r w:rsidRPr="005F6B3F">
        <w:rPr>
          <w:rFonts w:hint="eastAsia"/>
          <w:color w:val="000000"/>
        </w:rPr>
        <w:t>直接清点害虫头数，</w:t>
      </w:r>
      <w:r w:rsidRPr="005F6B3F">
        <w:rPr>
          <w:rFonts w:hAnsi="宋体" w:hint="eastAsia"/>
          <w:color w:val="000000"/>
        </w:rPr>
        <w:t>以每件活虫头数表示器材害虫密度；参照</w:t>
      </w:r>
      <w:smartTag w:uri="urn:schemas-microsoft-com:office:smarttags" w:element="chsdate">
        <w:smartTagPr>
          <w:attr w:name="Year" w:val="1899"/>
          <w:attr w:name="Month" w:val="12"/>
          <w:attr w:name="Day" w:val="30"/>
          <w:attr w:name="IsLunarDate" w:val="False"/>
          <w:attr w:name="IsROCDate" w:val="False"/>
        </w:smartTagPr>
        <w:r w:rsidRPr="00971C4E">
          <w:rPr>
            <w:rFonts w:ascii="Times New Roman"/>
            <w:color w:val="000000"/>
            <w:szCs w:val="21"/>
          </w:rPr>
          <w:t>7.1.4</w:t>
        </w:r>
      </w:smartTag>
      <w:r w:rsidRPr="00971C4E">
        <w:rPr>
          <w:rFonts w:ascii="Times New Roman"/>
          <w:color w:val="000000"/>
          <w:szCs w:val="21"/>
        </w:rPr>
        <w:t>.2.1</w:t>
      </w:r>
      <w:r w:rsidRPr="005F6B3F">
        <w:rPr>
          <w:rFonts w:hAnsi="宋体" w:hint="eastAsia"/>
          <w:color w:val="000000"/>
          <w:szCs w:val="21"/>
        </w:rPr>
        <w:t>在</w:t>
      </w:r>
      <w:r w:rsidRPr="005F6B3F">
        <w:rPr>
          <w:rFonts w:hAnsi="宋体" w:hint="eastAsia"/>
          <w:color w:val="000000"/>
        </w:rPr>
        <w:t>空仓、货场或铺垫苫盖物等处设置检测点，</w:t>
      </w:r>
      <w:r w:rsidRPr="005F6B3F">
        <w:rPr>
          <w:rFonts w:hint="eastAsia"/>
          <w:color w:val="000000"/>
        </w:rPr>
        <w:t>直接清点害虫头数，</w:t>
      </w:r>
      <w:r w:rsidRPr="005F6B3F">
        <w:rPr>
          <w:rFonts w:hAnsi="宋体" w:hint="eastAsia"/>
          <w:color w:val="000000"/>
        </w:rPr>
        <w:t>以每平方米活虫头数表示该点害虫密度</w:t>
      </w:r>
      <w:r w:rsidRPr="005F6B3F">
        <w:rPr>
          <w:rFonts w:hint="eastAsia"/>
          <w:color w:val="000000"/>
        </w:rPr>
        <w:t>。</w:t>
      </w:r>
    </w:p>
    <w:p w:rsidR="00134C77" w:rsidRPr="005F6B3F" w:rsidRDefault="00134C77">
      <w:pPr>
        <w:pStyle w:val="ab"/>
        <w:tabs>
          <w:tab w:val="num" w:pos="840"/>
          <w:tab w:val="num" w:pos="1770"/>
        </w:tabs>
        <w:ind w:left="0" w:firstLine="420"/>
        <w:rPr>
          <w:rFonts w:hint="eastAsia"/>
          <w:color w:val="000000"/>
        </w:rPr>
      </w:pPr>
      <w:r w:rsidRPr="005F6B3F">
        <w:rPr>
          <w:rFonts w:hint="eastAsia"/>
          <w:color w:val="000000"/>
        </w:rPr>
        <w:t>诱捕检测法：用于储粮害虫的预测预报。检测方法参照附录</w:t>
      </w:r>
      <w:r w:rsidRPr="00971C4E">
        <w:rPr>
          <w:rFonts w:ascii="Times New Roman"/>
          <w:color w:val="000000"/>
        </w:rPr>
        <w:t>C</w:t>
      </w:r>
      <w:r w:rsidRPr="005F6B3F">
        <w:rPr>
          <w:rFonts w:hint="eastAsia"/>
          <w:color w:val="000000"/>
        </w:rPr>
        <w:t>进行。</w:t>
      </w:r>
    </w:p>
    <w:p w:rsidR="00134C77" w:rsidRPr="005F6B3F" w:rsidRDefault="00134C77">
      <w:pPr>
        <w:pStyle w:val="ab"/>
        <w:tabs>
          <w:tab w:val="num" w:pos="840"/>
          <w:tab w:val="num" w:pos="1770"/>
        </w:tabs>
        <w:ind w:left="0" w:firstLine="420"/>
        <w:rPr>
          <w:rFonts w:hint="eastAsia"/>
          <w:color w:val="000000"/>
        </w:rPr>
      </w:pPr>
      <w:r w:rsidRPr="005F6B3F">
        <w:rPr>
          <w:rFonts w:hint="eastAsia"/>
          <w:color w:val="000000"/>
        </w:rPr>
        <w:t>隐蔽性害虫感染的检测按</w:t>
      </w:r>
      <w:r w:rsidRPr="00971C4E">
        <w:rPr>
          <w:rFonts w:ascii="Times New Roman"/>
          <w:color w:val="000000"/>
        </w:rPr>
        <w:t>GB/T 24534</w:t>
      </w:r>
      <w:r w:rsidRPr="005F6B3F">
        <w:rPr>
          <w:rFonts w:hint="eastAsia"/>
          <w:color w:val="000000"/>
        </w:rPr>
        <w:t>规定执行。</w:t>
      </w:r>
    </w:p>
    <w:p w:rsidR="00134C77" w:rsidRPr="005F6B3F" w:rsidRDefault="00134C77">
      <w:pPr>
        <w:pStyle w:val="ab"/>
        <w:tabs>
          <w:tab w:val="num" w:pos="840"/>
          <w:tab w:val="num" w:pos="1770"/>
        </w:tabs>
        <w:ind w:left="0" w:firstLine="420"/>
        <w:rPr>
          <w:rFonts w:hint="eastAsia"/>
          <w:color w:val="000000"/>
        </w:rPr>
      </w:pPr>
      <w:r w:rsidRPr="005F6B3F">
        <w:rPr>
          <w:rFonts w:hint="eastAsia"/>
          <w:color w:val="000000"/>
        </w:rPr>
        <w:t>包装粮食与油料应先检测包外害虫害虫密度，再检测包内粮食与油料害虫密度。</w:t>
      </w:r>
    </w:p>
    <w:p w:rsidR="00134C77" w:rsidRPr="00626C95" w:rsidRDefault="00134C77">
      <w:pPr>
        <w:pStyle w:val="a1"/>
        <w:spacing w:before="156" w:after="156"/>
        <w:rPr>
          <w:rFonts w:hint="eastAsia"/>
        </w:rPr>
      </w:pPr>
      <w:r w:rsidRPr="00626C95">
        <w:rPr>
          <w:rFonts w:hint="eastAsia"/>
        </w:rPr>
        <w:t>器材和场所害虫检测方法</w:t>
      </w:r>
    </w:p>
    <w:p w:rsidR="00134C77" w:rsidRPr="00971C4E" w:rsidRDefault="00134C77">
      <w:pPr>
        <w:pStyle w:val="ab"/>
        <w:tabs>
          <w:tab w:val="num" w:pos="840"/>
          <w:tab w:val="num" w:pos="1770"/>
        </w:tabs>
        <w:ind w:left="0" w:firstLine="420"/>
        <w:rPr>
          <w:rFonts w:hint="eastAsia"/>
          <w:color w:val="000000"/>
        </w:rPr>
      </w:pPr>
      <w:r w:rsidRPr="00971C4E">
        <w:rPr>
          <w:rFonts w:hint="eastAsia"/>
          <w:color w:val="000000"/>
        </w:rPr>
        <w:t>装具和其他器材按</w:t>
      </w:r>
      <w:r w:rsidRPr="00971C4E">
        <w:rPr>
          <w:rFonts w:ascii="Times New Roman"/>
          <w:color w:val="000000"/>
        </w:rPr>
        <w:t>2%</w:t>
      </w:r>
      <w:r w:rsidRPr="00971C4E">
        <w:rPr>
          <w:rFonts w:ascii="Times New Roman"/>
          <w:color w:val="000000"/>
        </w:rPr>
        <w:t>～</w:t>
      </w:r>
      <w:r w:rsidRPr="00971C4E">
        <w:rPr>
          <w:rFonts w:ascii="Times New Roman"/>
          <w:color w:val="000000"/>
        </w:rPr>
        <w:t>5%</w:t>
      </w:r>
      <w:r w:rsidRPr="00971C4E">
        <w:rPr>
          <w:rFonts w:hint="eastAsia"/>
          <w:color w:val="000000"/>
        </w:rPr>
        <w:t>比例抽样检测，以件计算活的害虫头数表示害虫密度。</w:t>
      </w:r>
    </w:p>
    <w:p w:rsidR="00134C77" w:rsidRPr="005F6B3F" w:rsidRDefault="00134C77">
      <w:pPr>
        <w:pStyle w:val="ab"/>
        <w:tabs>
          <w:tab w:val="num" w:pos="840"/>
          <w:tab w:val="num" w:pos="1770"/>
        </w:tabs>
        <w:ind w:left="0" w:firstLine="420"/>
        <w:rPr>
          <w:rFonts w:hint="eastAsia"/>
          <w:color w:val="000000"/>
        </w:rPr>
      </w:pPr>
      <w:r w:rsidRPr="00971C4E">
        <w:rPr>
          <w:rFonts w:hint="eastAsia"/>
          <w:color w:val="000000"/>
        </w:rPr>
        <w:t>空仓、货场或铺垫苫盖物等参照</w:t>
      </w:r>
      <w:smartTag w:uri="urn:schemas-microsoft-com:office:smarttags" w:element="chsdate">
        <w:smartTagPr>
          <w:attr w:name="Year" w:val="1899"/>
          <w:attr w:name="Month" w:val="12"/>
          <w:attr w:name="Day" w:val="30"/>
          <w:attr w:name="IsLunarDate" w:val="False"/>
          <w:attr w:name="IsROCDate" w:val="False"/>
        </w:smartTagPr>
        <w:r w:rsidRPr="00971C4E">
          <w:rPr>
            <w:rFonts w:ascii="Times New Roman"/>
            <w:color w:val="000000"/>
          </w:rPr>
          <w:t>7.1.4</w:t>
        </w:r>
      </w:smartTag>
      <w:r w:rsidRPr="00971C4E">
        <w:rPr>
          <w:rFonts w:ascii="Times New Roman"/>
          <w:color w:val="000000"/>
        </w:rPr>
        <w:t>.2.1</w:t>
      </w:r>
      <w:r w:rsidRPr="00971C4E">
        <w:rPr>
          <w:rFonts w:hint="eastAsia"/>
          <w:color w:val="000000"/>
        </w:rPr>
        <w:t>采样点设置采样检测，每点采样面积为</w:t>
      </w:r>
      <w:smartTag w:uri="urn:schemas-microsoft-com:office:smarttags" w:element="chmetcnv">
        <w:smartTagPr>
          <w:attr w:name="UnitName" w:val="m2"/>
          <w:attr w:name="SourceValue" w:val="1"/>
          <w:attr w:name="HasSpace" w:val="True"/>
          <w:attr w:name="Negative" w:val="False"/>
          <w:attr w:name="NumberType" w:val="1"/>
          <w:attr w:name="TCSC" w:val="0"/>
        </w:smartTagPr>
        <w:r w:rsidRPr="00971C4E">
          <w:rPr>
            <w:rFonts w:ascii="Times New Roman"/>
            <w:color w:val="000000"/>
          </w:rPr>
          <w:t>1 m</w:t>
        </w:r>
        <w:r w:rsidRPr="00971C4E">
          <w:rPr>
            <w:rFonts w:ascii="Times New Roman"/>
            <w:color w:val="000000"/>
            <w:vertAlign w:val="superscript"/>
          </w:rPr>
          <w:t>2</w:t>
        </w:r>
      </w:smartTag>
      <w:r w:rsidRPr="00971C4E">
        <w:rPr>
          <w:rFonts w:hint="eastAsia"/>
          <w:color w:val="000000"/>
        </w:rPr>
        <w:t>，以每平方米活的害虫头数表示害虫密度。</w:t>
      </w:r>
    </w:p>
    <w:p w:rsidR="00134C77" w:rsidRPr="00626C95" w:rsidRDefault="00134C77">
      <w:pPr>
        <w:pStyle w:val="a1"/>
        <w:spacing w:before="156" w:after="156"/>
        <w:rPr>
          <w:rFonts w:hint="eastAsia"/>
        </w:rPr>
      </w:pPr>
      <w:r w:rsidRPr="00626C95">
        <w:rPr>
          <w:rFonts w:hint="eastAsia"/>
        </w:rPr>
        <w:t>害虫密度确定和虫粮等级判定</w:t>
      </w:r>
    </w:p>
    <w:p w:rsidR="00134C77" w:rsidRPr="005F6B3F" w:rsidRDefault="00134C77">
      <w:pPr>
        <w:pStyle w:val="aff6"/>
        <w:rPr>
          <w:rFonts w:hint="eastAsia"/>
          <w:color w:val="000000"/>
        </w:rPr>
      </w:pPr>
      <w:r w:rsidRPr="005F6B3F">
        <w:rPr>
          <w:rFonts w:hint="eastAsia"/>
          <w:color w:val="000000"/>
        </w:rPr>
        <w:t>以各采样点害虫密度最大值代表全仓（囤、垛）的害虫密度，按表1确定虫粮等级。</w:t>
      </w:r>
      <w:r w:rsidRPr="005F6B3F">
        <w:rPr>
          <w:rFonts w:hAnsi="宋体" w:hint="eastAsia"/>
          <w:color w:val="000000"/>
          <w:szCs w:val="21"/>
        </w:rPr>
        <w:t>包装粮</w:t>
      </w:r>
      <w:r w:rsidRPr="005F6B3F">
        <w:rPr>
          <w:rFonts w:hAnsi="宋体" w:hint="eastAsia"/>
          <w:color w:val="000000"/>
        </w:rPr>
        <w:t>包外害虫密度（头/包）大于包内害虫密度（头</w:t>
      </w:r>
      <w:r w:rsidRPr="00971C4E">
        <w:rPr>
          <w:rFonts w:ascii="Times New Roman"/>
          <w:color w:val="000000"/>
        </w:rPr>
        <w:t>/kg</w:t>
      </w:r>
      <w:r w:rsidRPr="005F6B3F">
        <w:rPr>
          <w:rFonts w:hAnsi="宋体" w:hint="eastAsia"/>
          <w:color w:val="000000"/>
        </w:rPr>
        <w:t>）时，将包外害虫密度（头/包）作为该点害虫密度（头</w:t>
      </w:r>
      <w:r w:rsidRPr="00971C4E">
        <w:rPr>
          <w:rFonts w:ascii="Times New Roman"/>
          <w:color w:val="000000"/>
        </w:rPr>
        <w:t>/kg</w:t>
      </w:r>
      <w:r w:rsidRPr="005F6B3F">
        <w:rPr>
          <w:rFonts w:hAnsi="宋体" w:hint="eastAsia"/>
          <w:color w:val="000000"/>
        </w:rPr>
        <w:t>）。</w:t>
      </w:r>
      <w:r w:rsidRPr="005F6B3F">
        <w:rPr>
          <w:rFonts w:hAnsi="宋体" w:hint="eastAsia"/>
          <w:color w:val="000000"/>
          <w:szCs w:val="21"/>
        </w:rPr>
        <w:t>散装粮仓内空间害虫密度不作为确定</w:t>
      </w:r>
      <w:r w:rsidRPr="005F6B3F">
        <w:rPr>
          <w:rFonts w:hint="eastAsia"/>
          <w:color w:val="000000"/>
        </w:rPr>
        <w:t>全仓（囤、垛）</w:t>
      </w:r>
      <w:r w:rsidRPr="005F6B3F">
        <w:rPr>
          <w:rFonts w:hAnsi="宋体" w:hint="eastAsia"/>
          <w:color w:val="000000"/>
          <w:szCs w:val="21"/>
        </w:rPr>
        <w:t>害虫密度的依据。</w:t>
      </w:r>
    </w:p>
    <w:p w:rsidR="00134C77" w:rsidRPr="005F6B3F" w:rsidRDefault="00134C77">
      <w:pPr>
        <w:pStyle w:val="aff6"/>
        <w:rPr>
          <w:rFonts w:hint="eastAsia"/>
          <w:color w:val="000000"/>
        </w:rPr>
      </w:pPr>
    </w:p>
    <w:p w:rsidR="00134C77" w:rsidRPr="005F6B3F" w:rsidRDefault="00134C77">
      <w:pPr>
        <w:pStyle w:val="affffff3"/>
        <w:tabs>
          <w:tab w:val="clear" w:pos="360"/>
        </w:tabs>
        <w:spacing w:beforeLines="0" w:before="0" w:afterLines="0" w:after="0"/>
        <w:rPr>
          <w:rFonts w:hint="eastAsia"/>
          <w:color w:val="000000"/>
        </w:rPr>
      </w:pPr>
      <w:r w:rsidRPr="005F6B3F">
        <w:rPr>
          <w:rFonts w:hint="eastAsia"/>
          <w:color w:val="000000"/>
        </w:rPr>
        <w:t>虫粮等级划分及等级指标</w:t>
      </w:r>
    </w:p>
    <w:tbl>
      <w:tblPr>
        <w:tblW w:w="8820"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55"/>
        <w:gridCol w:w="1364"/>
        <w:gridCol w:w="2942"/>
        <w:gridCol w:w="3359"/>
      </w:tblGrid>
      <w:tr w:rsidR="00134C77" w:rsidRPr="005F6B3F">
        <w:tblPrEx>
          <w:tblCellMar>
            <w:top w:w="0" w:type="dxa"/>
            <w:bottom w:w="0" w:type="dxa"/>
          </w:tblCellMar>
        </w:tblPrEx>
        <w:trPr>
          <w:cantSplit/>
          <w:trHeight w:val="640"/>
        </w:trPr>
        <w:tc>
          <w:tcPr>
            <w:tcW w:w="1155" w:type="dxa"/>
            <w:tcBorders>
              <w:bottom w:val="single" w:sz="4" w:space="0" w:color="auto"/>
            </w:tcBorders>
          </w:tcPr>
          <w:p w:rsidR="00134C77" w:rsidRPr="005F6B3F" w:rsidRDefault="00134C77">
            <w:pPr>
              <w:jc w:val="center"/>
              <w:rPr>
                <w:rFonts w:ascii="宋体" w:hAnsi="宋体" w:hint="eastAsia"/>
                <w:color w:val="000000"/>
                <w:sz w:val="18"/>
              </w:rPr>
            </w:pPr>
            <w:r w:rsidRPr="005F6B3F">
              <w:rPr>
                <w:rFonts w:ascii="宋体" w:hAnsi="宋体" w:hint="eastAsia"/>
                <w:color w:val="000000"/>
                <w:sz w:val="18"/>
              </w:rPr>
              <w:t>粮食与油料</w:t>
            </w:r>
          </w:p>
          <w:p w:rsidR="00134C77" w:rsidRPr="005F6B3F" w:rsidRDefault="00134C77">
            <w:pPr>
              <w:jc w:val="center"/>
              <w:rPr>
                <w:rFonts w:ascii="宋体" w:hAnsi="宋体" w:hint="eastAsia"/>
                <w:color w:val="000000"/>
                <w:sz w:val="18"/>
              </w:rPr>
            </w:pPr>
            <w:r w:rsidRPr="005F6B3F">
              <w:rPr>
                <w:rFonts w:ascii="宋体" w:hAnsi="宋体" w:hint="eastAsia"/>
                <w:color w:val="000000"/>
                <w:sz w:val="18"/>
              </w:rPr>
              <w:t>种类</w:t>
            </w:r>
          </w:p>
        </w:tc>
        <w:tc>
          <w:tcPr>
            <w:tcW w:w="1364" w:type="dxa"/>
            <w:tcBorders>
              <w:bottom w:val="single" w:sz="4" w:space="0" w:color="auto"/>
            </w:tcBorders>
            <w:vAlign w:val="center"/>
          </w:tcPr>
          <w:p w:rsidR="00134C77" w:rsidRPr="005F6B3F" w:rsidRDefault="00134C77">
            <w:pPr>
              <w:jc w:val="center"/>
              <w:rPr>
                <w:rFonts w:ascii="宋体" w:hAnsi="宋体" w:hint="eastAsia"/>
                <w:color w:val="000000"/>
                <w:sz w:val="18"/>
              </w:rPr>
            </w:pPr>
            <w:r w:rsidRPr="005F6B3F">
              <w:rPr>
                <w:rFonts w:ascii="宋体" w:hAnsi="宋体" w:hint="eastAsia"/>
                <w:color w:val="000000"/>
                <w:sz w:val="18"/>
              </w:rPr>
              <w:t>虫粮等级</w:t>
            </w:r>
          </w:p>
        </w:tc>
        <w:tc>
          <w:tcPr>
            <w:tcW w:w="2942" w:type="dxa"/>
            <w:tcBorders>
              <w:bottom w:val="single" w:sz="4" w:space="0" w:color="auto"/>
            </w:tcBorders>
            <w:vAlign w:val="center"/>
          </w:tcPr>
          <w:p w:rsidR="00134C77" w:rsidRPr="005F6B3F" w:rsidRDefault="00134C77">
            <w:pPr>
              <w:jc w:val="center"/>
              <w:rPr>
                <w:rFonts w:ascii="宋体" w:hAnsi="宋体" w:hint="eastAsia"/>
                <w:color w:val="000000"/>
                <w:sz w:val="18"/>
              </w:rPr>
            </w:pPr>
            <w:r w:rsidRPr="005F6B3F">
              <w:rPr>
                <w:rFonts w:ascii="宋体" w:hAnsi="宋体" w:hint="eastAsia"/>
                <w:color w:val="000000"/>
                <w:sz w:val="18"/>
              </w:rPr>
              <w:t>害虫密度/（头/</w:t>
            </w:r>
            <w:r w:rsidRPr="00971C4E">
              <w:rPr>
                <w:color w:val="000000"/>
                <w:sz w:val="18"/>
              </w:rPr>
              <w:t>kg</w:t>
            </w:r>
            <w:r w:rsidRPr="005F6B3F">
              <w:rPr>
                <w:rFonts w:ascii="宋体" w:hAnsi="宋体"/>
                <w:color w:val="000000"/>
                <w:sz w:val="18"/>
              </w:rPr>
              <w:t>）</w:t>
            </w:r>
          </w:p>
        </w:tc>
        <w:tc>
          <w:tcPr>
            <w:tcW w:w="3359" w:type="dxa"/>
            <w:tcBorders>
              <w:bottom w:val="single" w:sz="4" w:space="0" w:color="auto"/>
            </w:tcBorders>
            <w:vAlign w:val="center"/>
          </w:tcPr>
          <w:p w:rsidR="00134C77" w:rsidRPr="005F6B3F" w:rsidRDefault="00134C77">
            <w:pPr>
              <w:pStyle w:val="aff1"/>
              <w:snapToGrid/>
              <w:rPr>
                <w:rFonts w:ascii="宋体" w:hAnsi="宋体" w:hint="eastAsia"/>
                <w:color w:val="000000"/>
                <w:szCs w:val="24"/>
              </w:rPr>
            </w:pPr>
            <w:r w:rsidRPr="005F6B3F">
              <w:rPr>
                <w:rFonts w:ascii="宋体" w:hAnsi="宋体" w:hint="eastAsia"/>
                <w:color w:val="000000"/>
                <w:szCs w:val="24"/>
              </w:rPr>
              <w:t>主要害虫密度</w:t>
            </w:r>
            <w:r w:rsidRPr="005F6B3F">
              <w:rPr>
                <w:rFonts w:ascii="宋体" w:hAnsi="宋体" w:hint="eastAsia"/>
                <w:color w:val="000000"/>
              </w:rPr>
              <w:t>/（头</w:t>
            </w:r>
            <w:r w:rsidRPr="00971C4E">
              <w:rPr>
                <w:color w:val="000000"/>
              </w:rPr>
              <w:t>/kg</w:t>
            </w:r>
            <w:r w:rsidRPr="005F6B3F">
              <w:rPr>
                <w:rFonts w:ascii="宋体" w:hAnsi="宋体"/>
                <w:color w:val="000000"/>
              </w:rPr>
              <w:t>）</w:t>
            </w:r>
          </w:p>
        </w:tc>
      </w:tr>
      <w:tr w:rsidR="00134C77" w:rsidRPr="005F6B3F">
        <w:tblPrEx>
          <w:tblCellMar>
            <w:top w:w="0" w:type="dxa"/>
            <w:bottom w:w="0" w:type="dxa"/>
          </w:tblCellMar>
        </w:tblPrEx>
        <w:trPr>
          <w:cantSplit/>
        </w:trPr>
        <w:tc>
          <w:tcPr>
            <w:tcW w:w="1155" w:type="dxa"/>
            <w:vMerge w:val="restart"/>
            <w:vAlign w:val="center"/>
          </w:tcPr>
          <w:p w:rsidR="00134C77" w:rsidRPr="005F6B3F" w:rsidRDefault="00134C77">
            <w:pPr>
              <w:jc w:val="center"/>
              <w:rPr>
                <w:rFonts w:ascii="宋体" w:hAnsi="宋体" w:hint="eastAsia"/>
                <w:color w:val="000000"/>
                <w:sz w:val="18"/>
              </w:rPr>
            </w:pPr>
            <w:r w:rsidRPr="005F6B3F">
              <w:rPr>
                <w:rFonts w:ascii="宋体" w:hAnsi="宋体" w:hint="eastAsia"/>
                <w:color w:val="000000"/>
                <w:sz w:val="18"/>
              </w:rPr>
              <w:t>原</w:t>
            </w:r>
          </w:p>
          <w:p w:rsidR="00134C77" w:rsidRPr="005F6B3F" w:rsidRDefault="00134C77">
            <w:pPr>
              <w:jc w:val="center"/>
              <w:rPr>
                <w:rFonts w:ascii="宋体" w:hAnsi="宋体" w:hint="eastAsia"/>
                <w:color w:val="000000"/>
                <w:sz w:val="18"/>
              </w:rPr>
            </w:pPr>
            <w:r w:rsidRPr="005F6B3F">
              <w:rPr>
                <w:rFonts w:ascii="宋体" w:hAnsi="宋体" w:hint="eastAsia"/>
                <w:color w:val="000000"/>
                <w:sz w:val="18"/>
              </w:rPr>
              <w:t>粮</w:t>
            </w:r>
          </w:p>
        </w:tc>
        <w:tc>
          <w:tcPr>
            <w:tcW w:w="1364" w:type="dxa"/>
          </w:tcPr>
          <w:p w:rsidR="00134C77" w:rsidRPr="005F6B3F" w:rsidRDefault="00134C77">
            <w:pPr>
              <w:rPr>
                <w:rFonts w:ascii="宋体" w:hAnsi="宋体" w:hint="eastAsia"/>
                <w:color w:val="000000"/>
                <w:sz w:val="18"/>
              </w:rPr>
            </w:pPr>
            <w:r w:rsidRPr="005F6B3F">
              <w:rPr>
                <w:rFonts w:ascii="宋体" w:hAnsi="宋体" w:hint="eastAsia"/>
                <w:color w:val="000000"/>
                <w:sz w:val="18"/>
              </w:rPr>
              <w:t>基本无虫粮</w:t>
            </w:r>
          </w:p>
        </w:tc>
        <w:tc>
          <w:tcPr>
            <w:tcW w:w="2942" w:type="dxa"/>
            <w:vAlign w:val="center"/>
          </w:tcPr>
          <w:p w:rsidR="00134C77" w:rsidRPr="005F6B3F" w:rsidRDefault="00134C77">
            <w:pPr>
              <w:jc w:val="center"/>
              <w:rPr>
                <w:rFonts w:ascii="宋体" w:hAnsi="宋体" w:hint="eastAsia"/>
                <w:color w:val="000000"/>
                <w:sz w:val="18"/>
              </w:rPr>
            </w:pPr>
            <w:r w:rsidRPr="005F6B3F">
              <w:rPr>
                <w:rFonts w:ascii="宋体" w:hAnsi="宋体" w:hint="eastAsia"/>
                <w:color w:val="000000"/>
                <w:sz w:val="18"/>
              </w:rPr>
              <w:t>≤</w:t>
            </w:r>
            <w:r w:rsidRPr="00971C4E">
              <w:rPr>
                <w:color w:val="000000"/>
                <w:sz w:val="18"/>
              </w:rPr>
              <w:t>5</w:t>
            </w:r>
          </w:p>
        </w:tc>
        <w:tc>
          <w:tcPr>
            <w:tcW w:w="3359" w:type="dxa"/>
          </w:tcPr>
          <w:p w:rsidR="00134C77" w:rsidRPr="005F6B3F" w:rsidRDefault="00134C77">
            <w:pPr>
              <w:jc w:val="center"/>
              <w:rPr>
                <w:rFonts w:ascii="宋体" w:hAnsi="宋体" w:hint="eastAsia"/>
                <w:color w:val="000000"/>
                <w:sz w:val="18"/>
              </w:rPr>
            </w:pPr>
            <w:r w:rsidRPr="005F6B3F">
              <w:rPr>
                <w:rFonts w:ascii="宋体" w:hAnsi="宋体" w:hint="eastAsia"/>
                <w:color w:val="000000"/>
                <w:sz w:val="18"/>
              </w:rPr>
              <w:t>≤</w:t>
            </w:r>
            <w:r w:rsidRPr="00971C4E">
              <w:rPr>
                <w:color w:val="000000"/>
                <w:sz w:val="18"/>
              </w:rPr>
              <w:t>2</w:t>
            </w:r>
          </w:p>
        </w:tc>
      </w:tr>
      <w:tr w:rsidR="00134C77" w:rsidRPr="005F6B3F">
        <w:tblPrEx>
          <w:tblCellMar>
            <w:top w:w="0" w:type="dxa"/>
            <w:bottom w:w="0" w:type="dxa"/>
          </w:tblCellMar>
        </w:tblPrEx>
        <w:trPr>
          <w:cantSplit/>
        </w:trPr>
        <w:tc>
          <w:tcPr>
            <w:tcW w:w="1155" w:type="dxa"/>
            <w:vMerge/>
          </w:tcPr>
          <w:p w:rsidR="00134C77" w:rsidRPr="005F6B3F" w:rsidRDefault="00134C77">
            <w:pPr>
              <w:rPr>
                <w:rFonts w:ascii="宋体" w:hAnsi="宋体" w:hint="eastAsia"/>
                <w:color w:val="000000"/>
                <w:sz w:val="18"/>
              </w:rPr>
            </w:pPr>
          </w:p>
        </w:tc>
        <w:tc>
          <w:tcPr>
            <w:tcW w:w="1364" w:type="dxa"/>
            <w:vAlign w:val="center"/>
          </w:tcPr>
          <w:p w:rsidR="00134C77" w:rsidRPr="005F6B3F" w:rsidRDefault="00134C77">
            <w:pPr>
              <w:rPr>
                <w:rFonts w:ascii="宋体" w:hAnsi="宋体" w:hint="eastAsia"/>
                <w:color w:val="000000"/>
                <w:sz w:val="18"/>
              </w:rPr>
            </w:pPr>
            <w:r w:rsidRPr="005F6B3F">
              <w:rPr>
                <w:rFonts w:ascii="宋体" w:hAnsi="宋体" w:hint="eastAsia"/>
                <w:color w:val="000000"/>
                <w:sz w:val="18"/>
              </w:rPr>
              <w:t>一般虫粮</w:t>
            </w:r>
          </w:p>
        </w:tc>
        <w:tc>
          <w:tcPr>
            <w:tcW w:w="2942" w:type="dxa"/>
            <w:vAlign w:val="center"/>
          </w:tcPr>
          <w:p w:rsidR="00134C77" w:rsidRPr="00971C4E" w:rsidRDefault="00134C77">
            <w:pPr>
              <w:jc w:val="center"/>
              <w:rPr>
                <w:color w:val="000000"/>
                <w:sz w:val="18"/>
              </w:rPr>
            </w:pPr>
            <w:r w:rsidRPr="00971C4E">
              <w:rPr>
                <w:color w:val="000000"/>
                <w:sz w:val="18"/>
              </w:rPr>
              <w:t>6</w:t>
            </w:r>
            <w:r w:rsidRPr="00971C4E">
              <w:rPr>
                <w:rFonts w:hAnsi="宋体"/>
                <w:color w:val="000000"/>
                <w:sz w:val="18"/>
              </w:rPr>
              <w:t>～</w:t>
            </w:r>
            <w:r w:rsidRPr="00971C4E">
              <w:rPr>
                <w:color w:val="000000"/>
                <w:sz w:val="18"/>
              </w:rPr>
              <w:t>30</w:t>
            </w:r>
          </w:p>
        </w:tc>
        <w:tc>
          <w:tcPr>
            <w:tcW w:w="3359" w:type="dxa"/>
            <w:vAlign w:val="center"/>
          </w:tcPr>
          <w:p w:rsidR="00134C77" w:rsidRPr="00971C4E" w:rsidRDefault="00134C77">
            <w:pPr>
              <w:jc w:val="center"/>
              <w:rPr>
                <w:color w:val="000000"/>
                <w:sz w:val="18"/>
              </w:rPr>
            </w:pPr>
            <w:r w:rsidRPr="00971C4E">
              <w:rPr>
                <w:color w:val="000000"/>
                <w:sz w:val="18"/>
              </w:rPr>
              <w:t>3</w:t>
            </w:r>
            <w:r w:rsidRPr="00971C4E">
              <w:rPr>
                <w:rFonts w:hAnsi="宋体"/>
                <w:color w:val="000000"/>
                <w:sz w:val="18"/>
              </w:rPr>
              <w:t>～</w:t>
            </w:r>
            <w:r w:rsidRPr="00971C4E">
              <w:rPr>
                <w:color w:val="000000"/>
                <w:sz w:val="18"/>
              </w:rPr>
              <w:t>10</w:t>
            </w:r>
          </w:p>
        </w:tc>
      </w:tr>
      <w:tr w:rsidR="00134C77" w:rsidRPr="005F6B3F">
        <w:tblPrEx>
          <w:tblCellMar>
            <w:top w:w="0" w:type="dxa"/>
            <w:bottom w:w="0" w:type="dxa"/>
          </w:tblCellMar>
        </w:tblPrEx>
        <w:trPr>
          <w:cantSplit/>
          <w:trHeight w:val="339"/>
        </w:trPr>
        <w:tc>
          <w:tcPr>
            <w:tcW w:w="1155" w:type="dxa"/>
            <w:vMerge/>
            <w:tcBorders>
              <w:bottom w:val="single" w:sz="4" w:space="0" w:color="auto"/>
            </w:tcBorders>
          </w:tcPr>
          <w:p w:rsidR="00134C77" w:rsidRPr="005F6B3F" w:rsidRDefault="00134C77">
            <w:pPr>
              <w:rPr>
                <w:rFonts w:ascii="宋体" w:hAnsi="宋体" w:hint="eastAsia"/>
                <w:color w:val="000000"/>
                <w:sz w:val="18"/>
              </w:rPr>
            </w:pPr>
          </w:p>
        </w:tc>
        <w:tc>
          <w:tcPr>
            <w:tcW w:w="1364" w:type="dxa"/>
            <w:tcBorders>
              <w:bottom w:val="single" w:sz="4" w:space="0" w:color="auto"/>
            </w:tcBorders>
          </w:tcPr>
          <w:p w:rsidR="00134C77" w:rsidRPr="005F6B3F" w:rsidRDefault="00134C77">
            <w:pPr>
              <w:rPr>
                <w:rFonts w:ascii="宋体" w:hAnsi="宋体" w:hint="eastAsia"/>
                <w:color w:val="000000"/>
                <w:sz w:val="18"/>
              </w:rPr>
            </w:pPr>
            <w:r w:rsidRPr="005F6B3F">
              <w:rPr>
                <w:rFonts w:ascii="宋体" w:hAnsi="宋体" w:hint="eastAsia"/>
                <w:color w:val="000000"/>
                <w:sz w:val="18"/>
              </w:rPr>
              <w:t>严重虫粮</w:t>
            </w:r>
          </w:p>
        </w:tc>
        <w:tc>
          <w:tcPr>
            <w:tcW w:w="2942" w:type="dxa"/>
            <w:tcBorders>
              <w:bottom w:val="single" w:sz="4" w:space="0" w:color="auto"/>
            </w:tcBorders>
            <w:vAlign w:val="center"/>
          </w:tcPr>
          <w:p w:rsidR="00134C77" w:rsidRPr="005F6B3F" w:rsidRDefault="00134C77">
            <w:pPr>
              <w:jc w:val="center"/>
              <w:rPr>
                <w:rFonts w:ascii="宋体" w:hAnsi="宋体" w:hint="eastAsia"/>
                <w:color w:val="000000"/>
                <w:sz w:val="18"/>
              </w:rPr>
            </w:pPr>
            <w:r w:rsidRPr="005F6B3F">
              <w:rPr>
                <w:rFonts w:ascii="宋体" w:hAnsi="宋体" w:hint="eastAsia"/>
                <w:color w:val="000000"/>
                <w:sz w:val="18"/>
              </w:rPr>
              <w:t>＞</w:t>
            </w:r>
            <w:r w:rsidRPr="00971C4E">
              <w:rPr>
                <w:color w:val="000000"/>
                <w:sz w:val="18"/>
              </w:rPr>
              <w:t>30</w:t>
            </w:r>
          </w:p>
        </w:tc>
        <w:tc>
          <w:tcPr>
            <w:tcW w:w="3359" w:type="dxa"/>
            <w:tcBorders>
              <w:bottom w:val="single" w:sz="4" w:space="0" w:color="auto"/>
            </w:tcBorders>
          </w:tcPr>
          <w:p w:rsidR="00134C77" w:rsidRPr="005F6B3F" w:rsidRDefault="00134C77">
            <w:pPr>
              <w:jc w:val="center"/>
              <w:rPr>
                <w:rFonts w:ascii="宋体" w:hAnsi="宋体" w:hint="eastAsia"/>
                <w:color w:val="000000"/>
                <w:sz w:val="18"/>
              </w:rPr>
            </w:pPr>
            <w:r w:rsidRPr="005F6B3F">
              <w:rPr>
                <w:rFonts w:ascii="宋体" w:hAnsi="宋体" w:hint="eastAsia"/>
                <w:color w:val="000000"/>
                <w:sz w:val="18"/>
              </w:rPr>
              <w:t>＞</w:t>
            </w:r>
            <w:r w:rsidRPr="00971C4E">
              <w:rPr>
                <w:color w:val="000000"/>
                <w:sz w:val="18"/>
              </w:rPr>
              <w:t>10</w:t>
            </w:r>
          </w:p>
        </w:tc>
      </w:tr>
      <w:tr w:rsidR="00134C77" w:rsidRPr="005F6B3F">
        <w:tblPrEx>
          <w:tblCellMar>
            <w:top w:w="0" w:type="dxa"/>
            <w:bottom w:w="0" w:type="dxa"/>
          </w:tblCellMar>
        </w:tblPrEx>
        <w:trPr>
          <w:cantSplit/>
        </w:trPr>
        <w:tc>
          <w:tcPr>
            <w:tcW w:w="1155" w:type="dxa"/>
          </w:tcPr>
          <w:p w:rsidR="00134C77" w:rsidRPr="005F6B3F" w:rsidRDefault="00134C77">
            <w:pPr>
              <w:rPr>
                <w:rFonts w:ascii="宋体" w:hAnsi="宋体" w:hint="eastAsia"/>
                <w:color w:val="000000"/>
                <w:sz w:val="18"/>
              </w:rPr>
            </w:pPr>
            <w:r w:rsidRPr="005F6B3F">
              <w:rPr>
                <w:rFonts w:ascii="宋体" w:hAnsi="宋体" w:hint="eastAsia"/>
                <w:color w:val="000000"/>
                <w:sz w:val="18"/>
              </w:rPr>
              <w:t>成品粮</w:t>
            </w:r>
          </w:p>
        </w:tc>
        <w:tc>
          <w:tcPr>
            <w:tcW w:w="1364" w:type="dxa"/>
          </w:tcPr>
          <w:p w:rsidR="00134C77" w:rsidRPr="005F6B3F" w:rsidRDefault="00134C77">
            <w:pPr>
              <w:rPr>
                <w:rFonts w:ascii="宋体" w:hAnsi="宋体" w:hint="eastAsia"/>
                <w:color w:val="000000"/>
                <w:sz w:val="18"/>
              </w:rPr>
            </w:pPr>
            <w:r w:rsidRPr="005F6B3F">
              <w:rPr>
                <w:rFonts w:hint="eastAsia"/>
                <w:color w:val="000000"/>
                <w:sz w:val="18"/>
              </w:rPr>
              <w:t>严重虫粮</w:t>
            </w:r>
          </w:p>
        </w:tc>
        <w:tc>
          <w:tcPr>
            <w:tcW w:w="6301" w:type="dxa"/>
            <w:gridSpan w:val="2"/>
            <w:vAlign w:val="center"/>
          </w:tcPr>
          <w:p w:rsidR="00134C77" w:rsidRPr="005F6B3F" w:rsidRDefault="00134C77">
            <w:pPr>
              <w:ind w:firstLineChars="500" w:firstLine="900"/>
              <w:rPr>
                <w:rFonts w:ascii="宋体" w:hAnsi="宋体" w:hint="eastAsia"/>
                <w:color w:val="000000"/>
                <w:sz w:val="18"/>
              </w:rPr>
            </w:pPr>
            <w:r w:rsidRPr="005F6B3F">
              <w:rPr>
                <w:rFonts w:ascii="宋体" w:hAnsi="宋体" w:hint="eastAsia"/>
                <w:color w:val="000000"/>
                <w:sz w:val="18"/>
              </w:rPr>
              <w:t>＞</w:t>
            </w:r>
            <w:r w:rsidRPr="00971C4E">
              <w:rPr>
                <w:color w:val="000000"/>
                <w:sz w:val="18"/>
              </w:rPr>
              <w:t xml:space="preserve">0 </w:t>
            </w:r>
            <w:r w:rsidRPr="005F6B3F">
              <w:rPr>
                <w:rFonts w:ascii="宋体" w:hAnsi="宋体" w:hint="eastAsia"/>
                <w:color w:val="000000"/>
                <w:sz w:val="18"/>
              </w:rPr>
              <w:t xml:space="preserve">  （</w:t>
            </w:r>
            <w:r w:rsidRPr="005F6B3F">
              <w:rPr>
                <w:rFonts w:hint="eastAsia"/>
                <w:color w:val="000000"/>
                <w:sz w:val="18"/>
              </w:rPr>
              <w:t>或粉类成品粮含螨类</w:t>
            </w:r>
            <w:r w:rsidRPr="005F6B3F">
              <w:rPr>
                <w:rFonts w:ascii="宋体" w:hAnsi="宋体" w:hint="eastAsia"/>
                <w:color w:val="000000"/>
                <w:sz w:val="18"/>
              </w:rPr>
              <w:t>＞</w:t>
            </w:r>
            <w:r w:rsidRPr="005F6B3F">
              <w:rPr>
                <w:rFonts w:hint="eastAsia"/>
                <w:color w:val="000000"/>
                <w:sz w:val="18"/>
              </w:rPr>
              <w:t>30</w:t>
            </w:r>
            <w:r w:rsidRPr="005F6B3F">
              <w:rPr>
                <w:rFonts w:hint="eastAsia"/>
                <w:color w:val="000000"/>
                <w:sz w:val="18"/>
              </w:rPr>
              <w:t>）</w:t>
            </w:r>
          </w:p>
        </w:tc>
      </w:tr>
      <w:tr w:rsidR="00134C77" w:rsidRPr="005F6B3F">
        <w:tblPrEx>
          <w:tblCellMar>
            <w:top w:w="0" w:type="dxa"/>
            <w:bottom w:w="0" w:type="dxa"/>
          </w:tblCellMar>
        </w:tblPrEx>
        <w:trPr>
          <w:cantSplit/>
        </w:trPr>
        <w:tc>
          <w:tcPr>
            <w:tcW w:w="1155" w:type="dxa"/>
          </w:tcPr>
          <w:p w:rsidR="00134C77" w:rsidRPr="005F6B3F" w:rsidRDefault="00134C77">
            <w:pPr>
              <w:rPr>
                <w:rFonts w:ascii="宋体" w:hAnsi="宋体" w:hint="eastAsia"/>
                <w:color w:val="000000"/>
                <w:sz w:val="18"/>
              </w:rPr>
            </w:pPr>
            <w:r w:rsidRPr="005F6B3F">
              <w:rPr>
                <w:rFonts w:ascii="宋体" w:hAnsi="宋体" w:hint="eastAsia"/>
                <w:color w:val="000000"/>
                <w:sz w:val="18"/>
              </w:rPr>
              <w:t>粮食与油料</w:t>
            </w:r>
          </w:p>
        </w:tc>
        <w:tc>
          <w:tcPr>
            <w:tcW w:w="1364" w:type="dxa"/>
            <w:vAlign w:val="center"/>
          </w:tcPr>
          <w:p w:rsidR="00134C77" w:rsidRPr="005F6B3F" w:rsidRDefault="00134C77">
            <w:pPr>
              <w:pStyle w:val="affffffa"/>
              <w:rPr>
                <w:rFonts w:hint="eastAsia"/>
                <w:color w:val="000000"/>
                <w:szCs w:val="24"/>
              </w:rPr>
            </w:pPr>
            <w:r w:rsidRPr="005F6B3F">
              <w:rPr>
                <w:rFonts w:hint="eastAsia"/>
                <w:color w:val="000000"/>
                <w:szCs w:val="24"/>
              </w:rPr>
              <w:t>危险虫粮</w:t>
            </w:r>
          </w:p>
        </w:tc>
        <w:tc>
          <w:tcPr>
            <w:tcW w:w="6301" w:type="dxa"/>
            <w:gridSpan w:val="2"/>
            <w:vAlign w:val="center"/>
          </w:tcPr>
          <w:p w:rsidR="00134C77" w:rsidRPr="005F6B3F" w:rsidRDefault="00134C77">
            <w:pPr>
              <w:rPr>
                <w:rFonts w:hint="eastAsia"/>
                <w:color w:val="000000"/>
                <w:sz w:val="18"/>
              </w:rPr>
            </w:pPr>
            <w:r w:rsidRPr="005F6B3F">
              <w:rPr>
                <w:rFonts w:hAnsi="宋体" w:hint="eastAsia"/>
                <w:color w:val="000000"/>
                <w:sz w:val="18"/>
              </w:rPr>
              <w:t>感染了我</w:t>
            </w:r>
            <w:r w:rsidRPr="005F6B3F">
              <w:rPr>
                <w:rFonts w:hAnsi="宋体" w:hint="eastAsia"/>
                <w:color w:val="000000"/>
                <w:sz w:val="18"/>
                <w:szCs w:val="21"/>
              </w:rPr>
              <w:t>国进境植物检疫性储粮害虫活体的粮食与油料。</w:t>
            </w:r>
          </w:p>
        </w:tc>
      </w:tr>
      <w:tr w:rsidR="00134C77" w:rsidRPr="005F6B3F">
        <w:tblPrEx>
          <w:tblCellMar>
            <w:top w:w="0" w:type="dxa"/>
            <w:bottom w:w="0" w:type="dxa"/>
          </w:tblCellMar>
        </w:tblPrEx>
        <w:trPr>
          <w:cantSplit/>
        </w:trPr>
        <w:tc>
          <w:tcPr>
            <w:tcW w:w="8820" w:type="dxa"/>
            <w:gridSpan w:val="4"/>
          </w:tcPr>
          <w:p w:rsidR="00134C77" w:rsidRPr="005F6B3F" w:rsidRDefault="00134C77">
            <w:pPr>
              <w:pStyle w:val="affb"/>
              <w:tabs>
                <w:tab w:val="left" w:pos="630"/>
                <w:tab w:val="num" w:pos="900"/>
              </w:tabs>
              <w:ind w:left="900" w:hanging="500"/>
              <w:rPr>
                <w:rFonts w:hint="eastAsia"/>
                <w:color w:val="000000"/>
              </w:rPr>
            </w:pPr>
            <w:r w:rsidRPr="005F6B3F">
              <w:rPr>
                <w:rFonts w:hint="eastAsia"/>
                <w:color w:val="000000"/>
              </w:rPr>
              <w:t>1:害虫密度和主要害虫密度两项指标均符合同一虫粮等级的，判定为该等级虫粮；两项指标中有一项符合较为严重一级虫粮等级的，即判定为较严重一级虫粮。</w:t>
            </w:r>
          </w:p>
          <w:p w:rsidR="00134C77" w:rsidRPr="005F6B3F" w:rsidRDefault="00134C77">
            <w:pPr>
              <w:pStyle w:val="affb"/>
              <w:tabs>
                <w:tab w:val="left" w:pos="630"/>
                <w:tab w:val="num" w:pos="900"/>
              </w:tabs>
              <w:ind w:left="900" w:hanging="500"/>
              <w:rPr>
                <w:rFonts w:hint="eastAsia"/>
                <w:color w:val="000000"/>
              </w:rPr>
            </w:pPr>
            <w:r w:rsidRPr="005F6B3F">
              <w:rPr>
                <w:rFonts w:hint="eastAsia"/>
                <w:color w:val="000000"/>
              </w:rPr>
              <w:t>2:“主要害虫”指玉米象、米象、谷蠹、大谷盗、绿豆象、豌豆象、蚕豆象、咖啡豆象、麦蛾和印度谷蛾。</w:t>
            </w:r>
          </w:p>
          <w:p w:rsidR="00134C77" w:rsidRPr="005F6B3F" w:rsidRDefault="00134C77">
            <w:pPr>
              <w:pStyle w:val="affb"/>
              <w:tabs>
                <w:tab w:val="left" w:pos="630"/>
                <w:tab w:val="num" w:pos="900"/>
              </w:tabs>
              <w:ind w:left="900" w:hanging="500"/>
              <w:rPr>
                <w:rFonts w:hint="eastAsia"/>
                <w:color w:val="000000"/>
              </w:rPr>
            </w:pPr>
            <w:r w:rsidRPr="005F6B3F">
              <w:rPr>
                <w:rFonts w:hAnsi="宋体" w:hint="eastAsia"/>
                <w:color w:val="000000"/>
                <w:szCs w:val="21"/>
              </w:rPr>
              <w:t>3:进境植物检疫性储粮害虫以最新公布的《</w:t>
            </w:r>
            <w:r w:rsidRPr="005F6B3F">
              <w:rPr>
                <w:rFonts w:hint="eastAsia"/>
                <w:color w:val="000000"/>
              </w:rPr>
              <w:t>中华人民共和国进境植物检疫性有害生物名录》为准。</w:t>
            </w:r>
          </w:p>
        </w:tc>
      </w:tr>
    </w:tbl>
    <w:p w:rsidR="00134C77" w:rsidRPr="005F6B3F" w:rsidRDefault="00134C77">
      <w:pPr>
        <w:pStyle w:val="a5"/>
        <w:rPr>
          <w:rFonts w:hint="eastAsia"/>
          <w:color w:val="000000"/>
        </w:rPr>
      </w:pPr>
      <w:bookmarkStart w:id="1035" w:name="_Toc177392807"/>
      <w:bookmarkStart w:id="1036" w:name="_Toc177397579"/>
      <w:bookmarkStart w:id="1037" w:name="_Toc177397636"/>
      <w:bookmarkStart w:id="1038" w:name="_Toc177397954"/>
      <w:bookmarkStart w:id="1039" w:name="_Toc177398010"/>
      <w:bookmarkStart w:id="1040" w:name="_Toc177398065"/>
      <w:bookmarkStart w:id="1041" w:name="_Toc177953084"/>
      <w:bookmarkStart w:id="1042" w:name="_Toc178126676"/>
      <w:bookmarkStart w:id="1043" w:name="_Toc178126941"/>
      <w:bookmarkStart w:id="1044" w:name="_Toc178127186"/>
      <w:bookmarkStart w:id="1045" w:name="_Toc178928222"/>
      <w:bookmarkStart w:id="1046" w:name="_Toc179699273"/>
      <w:bookmarkStart w:id="1047" w:name="_Toc179788301"/>
      <w:bookmarkStart w:id="1048" w:name="_Toc179788404"/>
      <w:bookmarkStart w:id="1049" w:name="_Toc179788476"/>
      <w:bookmarkStart w:id="1050" w:name="_Toc185046282"/>
      <w:bookmarkStart w:id="1051" w:name="_Toc187690271"/>
      <w:bookmarkStart w:id="1052" w:name="_Toc194234995"/>
      <w:bookmarkStart w:id="1053" w:name="_Toc194301883"/>
      <w:bookmarkStart w:id="1054" w:name="_Toc194301963"/>
      <w:bookmarkStart w:id="1055" w:name="_Toc194315203"/>
      <w:bookmarkStart w:id="1056" w:name="_Toc194315332"/>
      <w:bookmarkStart w:id="1057" w:name="_Toc194457621"/>
      <w:bookmarkStart w:id="1058" w:name="_Toc194493802"/>
      <w:bookmarkStart w:id="1059" w:name="_Toc194511945"/>
      <w:bookmarkStart w:id="1060" w:name="_Toc194661055"/>
      <w:bookmarkStart w:id="1061" w:name="_Toc233010581"/>
      <w:bookmarkStart w:id="1062" w:name="_Toc317512255"/>
      <w:bookmarkStart w:id="1063" w:name="_Toc317671185"/>
      <w:bookmarkStart w:id="1064" w:name="_Toc317895935"/>
      <w:bookmarkStart w:id="1065" w:name="_Toc317971758"/>
      <w:bookmarkStart w:id="1066" w:name="_Toc317971893"/>
      <w:bookmarkStart w:id="1067" w:name="_Toc318369908"/>
      <w:bookmarkStart w:id="1068" w:name="_Toc319071092"/>
      <w:r>
        <w:rPr>
          <w:rFonts w:hint="eastAsia"/>
        </w:rPr>
        <w:t>质量检</w:t>
      </w:r>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r>
        <w:rPr>
          <w:rFonts w:hint="eastAsia"/>
        </w:rPr>
        <w:t>测</w:t>
      </w:r>
      <w:bookmarkEnd w:id="1062"/>
      <w:bookmarkEnd w:id="1063"/>
      <w:bookmarkEnd w:id="1064"/>
      <w:bookmarkEnd w:id="1065"/>
      <w:bookmarkEnd w:id="1066"/>
      <w:bookmarkEnd w:id="1067"/>
      <w:bookmarkEnd w:id="1068"/>
    </w:p>
    <w:p w:rsidR="00134C77" w:rsidRPr="00350C6D" w:rsidRDefault="00134C77">
      <w:pPr>
        <w:pStyle w:val="affd"/>
        <w:rPr>
          <w:rFonts w:hint="eastAsia"/>
        </w:rPr>
      </w:pPr>
      <w:r w:rsidRPr="00350C6D">
        <w:rPr>
          <w:rFonts w:hint="eastAsia"/>
        </w:rPr>
        <w:t>储藏过夏的粮食与油料应在进仓后出仓前和每年春、秋季各检测1次；不过夏的粮食与油料应在进仓后出仓前各检测1次。</w:t>
      </w:r>
    </w:p>
    <w:p w:rsidR="00134C77" w:rsidRPr="00350C6D" w:rsidRDefault="00134C77">
      <w:pPr>
        <w:pStyle w:val="affd"/>
        <w:rPr>
          <w:rFonts w:hint="eastAsia"/>
        </w:rPr>
      </w:pPr>
      <w:r w:rsidRPr="00350C6D">
        <w:rPr>
          <w:rFonts w:hint="eastAsia"/>
        </w:rPr>
        <w:t>储存品质检测指标和方法：稻谷按GB/T 20569执行，玉米按GB/T 20570执行，小麦按GB/T 20571执行。</w:t>
      </w:r>
    </w:p>
    <w:p w:rsidR="00134C77" w:rsidRPr="00350C6D" w:rsidRDefault="00134C77">
      <w:pPr>
        <w:pStyle w:val="affd"/>
        <w:rPr>
          <w:rFonts w:hint="eastAsia"/>
        </w:rPr>
      </w:pPr>
      <w:r w:rsidRPr="00350C6D">
        <w:rPr>
          <w:rFonts w:hint="eastAsia"/>
        </w:rPr>
        <w:t>大豆、油料的储存品质检测按国家有关标准和规定执行。</w:t>
      </w:r>
    </w:p>
    <w:p w:rsidR="00134C77" w:rsidRPr="00350C6D" w:rsidRDefault="00134C77">
      <w:pPr>
        <w:pStyle w:val="affd"/>
        <w:rPr>
          <w:rFonts w:hint="eastAsia"/>
        </w:rPr>
      </w:pPr>
      <w:r w:rsidRPr="00350C6D">
        <w:rPr>
          <w:rFonts w:hint="eastAsia"/>
        </w:rPr>
        <w:t>质量检验应着重检验水分含量、黄粒米、生霉粒等在储藏过程中容易发生变化的指标。</w:t>
      </w:r>
    </w:p>
    <w:p w:rsidR="00134C77" w:rsidRPr="00350C6D" w:rsidRDefault="00134C77">
      <w:pPr>
        <w:pStyle w:val="affd"/>
        <w:rPr>
          <w:rFonts w:hint="eastAsia"/>
        </w:rPr>
      </w:pPr>
      <w:r w:rsidRPr="00350C6D">
        <w:rPr>
          <w:rFonts w:hint="eastAsia"/>
        </w:rPr>
        <w:t>质量检测的扦样方法按中央储备粮油质量扦样检验管理办法执行。</w:t>
      </w:r>
    </w:p>
    <w:p w:rsidR="00134C77" w:rsidRPr="00350C6D" w:rsidRDefault="00134C77">
      <w:pPr>
        <w:pStyle w:val="affd"/>
        <w:rPr>
          <w:rFonts w:hint="eastAsia"/>
        </w:rPr>
      </w:pPr>
      <w:r w:rsidRPr="00350C6D">
        <w:rPr>
          <w:rFonts w:hint="eastAsia"/>
        </w:rPr>
        <w:t>质量检测的其他方面应符合中央储备粮质量管理暂行办法的规定。</w:t>
      </w:r>
    </w:p>
    <w:p w:rsidR="00134C77" w:rsidRPr="00350C6D" w:rsidRDefault="00134C77">
      <w:pPr>
        <w:pStyle w:val="affd"/>
        <w:rPr>
          <w:rFonts w:hint="eastAsia"/>
        </w:rPr>
      </w:pPr>
      <w:r w:rsidRPr="00350C6D">
        <w:rPr>
          <w:rFonts w:hint="eastAsia"/>
        </w:rPr>
        <w:t>卫生指标及转基因粮食应由总公司系统内有资质的检测机构出具检测报告。</w:t>
      </w:r>
    </w:p>
    <w:p w:rsidR="00134C77" w:rsidRPr="005F6B3F" w:rsidRDefault="00134C77">
      <w:pPr>
        <w:pStyle w:val="a5"/>
        <w:rPr>
          <w:rFonts w:hint="eastAsia"/>
        </w:rPr>
      </w:pPr>
      <w:bookmarkStart w:id="1069" w:name="_Toc177392809"/>
      <w:bookmarkStart w:id="1070" w:name="_Toc317512256"/>
      <w:bookmarkStart w:id="1071" w:name="_Toc317671186"/>
      <w:bookmarkStart w:id="1072" w:name="_Toc317895936"/>
      <w:bookmarkStart w:id="1073" w:name="_Toc317971759"/>
      <w:bookmarkStart w:id="1074" w:name="_Toc317971894"/>
      <w:bookmarkStart w:id="1075" w:name="_Toc318369909"/>
      <w:bookmarkStart w:id="1076" w:name="_Toc319071093"/>
      <w:r w:rsidRPr="005F6B3F">
        <w:rPr>
          <w:rFonts w:hint="eastAsia"/>
        </w:rPr>
        <w:t>检测结果登记</w:t>
      </w:r>
      <w:bookmarkEnd w:id="1069"/>
      <w:r>
        <w:rPr>
          <w:rFonts w:hint="eastAsia"/>
        </w:rPr>
        <w:t>与处理</w:t>
      </w:r>
      <w:bookmarkEnd w:id="1070"/>
      <w:bookmarkEnd w:id="1071"/>
      <w:bookmarkEnd w:id="1072"/>
      <w:bookmarkEnd w:id="1073"/>
      <w:bookmarkEnd w:id="1074"/>
      <w:bookmarkEnd w:id="1075"/>
      <w:bookmarkEnd w:id="1076"/>
    </w:p>
    <w:p w:rsidR="00134C77" w:rsidRPr="00350C6D" w:rsidRDefault="00134C77">
      <w:pPr>
        <w:pStyle w:val="affd"/>
        <w:rPr>
          <w:rFonts w:hint="eastAsia"/>
        </w:rPr>
      </w:pPr>
      <w:r w:rsidRPr="00350C6D">
        <w:rPr>
          <w:rFonts w:hint="eastAsia"/>
        </w:rPr>
        <w:t>粮温、相对湿度、害虫密度以及粮食与油料水分等粮情检测结果应登记在粮情检测记录簿上，并对检测结果进行统计分析（每月至少进行一次分析），掌握粮情变化规律，检测分析中发现异常情况应及时采取措施处理，确保储粮安全。</w:t>
      </w:r>
    </w:p>
    <w:p w:rsidR="00134C77" w:rsidRPr="00350C6D" w:rsidRDefault="00134C77">
      <w:pPr>
        <w:pStyle w:val="affd"/>
        <w:rPr>
          <w:rFonts w:hint="eastAsia"/>
        </w:rPr>
      </w:pPr>
      <w:r w:rsidRPr="00350C6D">
        <w:rPr>
          <w:rFonts w:hint="eastAsia"/>
        </w:rPr>
        <w:t>品质检测结果应及时登记并上报库级主管部门，根据品质情况确定继续储藏或轮换出库。</w:t>
      </w:r>
    </w:p>
    <w:p w:rsidR="00134C77" w:rsidRDefault="00134C77">
      <w:pPr>
        <w:pStyle w:val="a4"/>
        <w:rPr>
          <w:rFonts w:hint="eastAsia"/>
        </w:rPr>
      </w:pPr>
      <w:bookmarkStart w:id="1077" w:name="_Toc153695470"/>
      <w:bookmarkStart w:id="1078" w:name="_Toc165271223"/>
      <w:bookmarkStart w:id="1079" w:name="_Toc170116514"/>
      <w:bookmarkStart w:id="1080" w:name="_Toc170553832"/>
      <w:bookmarkStart w:id="1081" w:name="_Toc172093939"/>
      <w:bookmarkStart w:id="1082" w:name="_Toc172190421"/>
      <w:bookmarkStart w:id="1083" w:name="_Toc172469744"/>
      <w:bookmarkStart w:id="1084" w:name="_Toc174431845"/>
      <w:bookmarkStart w:id="1085" w:name="_Toc174846002"/>
      <w:bookmarkStart w:id="1086" w:name="_Toc174846414"/>
      <w:bookmarkStart w:id="1087" w:name="_Toc174848276"/>
      <w:bookmarkStart w:id="1088" w:name="_Toc175273021"/>
      <w:bookmarkStart w:id="1089" w:name="_Toc175368020"/>
      <w:bookmarkStart w:id="1090" w:name="_Toc175535877"/>
      <w:bookmarkStart w:id="1091" w:name="_Toc176165835"/>
      <w:bookmarkStart w:id="1092" w:name="_Toc177392810"/>
      <w:bookmarkStart w:id="1093" w:name="_Toc177397580"/>
      <w:bookmarkStart w:id="1094" w:name="_Toc177397637"/>
      <w:bookmarkStart w:id="1095" w:name="_Toc177397955"/>
      <w:bookmarkStart w:id="1096" w:name="_Toc177398011"/>
      <w:bookmarkStart w:id="1097" w:name="_Toc177398066"/>
      <w:bookmarkStart w:id="1098" w:name="_Toc177953025"/>
      <w:bookmarkStart w:id="1099" w:name="_Toc177953085"/>
      <w:bookmarkStart w:id="1100" w:name="_Toc178126677"/>
      <w:bookmarkStart w:id="1101" w:name="_Toc178126942"/>
      <w:bookmarkStart w:id="1102" w:name="_Toc178127187"/>
      <w:bookmarkStart w:id="1103" w:name="_Toc178928223"/>
      <w:bookmarkStart w:id="1104" w:name="_Toc179699274"/>
      <w:bookmarkStart w:id="1105" w:name="_Toc179788302"/>
      <w:bookmarkStart w:id="1106" w:name="_Toc179788405"/>
      <w:bookmarkStart w:id="1107" w:name="_Toc179788477"/>
      <w:bookmarkStart w:id="1108" w:name="_Toc185046149"/>
      <w:bookmarkStart w:id="1109" w:name="_Toc185046283"/>
      <w:bookmarkStart w:id="1110" w:name="_Toc187690272"/>
      <w:bookmarkStart w:id="1111" w:name="_Toc194234996"/>
      <w:bookmarkStart w:id="1112" w:name="_Toc194301884"/>
      <w:bookmarkStart w:id="1113" w:name="_Toc194301964"/>
      <w:bookmarkStart w:id="1114" w:name="_Toc194315204"/>
      <w:bookmarkStart w:id="1115" w:name="_Toc194315333"/>
      <w:bookmarkStart w:id="1116" w:name="_Toc194457622"/>
      <w:bookmarkStart w:id="1117" w:name="_Toc194493803"/>
      <w:bookmarkStart w:id="1118" w:name="_Toc194511946"/>
      <w:bookmarkStart w:id="1119" w:name="_Toc194661056"/>
      <w:bookmarkStart w:id="1120" w:name="_Toc233010582"/>
      <w:bookmarkStart w:id="1121" w:name="_Toc317512257"/>
      <w:bookmarkStart w:id="1122" w:name="_Toc317671187"/>
      <w:bookmarkStart w:id="1123" w:name="_Toc317895937"/>
      <w:bookmarkStart w:id="1124" w:name="_Toc317971760"/>
      <w:bookmarkStart w:id="1125" w:name="_Toc317971895"/>
      <w:bookmarkStart w:id="1126" w:name="_Toc318369910"/>
      <w:bookmarkStart w:id="1127" w:name="_Toc319071094"/>
      <w:r>
        <w:rPr>
          <w:rFonts w:hint="eastAsia"/>
          <w:noProof/>
        </w:rPr>
        <w:t>粮食与油料</w:t>
      </w:r>
      <w:r>
        <w:rPr>
          <w:rFonts w:hint="eastAsia"/>
        </w:rPr>
        <w:t>储藏技术</w:t>
      </w:r>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p>
    <w:p w:rsidR="00134C77" w:rsidRDefault="00134C77">
      <w:pPr>
        <w:pStyle w:val="a5"/>
        <w:rPr>
          <w:rFonts w:hint="eastAsia"/>
        </w:rPr>
      </w:pPr>
      <w:bookmarkStart w:id="1128" w:name="_Toc175273022"/>
      <w:bookmarkStart w:id="1129" w:name="_Toc175368021"/>
      <w:bookmarkStart w:id="1130" w:name="_Toc175535878"/>
      <w:bookmarkStart w:id="1131" w:name="_Toc176165836"/>
      <w:bookmarkStart w:id="1132" w:name="_Toc177392811"/>
      <w:bookmarkStart w:id="1133" w:name="_Toc177397581"/>
      <w:bookmarkStart w:id="1134" w:name="_Toc177397638"/>
      <w:bookmarkStart w:id="1135" w:name="_Toc177397956"/>
      <w:bookmarkStart w:id="1136" w:name="_Toc177398012"/>
      <w:bookmarkStart w:id="1137" w:name="_Toc177398067"/>
      <w:bookmarkStart w:id="1138" w:name="_Toc177953086"/>
      <w:bookmarkStart w:id="1139" w:name="_Toc178126678"/>
      <w:bookmarkStart w:id="1140" w:name="_Toc178126943"/>
      <w:bookmarkStart w:id="1141" w:name="_Toc178127188"/>
      <w:bookmarkStart w:id="1142" w:name="_Toc178928224"/>
      <w:bookmarkStart w:id="1143" w:name="_Toc179699275"/>
      <w:bookmarkStart w:id="1144" w:name="_Toc179788303"/>
      <w:bookmarkStart w:id="1145" w:name="_Toc179788406"/>
      <w:bookmarkStart w:id="1146" w:name="_Toc179788478"/>
      <w:bookmarkStart w:id="1147" w:name="_Toc185046284"/>
      <w:bookmarkStart w:id="1148" w:name="_Toc187690273"/>
      <w:bookmarkStart w:id="1149" w:name="_Toc194234997"/>
      <w:bookmarkStart w:id="1150" w:name="_Toc194301885"/>
      <w:bookmarkStart w:id="1151" w:name="_Toc194301965"/>
      <w:bookmarkStart w:id="1152" w:name="_Toc194315205"/>
      <w:bookmarkStart w:id="1153" w:name="_Toc194315334"/>
      <w:bookmarkStart w:id="1154" w:name="_Toc194457623"/>
      <w:bookmarkStart w:id="1155" w:name="_Toc194493804"/>
      <w:bookmarkStart w:id="1156" w:name="_Toc194511947"/>
      <w:bookmarkStart w:id="1157" w:name="_Toc194661057"/>
      <w:bookmarkStart w:id="1158" w:name="_Toc233010583"/>
      <w:bookmarkStart w:id="1159" w:name="_Toc317512258"/>
      <w:bookmarkStart w:id="1160" w:name="_Toc317671188"/>
      <w:bookmarkStart w:id="1161" w:name="_Toc317895938"/>
      <w:bookmarkStart w:id="1162" w:name="_Toc317971761"/>
      <w:bookmarkStart w:id="1163" w:name="_Toc317971896"/>
      <w:bookmarkStart w:id="1164" w:name="_Toc318369911"/>
      <w:bookmarkStart w:id="1165" w:name="_Toc319071095"/>
      <w:r>
        <w:rPr>
          <w:rFonts w:hint="eastAsia"/>
        </w:rPr>
        <w:t>低温与准低温储藏</w:t>
      </w:r>
      <w:bookmarkEnd w:id="1128"/>
      <w:bookmarkEnd w:id="1129"/>
      <w:bookmarkEnd w:id="1130"/>
      <w:bookmarkEnd w:id="1131"/>
      <w:r>
        <w:rPr>
          <w:rFonts w:hint="eastAsia"/>
        </w:rPr>
        <w:t>技术</w:t>
      </w:r>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p>
    <w:p w:rsidR="00134C77" w:rsidRDefault="00134C77">
      <w:pPr>
        <w:pStyle w:val="a6"/>
        <w:spacing w:before="156" w:after="156"/>
        <w:rPr>
          <w:rFonts w:hint="eastAsia"/>
        </w:rPr>
      </w:pPr>
      <w:bookmarkStart w:id="1166" w:name="_Toc305658576"/>
      <w:bookmarkStart w:id="1167" w:name="_Toc317512259"/>
      <w:bookmarkStart w:id="1168" w:name="_Toc317671189"/>
      <w:bookmarkStart w:id="1169" w:name="_Toc317895939"/>
      <w:r>
        <w:rPr>
          <w:rFonts w:hint="eastAsia"/>
        </w:rPr>
        <w:t>仓房条件</w:t>
      </w:r>
      <w:bookmarkEnd w:id="1166"/>
      <w:bookmarkEnd w:id="1167"/>
      <w:bookmarkEnd w:id="1168"/>
      <w:bookmarkEnd w:id="1169"/>
    </w:p>
    <w:p w:rsidR="00134C77" w:rsidRDefault="00134C77">
      <w:pPr>
        <w:pStyle w:val="aff6"/>
        <w:rPr>
          <w:rFonts w:hint="eastAsia"/>
        </w:rPr>
      </w:pPr>
      <w:r>
        <w:rPr>
          <w:rFonts w:hint="eastAsia"/>
        </w:rPr>
        <w:t>各储粮生态区域用于低温或准低温储藏的粮仓，墙体和屋盖的传热系数应符合相应储粮生态区域的规定，门窗应有隔热、密闭措施。</w:t>
      </w:r>
    </w:p>
    <w:p w:rsidR="00134C77" w:rsidRDefault="00134C77">
      <w:pPr>
        <w:pStyle w:val="a6"/>
        <w:spacing w:before="156" w:after="156"/>
        <w:rPr>
          <w:rFonts w:hint="eastAsia"/>
        </w:rPr>
      </w:pPr>
      <w:bookmarkStart w:id="1170" w:name="_Toc305658577"/>
      <w:bookmarkStart w:id="1171" w:name="_Toc317512260"/>
      <w:bookmarkStart w:id="1172" w:name="_Toc317671190"/>
      <w:bookmarkStart w:id="1173" w:name="_Toc317895940"/>
      <w:r>
        <w:rPr>
          <w:rFonts w:hint="eastAsia"/>
        </w:rPr>
        <w:t>降温与控温措施</w:t>
      </w:r>
      <w:bookmarkEnd w:id="1170"/>
      <w:bookmarkEnd w:id="1171"/>
      <w:bookmarkEnd w:id="1172"/>
      <w:bookmarkEnd w:id="1173"/>
    </w:p>
    <w:p w:rsidR="00134C77" w:rsidRPr="00350C6D" w:rsidRDefault="00134C77">
      <w:pPr>
        <w:pStyle w:val="afffff1"/>
        <w:rPr>
          <w:rFonts w:hint="eastAsia"/>
        </w:rPr>
      </w:pPr>
      <w:r w:rsidRPr="00350C6D">
        <w:rPr>
          <w:rFonts w:hint="eastAsia"/>
        </w:rPr>
        <w:t>秋季应采用保水通风逐步降低粮温；冬季应采用自然通风、机械通风将粮温降到目标温度；春季气温回升前采取隔热措施。夏季可采用谷物冷却机或其他机械制冷措施控制粮温。</w:t>
      </w:r>
    </w:p>
    <w:p w:rsidR="00134C77" w:rsidRPr="00350C6D" w:rsidRDefault="00134C77">
      <w:pPr>
        <w:pStyle w:val="afffff1"/>
        <w:rPr>
          <w:rFonts w:hint="eastAsia"/>
        </w:rPr>
      </w:pPr>
      <w:r w:rsidRPr="00350C6D">
        <w:rPr>
          <w:rFonts w:hint="eastAsia"/>
        </w:rPr>
        <w:t>使用谷物冷却机时，应符合</w:t>
      </w:r>
      <w:r w:rsidRPr="00350C6D">
        <w:t>L</w:t>
      </w:r>
      <w:r w:rsidRPr="00350C6D">
        <w:rPr>
          <w:rFonts w:hint="eastAsia"/>
        </w:rPr>
        <w:t>S/T 1204的规定。</w:t>
      </w:r>
    </w:p>
    <w:p w:rsidR="00134C77" w:rsidRDefault="00134C77">
      <w:pPr>
        <w:pStyle w:val="a5"/>
        <w:rPr>
          <w:rFonts w:hint="eastAsia"/>
        </w:rPr>
      </w:pPr>
      <w:bookmarkStart w:id="1174" w:name="_Toc177392812"/>
      <w:bookmarkStart w:id="1175" w:name="_Toc177397582"/>
      <w:bookmarkStart w:id="1176" w:name="_Toc177397639"/>
      <w:bookmarkStart w:id="1177" w:name="_Toc177397957"/>
      <w:bookmarkStart w:id="1178" w:name="_Toc177398013"/>
      <w:bookmarkStart w:id="1179" w:name="_Toc177398068"/>
      <w:bookmarkStart w:id="1180" w:name="_Toc177953087"/>
      <w:bookmarkStart w:id="1181" w:name="_Toc178126679"/>
      <w:bookmarkStart w:id="1182" w:name="_Toc178126944"/>
      <w:bookmarkStart w:id="1183" w:name="_Toc178127189"/>
      <w:bookmarkStart w:id="1184" w:name="_Toc178928225"/>
      <w:bookmarkStart w:id="1185" w:name="_Toc179699276"/>
      <w:bookmarkStart w:id="1186" w:name="_Toc179788304"/>
      <w:bookmarkStart w:id="1187" w:name="_Toc179788407"/>
      <w:bookmarkStart w:id="1188" w:name="_Toc179788479"/>
      <w:bookmarkStart w:id="1189" w:name="_Toc185046285"/>
      <w:bookmarkStart w:id="1190" w:name="_Toc187690274"/>
      <w:bookmarkStart w:id="1191" w:name="_Toc194234998"/>
      <w:bookmarkStart w:id="1192" w:name="_Toc194301886"/>
      <w:bookmarkStart w:id="1193" w:name="_Toc194301966"/>
      <w:bookmarkStart w:id="1194" w:name="_Toc194315206"/>
      <w:bookmarkStart w:id="1195" w:name="_Toc194315335"/>
      <w:bookmarkStart w:id="1196" w:name="_Toc194457624"/>
      <w:bookmarkStart w:id="1197" w:name="_Toc194493805"/>
      <w:bookmarkStart w:id="1198" w:name="_Toc194511948"/>
      <w:bookmarkStart w:id="1199" w:name="_Toc194661058"/>
      <w:bookmarkStart w:id="1200" w:name="_Toc233010584"/>
      <w:bookmarkStart w:id="1201" w:name="_Toc317512261"/>
      <w:bookmarkStart w:id="1202" w:name="_Toc317671191"/>
      <w:bookmarkStart w:id="1203" w:name="_Toc317895941"/>
      <w:bookmarkStart w:id="1204" w:name="_Toc317971762"/>
      <w:bookmarkStart w:id="1205" w:name="_Toc317971897"/>
      <w:bookmarkStart w:id="1206" w:name="_Toc318369912"/>
      <w:bookmarkStart w:id="1207" w:name="_Toc319071096"/>
      <w:r w:rsidRPr="00A53BA2">
        <w:rPr>
          <w:rFonts w:hint="eastAsia"/>
        </w:rPr>
        <w:t>储粮通风技术</w:t>
      </w:r>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p>
    <w:p w:rsidR="00134C77" w:rsidRPr="00A53BA2" w:rsidRDefault="00134C77">
      <w:pPr>
        <w:pStyle w:val="aff6"/>
        <w:rPr>
          <w:rFonts w:hint="eastAsia"/>
          <w:color w:val="000000"/>
        </w:rPr>
      </w:pPr>
      <w:bookmarkStart w:id="1208" w:name="_Toc304980917"/>
      <w:bookmarkStart w:id="1209" w:name="_Toc305658579"/>
      <w:bookmarkStart w:id="1210" w:name="_Toc317512262"/>
      <w:bookmarkStart w:id="1211" w:name="_Toc317671192"/>
      <w:bookmarkStart w:id="1212" w:name="_Toc317895942"/>
      <w:bookmarkStart w:id="1213" w:name="_Toc317971763"/>
      <w:r>
        <w:rPr>
          <w:rFonts w:hint="eastAsia"/>
        </w:rPr>
        <w:t>储粮通风技术包括自然通风、机械通风和智能化通风，</w:t>
      </w:r>
      <w:r w:rsidRPr="00B06ADF">
        <w:rPr>
          <w:rFonts w:hint="eastAsia"/>
          <w:color w:val="000000"/>
        </w:rPr>
        <w:t>应尽可能</w:t>
      </w:r>
      <w:r>
        <w:rPr>
          <w:rFonts w:hint="eastAsia"/>
          <w:color w:val="000000"/>
        </w:rPr>
        <w:t>采用</w:t>
      </w:r>
      <w:r w:rsidRPr="00B06ADF">
        <w:rPr>
          <w:rFonts w:hint="eastAsia"/>
          <w:color w:val="000000"/>
        </w:rPr>
        <w:t>智能化</w:t>
      </w:r>
      <w:r>
        <w:rPr>
          <w:rFonts w:hint="eastAsia"/>
          <w:color w:val="000000"/>
        </w:rPr>
        <w:t>通风</w:t>
      </w:r>
      <w:r w:rsidRPr="00B06ADF">
        <w:rPr>
          <w:rFonts w:hint="eastAsia"/>
          <w:color w:val="000000"/>
        </w:rPr>
        <w:t>。</w:t>
      </w:r>
      <w:bookmarkEnd w:id="1208"/>
      <w:bookmarkEnd w:id="1209"/>
      <w:bookmarkEnd w:id="1210"/>
      <w:bookmarkEnd w:id="1211"/>
      <w:bookmarkEnd w:id="1212"/>
      <w:bookmarkEnd w:id="1213"/>
    </w:p>
    <w:p w:rsidR="00134C77" w:rsidRPr="00A53BA2" w:rsidRDefault="00134C77">
      <w:pPr>
        <w:pStyle w:val="a6"/>
        <w:spacing w:before="156" w:after="156"/>
        <w:rPr>
          <w:rFonts w:hint="eastAsia"/>
        </w:rPr>
      </w:pPr>
      <w:bookmarkStart w:id="1214" w:name="_Toc305658580"/>
      <w:bookmarkStart w:id="1215" w:name="_Toc317512263"/>
      <w:bookmarkStart w:id="1216" w:name="_Toc317671193"/>
      <w:bookmarkStart w:id="1217" w:name="_Toc317895943"/>
      <w:r w:rsidRPr="00A53BA2">
        <w:rPr>
          <w:rFonts w:hint="eastAsia"/>
        </w:rPr>
        <w:t>自然通风</w:t>
      </w:r>
      <w:bookmarkEnd w:id="1214"/>
      <w:bookmarkEnd w:id="1215"/>
      <w:bookmarkEnd w:id="1216"/>
      <w:bookmarkEnd w:id="1217"/>
    </w:p>
    <w:p w:rsidR="00134C77" w:rsidRPr="00350C6D" w:rsidRDefault="00134C77">
      <w:pPr>
        <w:pStyle w:val="afffff1"/>
        <w:rPr>
          <w:rFonts w:hint="eastAsia"/>
        </w:rPr>
      </w:pPr>
      <w:r w:rsidRPr="00350C6D">
        <w:rPr>
          <w:rFonts w:hint="eastAsia"/>
        </w:rPr>
        <w:t>为降低粮堆温度、水分或防止结露，在仓外大气温度低于仓温和粮温、仓外大气湿度低于粮堆平衡相对湿度、风力3～7级时宜采用自然通风。</w:t>
      </w:r>
    </w:p>
    <w:p w:rsidR="00134C77" w:rsidRPr="00350C6D" w:rsidRDefault="00134C77">
      <w:pPr>
        <w:pStyle w:val="afffff1"/>
        <w:rPr>
          <w:rFonts w:hint="eastAsia"/>
        </w:rPr>
      </w:pPr>
      <w:r w:rsidRPr="00350C6D">
        <w:rPr>
          <w:rFonts w:hint="eastAsia"/>
        </w:rPr>
        <w:t>秋冬季节自然通风降温时，要注意防止因气温低于粮堆露点温度而引起的局部结露。</w:t>
      </w:r>
    </w:p>
    <w:p w:rsidR="00134C77" w:rsidRPr="00350C6D" w:rsidRDefault="00134C77">
      <w:pPr>
        <w:pStyle w:val="afffff1"/>
        <w:rPr>
          <w:rFonts w:hint="eastAsia"/>
        </w:rPr>
      </w:pPr>
      <w:r w:rsidRPr="00350C6D">
        <w:rPr>
          <w:rFonts w:hint="eastAsia"/>
        </w:rPr>
        <w:t>利用自然通风降水时，宜在粮面扒沟，堆码通风垛或利用粮堆内设的通风道进行通风。</w:t>
      </w:r>
    </w:p>
    <w:p w:rsidR="00134C77" w:rsidRPr="00A53BA2" w:rsidRDefault="00134C77">
      <w:pPr>
        <w:pStyle w:val="a6"/>
        <w:spacing w:before="156" w:after="156"/>
        <w:rPr>
          <w:rFonts w:hint="eastAsia"/>
        </w:rPr>
      </w:pPr>
      <w:bookmarkStart w:id="1218" w:name="_Toc305658581"/>
      <w:bookmarkStart w:id="1219" w:name="_Toc317512264"/>
      <w:bookmarkStart w:id="1220" w:name="_Toc317671194"/>
      <w:bookmarkStart w:id="1221" w:name="_Toc317895944"/>
      <w:r w:rsidRPr="00A53BA2">
        <w:rPr>
          <w:rFonts w:hint="eastAsia"/>
        </w:rPr>
        <w:t>机械通风</w:t>
      </w:r>
      <w:bookmarkEnd w:id="1218"/>
      <w:bookmarkEnd w:id="1219"/>
      <w:bookmarkEnd w:id="1220"/>
      <w:bookmarkEnd w:id="1221"/>
    </w:p>
    <w:p w:rsidR="00134C77" w:rsidRPr="00350C6D" w:rsidRDefault="00134C77">
      <w:pPr>
        <w:pStyle w:val="afffff1"/>
        <w:rPr>
          <w:rFonts w:hint="eastAsia"/>
        </w:rPr>
      </w:pPr>
      <w:r w:rsidRPr="00350C6D">
        <w:rPr>
          <w:rFonts w:hint="eastAsia"/>
        </w:rPr>
        <w:t>利用机械通风系统在仓外温度、湿度适当时进行机械通风，可降低粮堆温度和湿度，平衡粮堆温度，消除粮堆水分转移、分层和结露，排除粮堆内异味或有毒有害气体等。</w:t>
      </w:r>
    </w:p>
    <w:p w:rsidR="00134C77" w:rsidRPr="00350C6D" w:rsidRDefault="00134C77">
      <w:pPr>
        <w:pStyle w:val="afffff1"/>
        <w:rPr>
          <w:rFonts w:hint="eastAsia"/>
        </w:rPr>
      </w:pPr>
      <w:r w:rsidRPr="00350C6D">
        <w:rPr>
          <w:rFonts w:hint="eastAsia"/>
        </w:rPr>
        <w:t>第一、第二储粮生态区域需采用机械通风降温时，应采用轴流风机等低能耗风机；其他储粮生态区域安全水分粮食进行通风降温时，宜采用轴流风机。</w:t>
      </w:r>
    </w:p>
    <w:p w:rsidR="00134C77" w:rsidRPr="00350C6D" w:rsidRDefault="00134C77">
      <w:pPr>
        <w:pStyle w:val="afffff1"/>
        <w:rPr>
          <w:rFonts w:hint="eastAsia"/>
        </w:rPr>
      </w:pPr>
      <w:r w:rsidRPr="00350C6D">
        <w:rPr>
          <w:rFonts w:hint="eastAsia"/>
        </w:rPr>
        <w:t>第一至第四储粮生态区域，符合</w:t>
      </w:r>
      <w:r w:rsidRPr="00350C6D">
        <w:t>Q/ZCL T7</w:t>
      </w:r>
      <w:r w:rsidRPr="00350C6D">
        <w:rPr>
          <w:rFonts w:hint="eastAsia"/>
        </w:rPr>
        <w:t>条件的库点，宜进行膜下环流通风。</w:t>
      </w:r>
    </w:p>
    <w:p w:rsidR="00134C77" w:rsidRPr="00350C6D" w:rsidRDefault="00134C77">
      <w:pPr>
        <w:pStyle w:val="afffff1"/>
        <w:rPr>
          <w:rFonts w:hint="eastAsia"/>
        </w:rPr>
      </w:pPr>
      <w:r w:rsidRPr="00350C6D">
        <w:rPr>
          <w:rFonts w:hint="eastAsia"/>
        </w:rPr>
        <w:t>机械通风的基本要求、技术参数、具体操作和管理应符合</w:t>
      </w:r>
      <w:r w:rsidRPr="00350C6D">
        <w:t>Q/ZCL T2、 Q/ZCL T7</w:t>
      </w:r>
      <w:r w:rsidRPr="00350C6D">
        <w:rPr>
          <w:rFonts w:hint="eastAsia"/>
        </w:rPr>
        <w:t>和</w:t>
      </w:r>
      <w:r w:rsidRPr="00350C6D">
        <w:t>LS/T 1202</w:t>
      </w:r>
      <w:r w:rsidRPr="00350C6D">
        <w:rPr>
          <w:rFonts w:hint="eastAsia"/>
        </w:rPr>
        <w:t>的规定。</w:t>
      </w:r>
    </w:p>
    <w:p w:rsidR="00134C77" w:rsidRPr="00E20E21" w:rsidRDefault="00134C77">
      <w:pPr>
        <w:pStyle w:val="a6"/>
        <w:spacing w:before="156" w:after="156"/>
        <w:rPr>
          <w:rFonts w:hint="eastAsia"/>
        </w:rPr>
      </w:pPr>
      <w:bookmarkStart w:id="1222" w:name="_Toc305658582"/>
      <w:bookmarkStart w:id="1223" w:name="_Toc317512265"/>
      <w:bookmarkStart w:id="1224" w:name="_Toc317671195"/>
      <w:bookmarkStart w:id="1225" w:name="_Toc317895945"/>
      <w:r>
        <w:rPr>
          <w:rFonts w:hint="eastAsia"/>
        </w:rPr>
        <w:t>智能</w:t>
      </w:r>
      <w:r w:rsidRPr="00E20E21">
        <w:rPr>
          <w:rFonts w:hint="eastAsia"/>
        </w:rPr>
        <w:t>通</w:t>
      </w:r>
      <w:r w:rsidRPr="00704741">
        <w:rPr>
          <w:rFonts w:hint="eastAsia"/>
        </w:rPr>
        <w:t>风</w:t>
      </w:r>
      <w:bookmarkEnd w:id="1222"/>
      <w:bookmarkEnd w:id="1223"/>
      <w:bookmarkEnd w:id="1224"/>
      <w:bookmarkEnd w:id="1225"/>
    </w:p>
    <w:p w:rsidR="00134C77" w:rsidRPr="00350C6D" w:rsidRDefault="00134C77">
      <w:pPr>
        <w:pStyle w:val="afffff1"/>
        <w:rPr>
          <w:rFonts w:hint="eastAsia"/>
        </w:rPr>
      </w:pPr>
      <w:bookmarkStart w:id="1226" w:name="_Toc175273024"/>
      <w:bookmarkStart w:id="1227" w:name="_Toc175368023"/>
      <w:bookmarkStart w:id="1228" w:name="_Toc175535880"/>
      <w:bookmarkStart w:id="1229" w:name="_Toc176165838"/>
      <w:bookmarkStart w:id="1230" w:name="_Toc177392813"/>
      <w:bookmarkStart w:id="1231" w:name="_Toc177397583"/>
      <w:bookmarkStart w:id="1232" w:name="_Toc177397640"/>
      <w:bookmarkStart w:id="1233" w:name="_Toc177397958"/>
      <w:bookmarkStart w:id="1234" w:name="_Toc177398014"/>
      <w:bookmarkStart w:id="1235" w:name="_Toc177398069"/>
      <w:bookmarkStart w:id="1236" w:name="_Toc178126680"/>
      <w:bookmarkStart w:id="1237" w:name="_Toc178126945"/>
      <w:bookmarkStart w:id="1238" w:name="_Toc178127190"/>
      <w:bookmarkStart w:id="1239" w:name="_Toc178928226"/>
      <w:bookmarkStart w:id="1240" w:name="_Toc179699277"/>
      <w:bookmarkStart w:id="1241" w:name="_Toc179788305"/>
      <w:bookmarkStart w:id="1242" w:name="_Toc179788408"/>
      <w:bookmarkStart w:id="1243" w:name="_Toc179788480"/>
      <w:bookmarkStart w:id="1244" w:name="_Toc185046286"/>
      <w:bookmarkStart w:id="1245" w:name="_Toc187690275"/>
      <w:bookmarkStart w:id="1246" w:name="_Toc194234999"/>
      <w:bookmarkStart w:id="1247" w:name="_Toc194301887"/>
      <w:bookmarkStart w:id="1248" w:name="_Toc194301967"/>
      <w:bookmarkStart w:id="1249" w:name="_Toc194315207"/>
      <w:bookmarkStart w:id="1250" w:name="_Toc194315336"/>
      <w:bookmarkStart w:id="1251" w:name="_Toc194457625"/>
      <w:bookmarkStart w:id="1252" w:name="_Toc194493806"/>
      <w:bookmarkStart w:id="1253" w:name="_Toc194511949"/>
      <w:bookmarkStart w:id="1254" w:name="_Toc194661059"/>
      <w:bookmarkStart w:id="1255" w:name="_Toc233010585"/>
      <w:r w:rsidRPr="00350C6D">
        <w:rPr>
          <w:rFonts w:hint="eastAsia"/>
        </w:rPr>
        <w:t>技术参数设置应符合</w:t>
      </w:r>
      <w:r w:rsidRPr="00350C6D">
        <w:t>LS/T 1202</w:t>
      </w:r>
      <w:r w:rsidRPr="00350C6D">
        <w:rPr>
          <w:rFonts w:hint="eastAsia"/>
        </w:rPr>
        <w:t>的规定。</w:t>
      </w:r>
    </w:p>
    <w:p w:rsidR="00134C77" w:rsidRPr="00350C6D" w:rsidRDefault="00134C77">
      <w:pPr>
        <w:pStyle w:val="afffff1"/>
        <w:rPr>
          <w:rFonts w:hint="eastAsia"/>
        </w:rPr>
      </w:pPr>
      <w:r w:rsidRPr="00350C6D">
        <w:rPr>
          <w:rFonts w:hint="eastAsia"/>
        </w:rPr>
        <w:t>进行参数设置应根据储粮水分含量，充分考虑降水与保水的实际需求。</w:t>
      </w:r>
    </w:p>
    <w:p w:rsidR="00134C77" w:rsidRPr="00350C6D" w:rsidRDefault="00134C77">
      <w:pPr>
        <w:pStyle w:val="afffff1"/>
        <w:rPr>
          <w:rFonts w:hint="eastAsia"/>
        </w:rPr>
      </w:pPr>
      <w:r w:rsidRPr="00350C6D">
        <w:rPr>
          <w:rFonts w:hint="eastAsia"/>
        </w:rPr>
        <w:t>采用智能通风的粮情测控系统应能够长期连续运行，并符合</w:t>
      </w:r>
      <w:r w:rsidRPr="00350C6D">
        <w:t>LS/T 1203</w:t>
      </w:r>
      <w:r w:rsidRPr="00350C6D">
        <w:rPr>
          <w:rFonts w:hint="eastAsia"/>
        </w:rPr>
        <w:t>和</w:t>
      </w:r>
      <w:r w:rsidRPr="00350C6D">
        <w:t>Q/ZCLT 10</w:t>
      </w:r>
      <w:r w:rsidRPr="00350C6D">
        <w:rPr>
          <w:rFonts w:hint="eastAsia"/>
        </w:rPr>
        <w:t>的规定。</w:t>
      </w:r>
    </w:p>
    <w:p w:rsidR="00134C77" w:rsidRPr="00350C6D" w:rsidRDefault="00134C77">
      <w:pPr>
        <w:pStyle w:val="afffff1"/>
        <w:rPr>
          <w:rFonts w:hint="eastAsia"/>
        </w:rPr>
      </w:pPr>
      <w:r w:rsidRPr="00350C6D">
        <w:rPr>
          <w:rFonts w:hint="eastAsia"/>
        </w:rPr>
        <w:t>应采用可靠的智能通风控制软件。</w:t>
      </w:r>
    </w:p>
    <w:p w:rsidR="00134C77" w:rsidRDefault="00134C77">
      <w:pPr>
        <w:pStyle w:val="afffff1"/>
        <w:rPr>
          <w:rFonts w:hint="eastAsia"/>
        </w:rPr>
      </w:pPr>
      <w:r w:rsidRPr="00350C6D">
        <w:rPr>
          <w:rFonts w:hint="eastAsia"/>
        </w:rPr>
        <w:t>粮温实时数据可由粮情远程监控平台提供。</w:t>
      </w:r>
    </w:p>
    <w:p w:rsidR="00134C77" w:rsidRDefault="00134C77">
      <w:pPr>
        <w:pStyle w:val="a6"/>
        <w:spacing w:before="156" w:after="156"/>
        <w:rPr>
          <w:rFonts w:hint="eastAsia"/>
        </w:rPr>
      </w:pPr>
      <w:r>
        <w:rPr>
          <w:rFonts w:hint="eastAsia"/>
        </w:rPr>
        <w:t>膜下环流通风</w:t>
      </w:r>
    </w:p>
    <w:p w:rsidR="00134C77" w:rsidRPr="00056DEC" w:rsidRDefault="00134C77">
      <w:pPr>
        <w:pStyle w:val="aff6"/>
        <w:rPr>
          <w:rFonts w:hint="eastAsia"/>
        </w:rPr>
      </w:pPr>
      <w:r>
        <w:rPr>
          <w:rFonts w:hint="eastAsia"/>
        </w:rPr>
        <w:t>第一至第三储粮生态区域及第四区的部分宜采用膜下环流通风保水降温，操作按Q/ZCL T7规定执行。</w:t>
      </w:r>
    </w:p>
    <w:p w:rsidR="00134C77" w:rsidRPr="0054755E" w:rsidRDefault="00134C77">
      <w:pPr>
        <w:pStyle w:val="a5"/>
        <w:rPr>
          <w:rFonts w:hint="eastAsia"/>
        </w:rPr>
      </w:pPr>
      <w:bookmarkStart w:id="1256" w:name="_Toc317240338"/>
      <w:bookmarkStart w:id="1257" w:name="_Toc317240339"/>
      <w:bookmarkStart w:id="1258" w:name="_Toc317512266"/>
      <w:bookmarkStart w:id="1259" w:name="_Toc317671196"/>
      <w:bookmarkStart w:id="1260" w:name="_Toc317895946"/>
      <w:bookmarkStart w:id="1261" w:name="_Toc317971764"/>
      <w:bookmarkStart w:id="1262" w:name="_Toc317971898"/>
      <w:bookmarkStart w:id="1263" w:name="_Toc318369913"/>
      <w:bookmarkStart w:id="1264" w:name="_Toc319071097"/>
      <w:bookmarkEnd w:id="1256"/>
      <w:bookmarkEnd w:id="1257"/>
      <w:r w:rsidRPr="0054755E">
        <w:rPr>
          <w:rFonts w:hint="eastAsia"/>
        </w:rPr>
        <w:t>气调储粮技术</w:t>
      </w:r>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8"/>
      <w:bookmarkEnd w:id="1259"/>
      <w:bookmarkEnd w:id="1260"/>
      <w:bookmarkEnd w:id="1261"/>
      <w:bookmarkEnd w:id="1262"/>
      <w:bookmarkEnd w:id="1263"/>
      <w:bookmarkEnd w:id="1264"/>
    </w:p>
    <w:p w:rsidR="00134C77" w:rsidRDefault="00134C77">
      <w:pPr>
        <w:pStyle w:val="a6"/>
        <w:spacing w:before="156" w:after="156"/>
        <w:rPr>
          <w:rFonts w:hint="eastAsia"/>
        </w:rPr>
      </w:pPr>
      <w:bookmarkStart w:id="1265" w:name="_Toc305658584"/>
      <w:bookmarkStart w:id="1266" w:name="_Toc317512267"/>
      <w:bookmarkStart w:id="1267" w:name="_Toc317671197"/>
      <w:bookmarkStart w:id="1268" w:name="_Toc317895947"/>
      <w:r>
        <w:rPr>
          <w:rFonts w:hint="eastAsia"/>
        </w:rPr>
        <w:t>基本要求</w:t>
      </w:r>
      <w:bookmarkEnd w:id="1265"/>
      <w:bookmarkEnd w:id="1266"/>
      <w:bookmarkEnd w:id="1267"/>
      <w:bookmarkEnd w:id="1268"/>
    </w:p>
    <w:p w:rsidR="00134C77" w:rsidRPr="00350C6D" w:rsidRDefault="00134C77">
      <w:pPr>
        <w:pStyle w:val="afffff1"/>
        <w:rPr>
          <w:rFonts w:hint="eastAsia"/>
        </w:rPr>
      </w:pPr>
      <w:r w:rsidRPr="00350C6D">
        <w:rPr>
          <w:rFonts w:hint="eastAsia"/>
        </w:rPr>
        <w:t>采用气调储粮技术储藏的粮食，水分含量应符合当地安全水分规定。</w:t>
      </w:r>
    </w:p>
    <w:p w:rsidR="00134C77" w:rsidRPr="00350C6D" w:rsidRDefault="00134C77">
      <w:pPr>
        <w:pStyle w:val="afffff1"/>
        <w:rPr>
          <w:rFonts w:hint="eastAsia"/>
        </w:rPr>
      </w:pPr>
      <w:r w:rsidRPr="00350C6D">
        <w:rPr>
          <w:rFonts w:hint="eastAsia"/>
        </w:rPr>
        <w:t>粮仓气密性不符合</w:t>
      </w:r>
      <w:r w:rsidRPr="00350C6D">
        <w:t>Q/ZCL T8</w:t>
      </w:r>
      <w:r w:rsidRPr="00350C6D">
        <w:rPr>
          <w:rFonts w:hint="eastAsia"/>
        </w:rPr>
        <w:t>规定时，应采用塑料薄膜帐幕密闭粮堆。</w:t>
      </w:r>
    </w:p>
    <w:p w:rsidR="00134C77" w:rsidRPr="00350C6D" w:rsidRDefault="00134C77">
      <w:pPr>
        <w:pStyle w:val="afffff1"/>
        <w:rPr>
          <w:rFonts w:hint="eastAsia"/>
        </w:rPr>
      </w:pPr>
      <w:r w:rsidRPr="00350C6D">
        <w:rPr>
          <w:rFonts w:hint="eastAsia"/>
        </w:rPr>
        <w:t>宜采用智能控制。</w:t>
      </w:r>
    </w:p>
    <w:p w:rsidR="00134C77" w:rsidRPr="00350C6D" w:rsidRDefault="00134C77">
      <w:pPr>
        <w:pStyle w:val="afffff1"/>
        <w:rPr>
          <w:rFonts w:hint="eastAsia"/>
        </w:rPr>
      </w:pPr>
      <w:r w:rsidRPr="00350C6D">
        <w:rPr>
          <w:rFonts w:hint="eastAsia"/>
        </w:rPr>
        <w:t>仓房的气密性应符合</w:t>
      </w:r>
      <w:r w:rsidRPr="00350C6D">
        <w:t>GB</w:t>
      </w:r>
      <w:r w:rsidRPr="00350C6D">
        <w:rPr>
          <w:rFonts w:hint="eastAsia"/>
        </w:rPr>
        <w:t>/T 25229的规定，采用的设备设施应符合</w:t>
      </w:r>
      <w:r w:rsidRPr="00350C6D">
        <w:t>LS/T 1213</w:t>
      </w:r>
      <w:r w:rsidRPr="00350C6D">
        <w:rPr>
          <w:rFonts w:hint="eastAsia"/>
        </w:rPr>
        <w:t>的规定。仓房气密性达不到要求的，应采用塑料薄膜进行单面、五面或六面密封粮堆。入仓后应做好粮面、门窗、通风口等处的密封。</w:t>
      </w:r>
    </w:p>
    <w:p w:rsidR="00134C77" w:rsidRDefault="00134C77">
      <w:pPr>
        <w:pStyle w:val="a6"/>
        <w:spacing w:before="156" w:after="156"/>
        <w:rPr>
          <w:rFonts w:hint="eastAsia"/>
        </w:rPr>
      </w:pPr>
      <w:bookmarkStart w:id="1269" w:name="_Toc317240342"/>
      <w:bookmarkStart w:id="1270" w:name="_Toc305658585"/>
      <w:bookmarkStart w:id="1271" w:name="_Toc317512268"/>
      <w:bookmarkStart w:id="1272" w:name="_Toc317671198"/>
      <w:bookmarkStart w:id="1273" w:name="_Toc317895948"/>
      <w:bookmarkEnd w:id="1269"/>
      <w:r>
        <w:rPr>
          <w:rFonts w:hint="eastAsia"/>
        </w:rPr>
        <w:t>氮气气调</w:t>
      </w:r>
      <w:bookmarkEnd w:id="1270"/>
      <w:r>
        <w:rPr>
          <w:rFonts w:hint="eastAsia"/>
        </w:rPr>
        <w:t>储藏</w:t>
      </w:r>
      <w:bookmarkEnd w:id="1271"/>
      <w:bookmarkEnd w:id="1272"/>
      <w:bookmarkEnd w:id="1273"/>
    </w:p>
    <w:p w:rsidR="00134C77" w:rsidRPr="003B26AC" w:rsidRDefault="00134C77">
      <w:pPr>
        <w:pStyle w:val="afffff1"/>
        <w:rPr>
          <w:rFonts w:hint="eastAsia"/>
        </w:rPr>
      </w:pPr>
      <w:r w:rsidRPr="003B26AC">
        <w:rPr>
          <w:rFonts w:hint="eastAsia"/>
        </w:rPr>
        <w:t>用于杀虫防霉时，粮堆中氮气浓度应达到98%以上，浓度维持时间根据粮温确定，一般应大于30天。</w:t>
      </w:r>
    </w:p>
    <w:p w:rsidR="00134C77" w:rsidRPr="003B26AC" w:rsidRDefault="00134C77">
      <w:pPr>
        <w:pStyle w:val="afffff1"/>
        <w:rPr>
          <w:rFonts w:hint="eastAsia"/>
        </w:rPr>
      </w:pPr>
      <w:r w:rsidRPr="003B26AC">
        <w:rPr>
          <w:rFonts w:hint="eastAsia"/>
        </w:rPr>
        <w:t>用于防虫时，粮堆中氮气浓度应不低于95</w:t>
      </w:r>
      <w:r w:rsidRPr="003B26AC">
        <w:t>％</w:t>
      </w:r>
      <w:r w:rsidRPr="003B26AC">
        <w:rPr>
          <w:rFonts w:hint="eastAsia"/>
        </w:rPr>
        <w:t>。</w:t>
      </w:r>
    </w:p>
    <w:p w:rsidR="00134C77" w:rsidRPr="003B26AC" w:rsidRDefault="00134C77">
      <w:pPr>
        <w:pStyle w:val="afffff1"/>
        <w:rPr>
          <w:rFonts w:hint="eastAsia"/>
        </w:rPr>
      </w:pPr>
      <w:r w:rsidRPr="003B26AC">
        <w:rPr>
          <w:rFonts w:hint="eastAsia"/>
        </w:rPr>
        <w:t>具体操作与管理按</w:t>
      </w:r>
      <w:r w:rsidRPr="003B26AC">
        <w:t>Q/ZCL T8的规定</w:t>
      </w:r>
      <w:r w:rsidRPr="003B26AC">
        <w:rPr>
          <w:rFonts w:hint="eastAsia"/>
        </w:rPr>
        <w:t>执行。</w:t>
      </w:r>
    </w:p>
    <w:p w:rsidR="00134C77" w:rsidRPr="003B26AC" w:rsidRDefault="00134C77">
      <w:pPr>
        <w:pStyle w:val="afffff1"/>
        <w:rPr>
          <w:rFonts w:hint="eastAsia"/>
        </w:rPr>
      </w:pPr>
      <w:r w:rsidRPr="003B26AC">
        <w:rPr>
          <w:rFonts w:hint="eastAsia"/>
        </w:rPr>
        <w:t>结合控温储藏时，控温措施按Q/ZCL T6的规定执行。</w:t>
      </w:r>
    </w:p>
    <w:p w:rsidR="00134C77" w:rsidRPr="003B26AC" w:rsidRDefault="00134C77">
      <w:pPr>
        <w:pStyle w:val="afffff1"/>
        <w:rPr>
          <w:rFonts w:hint="eastAsia"/>
        </w:rPr>
      </w:pPr>
      <w:r w:rsidRPr="003B26AC">
        <w:rPr>
          <w:rFonts w:hint="eastAsia"/>
        </w:rPr>
        <w:t>用于植物油脂储藏时，氮气浓度应保持95%以上。</w:t>
      </w:r>
    </w:p>
    <w:p w:rsidR="00134C77" w:rsidRPr="003B26AC" w:rsidRDefault="00134C77">
      <w:pPr>
        <w:pStyle w:val="afffff1"/>
        <w:rPr>
          <w:rFonts w:hint="eastAsia"/>
        </w:rPr>
      </w:pPr>
      <w:r w:rsidRPr="003B26AC">
        <w:rPr>
          <w:rFonts w:hint="eastAsia"/>
        </w:rPr>
        <w:t xml:space="preserve">气调期间进仓作业应使用符合 </w:t>
      </w:r>
      <w:r w:rsidRPr="003B26AC">
        <w:t>GB l6556</w:t>
      </w:r>
      <w:r w:rsidRPr="003B26AC">
        <w:rPr>
          <w:rFonts w:hint="eastAsia"/>
        </w:rPr>
        <w:t xml:space="preserve"> 要求的空气呼吸器。</w:t>
      </w:r>
    </w:p>
    <w:p w:rsidR="00134C77" w:rsidRDefault="00134C77">
      <w:pPr>
        <w:pStyle w:val="a6"/>
        <w:spacing w:before="156" w:after="156"/>
        <w:rPr>
          <w:rFonts w:hint="eastAsia"/>
        </w:rPr>
      </w:pPr>
      <w:bookmarkStart w:id="1274" w:name="_Toc317240344"/>
      <w:bookmarkStart w:id="1275" w:name="_Toc317240345"/>
      <w:bookmarkStart w:id="1276" w:name="_Toc317240346"/>
      <w:bookmarkStart w:id="1277" w:name="_Toc317240347"/>
      <w:bookmarkStart w:id="1278" w:name="_Toc305658586"/>
      <w:bookmarkStart w:id="1279" w:name="_Toc317512269"/>
      <w:bookmarkStart w:id="1280" w:name="_Toc317671199"/>
      <w:bookmarkStart w:id="1281" w:name="_Toc317895949"/>
      <w:bookmarkEnd w:id="1274"/>
      <w:bookmarkEnd w:id="1275"/>
      <w:bookmarkEnd w:id="1276"/>
      <w:bookmarkEnd w:id="1277"/>
      <w:r>
        <w:rPr>
          <w:rFonts w:hint="eastAsia"/>
        </w:rPr>
        <w:t>二氧化碳气调</w:t>
      </w:r>
      <w:bookmarkEnd w:id="1278"/>
      <w:r>
        <w:rPr>
          <w:rFonts w:hint="eastAsia"/>
        </w:rPr>
        <w:t>储藏</w:t>
      </w:r>
      <w:bookmarkEnd w:id="1279"/>
      <w:bookmarkEnd w:id="1280"/>
      <w:bookmarkEnd w:id="1281"/>
    </w:p>
    <w:p w:rsidR="00134C77" w:rsidRPr="003B26AC" w:rsidRDefault="00134C77">
      <w:pPr>
        <w:pStyle w:val="afffff1"/>
        <w:rPr>
          <w:rFonts w:hint="eastAsia"/>
        </w:rPr>
      </w:pPr>
      <w:r w:rsidRPr="003B26AC">
        <w:rPr>
          <w:rFonts w:hint="eastAsia"/>
        </w:rPr>
        <w:t>用于杀灭各种虫态的害虫和螨类时，密闭粮堆中二氧化碳气体浓度应达到</w:t>
      </w:r>
      <w:r w:rsidRPr="003B26AC">
        <w:t>35%</w:t>
      </w:r>
      <w:r w:rsidRPr="003B26AC">
        <w:rPr>
          <w:rFonts w:hint="eastAsia"/>
        </w:rPr>
        <w:t>以上，并保持15天以上。</w:t>
      </w:r>
    </w:p>
    <w:p w:rsidR="00134C77" w:rsidRPr="003B26AC" w:rsidRDefault="00134C77">
      <w:pPr>
        <w:pStyle w:val="afffff1"/>
        <w:rPr>
          <w:rFonts w:hint="eastAsia"/>
        </w:rPr>
      </w:pPr>
      <w:r w:rsidRPr="003B26AC">
        <w:rPr>
          <w:rFonts w:hint="eastAsia"/>
        </w:rPr>
        <w:t>具体操作与管理按</w:t>
      </w:r>
      <w:r w:rsidRPr="003B26AC">
        <w:t>LS/T 1213</w:t>
      </w:r>
      <w:r w:rsidRPr="003B26AC">
        <w:rPr>
          <w:rFonts w:hint="eastAsia"/>
        </w:rPr>
        <w:t>的规定执行。</w:t>
      </w:r>
    </w:p>
    <w:p w:rsidR="00134C77" w:rsidRPr="000D1AF1" w:rsidRDefault="00134C77">
      <w:pPr>
        <w:pStyle w:val="a5"/>
        <w:rPr>
          <w:rFonts w:hint="eastAsia"/>
        </w:rPr>
      </w:pPr>
      <w:bookmarkStart w:id="1282" w:name="_Toc194493808"/>
      <w:bookmarkStart w:id="1283" w:name="_Toc194511951"/>
      <w:bookmarkStart w:id="1284" w:name="_Toc177392815"/>
      <w:bookmarkStart w:id="1285" w:name="_Toc177397585"/>
      <w:bookmarkStart w:id="1286" w:name="_Toc177397642"/>
      <w:bookmarkStart w:id="1287" w:name="_Toc177397960"/>
      <w:bookmarkStart w:id="1288" w:name="_Toc177398016"/>
      <w:bookmarkStart w:id="1289" w:name="_Toc177398071"/>
      <w:bookmarkStart w:id="1290" w:name="_Toc177953090"/>
      <w:bookmarkStart w:id="1291" w:name="_Toc178126682"/>
      <w:bookmarkStart w:id="1292" w:name="_Toc178126947"/>
      <w:bookmarkStart w:id="1293" w:name="_Toc178127192"/>
      <w:bookmarkStart w:id="1294" w:name="_Toc178928228"/>
      <w:bookmarkStart w:id="1295" w:name="_Toc179699279"/>
      <w:bookmarkStart w:id="1296" w:name="_Toc179788307"/>
      <w:bookmarkStart w:id="1297" w:name="_Toc179788410"/>
      <w:bookmarkStart w:id="1298" w:name="_Toc179788482"/>
      <w:bookmarkStart w:id="1299" w:name="_Toc185046288"/>
      <w:bookmarkStart w:id="1300" w:name="_Toc187690277"/>
      <w:bookmarkStart w:id="1301" w:name="_Toc194235001"/>
      <w:bookmarkStart w:id="1302" w:name="_Toc194301889"/>
      <w:bookmarkStart w:id="1303" w:name="_Toc194301969"/>
      <w:bookmarkStart w:id="1304" w:name="_Toc194315209"/>
      <w:bookmarkStart w:id="1305" w:name="_Toc194315338"/>
      <w:bookmarkStart w:id="1306" w:name="_Toc194457627"/>
      <w:bookmarkStart w:id="1307" w:name="_Toc194661061"/>
      <w:bookmarkStart w:id="1308" w:name="_Toc233010587"/>
      <w:bookmarkStart w:id="1309" w:name="_Toc175273025"/>
      <w:bookmarkStart w:id="1310" w:name="_Toc175368024"/>
      <w:bookmarkStart w:id="1311" w:name="_Toc175535881"/>
      <w:bookmarkStart w:id="1312" w:name="_Toc176165839"/>
      <w:bookmarkStart w:id="1313" w:name="_Toc177392814"/>
      <w:bookmarkStart w:id="1314" w:name="_Toc177397584"/>
      <w:bookmarkStart w:id="1315" w:name="_Toc177397641"/>
      <w:bookmarkStart w:id="1316" w:name="_Toc177397959"/>
      <w:bookmarkStart w:id="1317" w:name="_Toc177398015"/>
      <w:bookmarkStart w:id="1318" w:name="_Toc177398070"/>
      <w:bookmarkStart w:id="1319" w:name="_Toc177953089"/>
      <w:bookmarkStart w:id="1320" w:name="_Toc178126681"/>
      <w:bookmarkStart w:id="1321" w:name="_Toc178126946"/>
      <w:bookmarkStart w:id="1322" w:name="_Toc178127191"/>
      <w:bookmarkStart w:id="1323" w:name="_Toc178928227"/>
      <w:bookmarkStart w:id="1324" w:name="_Toc179699278"/>
      <w:bookmarkStart w:id="1325" w:name="_Toc179788306"/>
      <w:bookmarkStart w:id="1326" w:name="_Toc179788409"/>
      <w:bookmarkStart w:id="1327" w:name="_Toc179788481"/>
      <w:bookmarkStart w:id="1328" w:name="_Toc185046287"/>
      <w:bookmarkStart w:id="1329" w:name="_Toc187690276"/>
      <w:bookmarkStart w:id="1330" w:name="_Toc194235000"/>
      <w:bookmarkStart w:id="1331" w:name="_Toc194301888"/>
      <w:bookmarkStart w:id="1332" w:name="_Toc194301968"/>
      <w:bookmarkStart w:id="1333" w:name="_Toc194315208"/>
      <w:bookmarkStart w:id="1334" w:name="_Toc194315337"/>
      <w:bookmarkStart w:id="1335" w:name="_Toc194457626"/>
      <w:bookmarkStart w:id="1336" w:name="_Toc194493807"/>
      <w:bookmarkStart w:id="1337" w:name="_Toc194511950"/>
      <w:bookmarkStart w:id="1338" w:name="_Toc194661060"/>
      <w:bookmarkStart w:id="1339" w:name="_Toc299720532"/>
      <w:bookmarkStart w:id="1340" w:name="_Toc317512270"/>
      <w:bookmarkStart w:id="1341" w:name="_Toc317671200"/>
      <w:bookmarkStart w:id="1342" w:name="_Toc317895950"/>
      <w:bookmarkStart w:id="1343" w:name="_Toc317971765"/>
      <w:bookmarkStart w:id="1344" w:name="_Toc317971899"/>
      <w:bookmarkStart w:id="1345" w:name="_Toc318369914"/>
      <w:bookmarkStart w:id="1346" w:name="_Toc319071098"/>
      <w:r w:rsidRPr="000D1AF1">
        <w:rPr>
          <w:rFonts w:hint="eastAsia"/>
        </w:rPr>
        <w:t>储藏技术优化组合</w:t>
      </w:r>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p>
    <w:p w:rsidR="00134C77" w:rsidRPr="003B26AC" w:rsidRDefault="00134C77">
      <w:pPr>
        <w:pStyle w:val="affd"/>
        <w:rPr>
          <w:rFonts w:hint="eastAsia"/>
        </w:rPr>
      </w:pPr>
      <w:r w:rsidRPr="003B26AC">
        <w:rPr>
          <w:rFonts w:hint="eastAsia"/>
        </w:rPr>
        <w:t>根据不同储粮生态条件，第一至第三区宜采用低温储藏；第四区宜采用准低温、低温储藏或气调储藏；第五至七区宜采用控温气调储藏。</w:t>
      </w:r>
    </w:p>
    <w:p w:rsidR="00134C77" w:rsidRPr="003B26AC" w:rsidRDefault="00134C77">
      <w:pPr>
        <w:pStyle w:val="affd"/>
        <w:rPr>
          <w:rFonts w:hint="eastAsia"/>
        </w:rPr>
      </w:pPr>
      <w:r w:rsidRPr="003B26AC">
        <w:rPr>
          <w:rFonts w:hint="eastAsia"/>
        </w:rPr>
        <w:t>在不同时期组合应用密闭、压盖隔热、通风、气调、害虫综合治理等技术措施，实现低温、准低温、控温气调储藏，达到安全储粮、节能降耗和绿色储粮目的。</w:t>
      </w:r>
    </w:p>
    <w:p w:rsidR="00134C77" w:rsidRDefault="00134C77">
      <w:pPr>
        <w:pStyle w:val="a5"/>
        <w:rPr>
          <w:rFonts w:hint="eastAsia"/>
        </w:rPr>
      </w:pPr>
      <w:bookmarkStart w:id="1347" w:name="_Toc317240350"/>
      <w:bookmarkStart w:id="1348" w:name="_Toc317512271"/>
      <w:bookmarkStart w:id="1349" w:name="_Toc317671201"/>
      <w:bookmarkStart w:id="1350" w:name="_Toc317895951"/>
      <w:bookmarkStart w:id="1351" w:name="_Toc317971766"/>
      <w:bookmarkStart w:id="1352" w:name="_Toc317971900"/>
      <w:bookmarkStart w:id="1353" w:name="_Toc318369915"/>
      <w:bookmarkStart w:id="1354" w:name="_Toc319071099"/>
      <w:bookmarkEnd w:id="1347"/>
      <w:r>
        <w:rPr>
          <w:rFonts w:hint="eastAsia"/>
        </w:rPr>
        <w:t>主要粮种储藏技术</w:t>
      </w:r>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r>
        <w:rPr>
          <w:rFonts w:hint="eastAsia"/>
        </w:rPr>
        <w:t>措施</w:t>
      </w:r>
      <w:bookmarkEnd w:id="1348"/>
      <w:bookmarkEnd w:id="1349"/>
      <w:bookmarkEnd w:id="1350"/>
      <w:bookmarkEnd w:id="1351"/>
      <w:bookmarkEnd w:id="1352"/>
      <w:bookmarkEnd w:id="1353"/>
      <w:bookmarkEnd w:id="1354"/>
    </w:p>
    <w:bookmarkEnd w:id="1282"/>
    <w:bookmarkEnd w:id="1283"/>
    <w:p w:rsidR="00134C77" w:rsidRPr="003B26AC" w:rsidRDefault="00134C77">
      <w:pPr>
        <w:pStyle w:val="affd"/>
        <w:rPr>
          <w:rFonts w:hint="eastAsia"/>
        </w:rPr>
      </w:pPr>
      <w:r w:rsidRPr="003B26AC">
        <w:rPr>
          <w:rFonts w:hint="eastAsia"/>
        </w:rPr>
        <w:t>不同粮种的储藏特性不同，在不同的储粮生态条件下，采取经济有效的措施。</w:t>
      </w:r>
    </w:p>
    <w:p w:rsidR="00134C77" w:rsidRPr="003B26AC" w:rsidRDefault="00134C77">
      <w:pPr>
        <w:pStyle w:val="affd"/>
        <w:rPr>
          <w:rFonts w:hint="eastAsia"/>
        </w:rPr>
      </w:pPr>
      <w:r w:rsidRPr="003B26AC">
        <w:rPr>
          <w:rFonts w:hint="eastAsia"/>
        </w:rPr>
        <w:t>小麦储藏：小麦耐温性、耐储性较好，采用热入仓密闭、准低温、自然低温、气调等储藏技术。</w:t>
      </w:r>
    </w:p>
    <w:p w:rsidR="00134C77" w:rsidRPr="003B26AC" w:rsidRDefault="00134C77">
      <w:pPr>
        <w:pStyle w:val="affd"/>
        <w:rPr>
          <w:rFonts w:hint="eastAsia"/>
        </w:rPr>
      </w:pPr>
      <w:r w:rsidRPr="003B26AC">
        <w:rPr>
          <w:rFonts w:hint="eastAsia"/>
        </w:rPr>
        <w:t>稻谷储藏：稻谷不耐高温，储存品质变化快。宜采用准低温、低温、气调等储藏技术。安全水分含量的稻谷通风降温时，宜采用轴流风机。高水分稻谷就仓干燥降水应采取防霉措施。第二和第三储粮生态区应做好高水分稻谷降水处理。第四至第七储粮生态区应做好控温及虫霉防治，特别是谷蠹、米象和玉米象的防治。</w:t>
      </w:r>
    </w:p>
    <w:p w:rsidR="00134C77" w:rsidRPr="003B26AC" w:rsidRDefault="00134C77">
      <w:pPr>
        <w:pStyle w:val="affd"/>
        <w:rPr>
          <w:rFonts w:hint="eastAsia"/>
        </w:rPr>
      </w:pPr>
      <w:r w:rsidRPr="003B26AC">
        <w:rPr>
          <w:rFonts w:hint="eastAsia"/>
        </w:rPr>
        <w:t>玉米储藏：玉米吸湿性、生理活性强，不耐高温，耐储性差，易受虫霉危害，烘干玉米耐储性更差。宜采用低温、准低温储藏技术。应重点做好控温及虫霉防治，特别是玉米象的防治。</w:t>
      </w:r>
    </w:p>
    <w:p w:rsidR="00134C77" w:rsidRPr="00534577" w:rsidRDefault="00134C77">
      <w:pPr>
        <w:pStyle w:val="affd"/>
        <w:rPr>
          <w:rFonts w:hint="eastAsia"/>
        </w:rPr>
      </w:pPr>
      <w:r w:rsidRPr="003B26AC">
        <w:rPr>
          <w:rFonts w:hint="eastAsia"/>
        </w:rPr>
        <w:t>大豆储藏：大豆吸湿性强，不耐高温，储存品质变化快。宜采用密闭、准低温、低温储藏技术。</w:t>
      </w:r>
    </w:p>
    <w:p w:rsidR="00134C77" w:rsidRPr="00534577" w:rsidRDefault="00134C77">
      <w:pPr>
        <w:pStyle w:val="a5"/>
        <w:rPr>
          <w:rFonts w:hint="eastAsia"/>
        </w:rPr>
      </w:pPr>
      <w:bookmarkStart w:id="1355" w:name="_Toc175273026"/>
      <w:bookmarkStart w:id="1356" w:name="_Toc175368025"/>
      <w:bookmarkStart w:id="1357" w:name="_Toc175535882"/>
      <w:bookmarkStart w:id="1358" w:name="_Toc176165840"/>
      <w:bookmarkStart w:id="1359" w:name="_Toc177392816"/>
      <w:bookmarkStart w:id="1360" w:name="_Toc177397586"/>
      <w:bookmarkStart w:id="1361" w:name="_Toc177397643"/>
      <w:bookmarkStart w:id="1362" w:name="_Toc177397961"/>
      <w:bookmarkStart w:id="1363" w:name="_Toc177398017"/>
      <w:bookmarkStart w:id="1364" w:name="_Toc177398072"/>
      <w:bookmarkStart w:id="1365" w:name="_Toc177953091"/>
      <w:bookmarkStart w:id="1366" w:name="_Toc178126683"/>
      <w:bookmarkStart w:id="1367" w:name="_Toc178126948"/>
      <w:bookmarkStart w:id="1368" w:name="_Toc178127193"/>
      <w:bookmarkStart w:id="1369" w:name="_Toc178928229"/>
      <w:bookmarkStart w:id="1370" w:name="_Toc179699280"/>
      <w:bookmarkStart w:id="1371" w:name="_Toc179788308"/>
      <w:bookmarkStart w:id="1372" w:name="_Toc179788411"/>
      <w:bookmarkStart w:id="1373" w:name="_Toc179788483"/>
      <w:bookmarkStart w:id="1374" w:name="_Toc185046289"/>
      <w:bookmarkStart w:id="1375" w:name="_Toc187690278"/>
      <w:bookmarkStart w:id="1376" w:name="_Toc194235002"/>
      <w:bookmarkStart w:id="1377" w:name="_Toc194301890"/>
      <w:bookmarkStart w:id="1378" w:name="_Toc194301970"/>
      <w:bookmarkStart w:id="1379" w:name="_Toc194315210"/>
      <w:bookmarkStart w:id="1380" w:name="_Toc194315339"/>
      <w:bookmarkStart w:id="1381" w:name="_Toc194457628"/>
      <w:bookmarkStart w:id="1382" w:name="_Toc194493809"/>
      <w:bookmarkStart w:id="1383" w:name="_Toc194511952"/>
      <w:bookmarkStart w:id="1384" w:name="_Toc194661062"/>
      <w:bookmarkStart w:id="1385" w:name="_Toc233010588"/>
      <w:bookmarkStart w:id="1386" w:name="_Toc317512272"/>
      <w:bookmarkStart w:id="1387" w:name="_Toc317671202"/>
      <w:bookmarkStart w:id="1388" w:name="_Toc317895952"/>
      <w:bookmarkStart w:id="1389" w:name="_Toc317971767"/>
      <w:bookmarkStart w:id="1390" w:name="_Toc317971901"/>
      <w:bookmarkStart w:id="1391" w:name="_Toc318369916"/>
      <w:bookmarkStart w:id="1392" w:name="_Toc319071100"/>
      <w:r w:rsidRPr="00534577">
        <w:rPr>
          <w:rFonts w:hint="eastAsia"/>
        </w:rPr>
        <w:t>各种储粮设施的安全储藏要</w:t>
      </w:r>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r w:rsidRPr="00534577">
        <w:rPr>
          <w:rFonts w:hint="eastAsia"/>
        </w:rPr>
        <w:t>点</w:t>
      </w:r>
      <w:bookmarkEnd w:id="1382"/>
      <w:bookmarkEnd w:id="1383"/>
      <w:bookmarkEnd w:id="1384"/>
      <w:bookmarkEnd w:id="1385"/>
      <w:bookmarkEnd w:id="1386"/>
      <w:bookmarkEnd w:id="1387"/>
      <w:bookmarkEnd w:id="1388"/>
      <w:bookmarkEnd w:id="1389"/>
      <w:bookmarkEnd w:id="1390"/>
      <w:bookmarkEnd w:id="1391"/>
      <w:bookmarkEnd w:id="1392"/>
    </w:p>
    <w:p w:rsidR="00134C77" w:rsidRPr="00534577" w:rsidRDefault="00134C77">
      <w:pPr>
        <w:pStyle w:val="a6"/>
        <w:spacing w:before="156" w:after="156"/>
        <w:rPr>
          <w:rFonts w:hint="eastAsia"/>
        </w:rPr>
      </w:pPr>
      <w:bookmarkStart w:id="1393" w:name="_Toc305658590"/>
      <w:bookmarkStart w:id="1394" w:name="_Toc317512273"/>
      <w:bookmarkStart w:id="1395" w:name="_Toc317671203"/>
      <w:bookmarkStart w:id="1396" w:name="_Toc317895953"/>
      <w:r w:rsidRPr="00534577">
        <w:rPr>
          <w:rFonts w:hint="eastAsia"/>
        </w:rPr>
        <w:t>高大平房仓储粮</w:t>
      </w:r>
      <w:bookmarkEnd w:id="1393"/>
      <w:bookmarkEnd w:id="1394"/>
      <w:bookmarkEnd w:id="1395"/>
      <w:bookmarkEnd w:id="1396"/>
    </w:p>
    <w:p w:rsidR="00134C77" w:rsidRPr="003B26AC" w:rsidRDefault="00134C77">
      <w:pPr>
        <w:pStyle w:val="afffff1"/>
        <w:rPr>
          <w:rFonts w:hint="eastAsia"/>
        </w:rPr>
      </w:pPr>
      <w:bookmarkStart w:id="1397" w:name="_Toc153695472"/>
      <w:bookmarkStart w:id="1398" w:name="_Toc165271225"/>
      <w:bookmarkStart w:id="1399" w:name="_Toc170116516"/>
      <w:bookmarkStart w:id="1400" w:name="_Toc170553834"/>
      <w:bookmarkStart w:id="1401" w:name="_Toc172093940"/>
      <w:bookmarkStart w:id="1402" w:name="_Toc172190422"/>
      <w:bookmarkStart w:id="1403" w:name="_Toc172469745"/>
      <w:bookmarkStart w:id="1404" w:name="_Toc174431846"/>
      <w:bookmarkStart w:id="1405" w:name="_Toc174846003"/>
      <w:bookmarkStart w:id="1406" w:name="_Toc174846415"/>
      <w:bookmarkStart w:id="1407" w:name="_Toc174848277"/>
      <w:bookmarkStart w:id="1408" w:name="_Toc175273027"/>
      <w:bookmarkStart w:id="1409" w:name="_Toc175368026"/>
      <w:bookmarkStart w:id="1410" w:name="_Toc175535883"/>
      <w:bookmarkStart w:id="1411" w:name="_Toc176165841"/>
      <w:bookmarkStart w:id="1412" w:name="_Toc177392817"/>
      <w:bookmarkStart w:id="1413" w:name="_Toc177397587"/>
      <w:bookmarkStart w:id="1414" w:name="_Toc177397644"/>
      <w:bookmarkStart w:id="1415" w:name="_Toc177397962"/>
      <w:bookmarkStart w:id="1416" w:name="_Toc177398018"/>
      <w:bookmarkStart w:id="1417" w:name="_Toc177398073"/>
      <w:bookmarkStart w:id="1418" w:name="_Toc177953092"/>
      <w:bookmarkStart w:id="1419" w:name="_Toc178126684"/>
      <w:bookmarkStart w:id="1420" w:name="_Toc178126949"/>
      <w:bookmarkStart w:id="1421" w:name="_Toc178127194"/>
      <w:bookmarkStart w:id="1422" w:name="_Toc178928230"/>
      <w:bookmarkStart w:id="1423" w:name="_Toc179699281"/>
      <w:bookmarkStart w:id="1424" w:name="_Toc179788309"/>
      <w:bookmarkStart w:id="1425" w:name="_Toc179788412"/>
      <w:bookmarkStart w:id="1426" w:name="_Toc179788484"/>
      <w:bookmarkStart w:id="1427" w:name="_Toc185046290"/>
      <w:bookmarkStart w:id="1428" w:name="_Toc187690279"/>
      <w:bookmarkStart w:id="1429" w:name="_Toc194235003"/>
      <w:bookmarkStart w:id="1430" w:name="_Toc194301891"/>
      <w:bookmarkStart w:id="1431" w:name="_Toc194301971"/>
      <w:bookmarkStart w:id="1432" w:name="_Toc194315211"/>
      <w:bookmarkStart w:id="1433" w:name="_Toc194315340"/>
      <w:bookmarkStart w:id="1434" w:name="_Toc194457629"/>
      <w:bookmarkStart w:id="1435" w:name="_Toc194493810"/>
      <w:bookmarkStart w:id="1436" w:name="_Toc194511953"/>
      <w:bookmarkStart w:id="1437" w:name="_Toc194661063"/>
      <w:bookmarkStart w:id="1438" w:name="_Toc233010589"/>
      <w:r w:rsidRPr="003B26AC">
        <w:rPr>
          <w:rFonts w:hint="eastAsia"/>
        </w:rPr>
        <w:t>入粮及补仓时，应及时调整入粮点，避免杂质聚集。</w:t>
      </w:r>
    </w:p>
    <w:p w:rsidR="00134C77" w:rsidRPr="003B26AC" w:rsidRDefault="00134C77">
      <w:pPr>
        <w:pStyle w:val="afffff1"/>
        <w:rPr>
          <w:rFonts w:hint="eastAsia"/>
        </w:rPr>
      </w:pPr>
      <w:r w:rsidRPr="003B26AC">
        <w:rPr>
          <w:rFonts w:hint="eastAsia"/>
        </w:rPr>
        <w:t>第四到第七储粮生态区域，应重点预防粮堆表层结露，做好保温隔热。</w:t>
      </w:r>
    </w:p>
    <w:p w:rsidR="00134C77" w:rsidRPr="003B26AC" w:rsidRDefault="00134C77">
      <w:pPr>
        <w:pStyle w:val="afffff1"/>
        <w:rPr>
          <w:rFonts w:hint="eastAsia"/>
        </w:rPr>
      </w:pPr>
      <w:r w:rsidRPr="003B26AC">
        <w:rPr>
          <w:rFonts w:hint="eastAsia"/>
        </w:rPr>
        <w:t>粮情检测的重点部位是门窗及通风口附近</w:t>
      </w:r>
      <w:smartTag w:uri="urn:schemas-microsoft-com:office:smarttags" w:element="chmetcnv">
        <w:smartTagPr>
          <w:attr w:name="UnitName" w:val="m2"/>
          <w:attr w:name="SourceValue" w:val="2"/>
          <w:attr w:name="HasSpace" w:val="True"/>
          <w:attr w:name="Negative" w:val="False"/>
          <w:attr w:name="NumberType" w:val="1"/>
          <w:attr w:name="TCSC" w:val="0"/>
        </w:smartTagPr>
        <w:r w:rsidRPr="003B26AC">
          <w:rPr>
            <w:rFonts w:hint="eastAsia"/>
          </w:rPr>
          <w:t>2 m</w:t>
        </w:r>
        <w:r w:rsidRPr="0024081E">
          <w:rPr>
            <w:rFonts w:hint="eastAsia"/>
            <w:vertAlign w:val="superscript"/>
          </w:rPr>
          <w:t>2</w:t>
        </w:r>
      </w:smartTag>
      <w:r w:rsidRPr="003B26AC">
        <w:rPr>
          <w:rFonts w:hint="eastAsia"/>
        </w:rPr>
        <w:t>范围的粮堆。应根据入库质量情况增加测温点。发生虫害时宜采用气调或环流熏蒸杀虫。</w:t>
      </w:r>
    </w:p>
    <w:p w:rsidR="00134C77" w:rsidRPr="000D4D19" w:rsidRDefault="00134C77">
      <w:pPr>
        <w:pStyle w:val="a6"/>
        <w:spacing w:before="156" w:after="156"/>
        <w:rPr>
          <w:rFonts w:hint="eastAsia"/>
        </w:rPr>
      </w:pPr>
      <w:bookmarkStart w:id="1439" w:name="_Toc305658591"/>
      <w:bookmarkStart w:id="1440" w:name="_Toc317512274"/>
      <w:bookmarkStart w:id="1441" w:name="_Toc317671204"/>
      <w:bookmarkStart w:id="1442" w:name="_Toc317895954"/>
      <w:r w:rsidRPr="000D4D19">
        <w:rPr>
          <w:rFonts w:hint="eastAsia"/>
        </w:rPr>
        <w:t>浅圆仓储粮</w:t>
      </w:r>
      <w:bookmarkEnd w:id="1439"/>
      <w:bookmarkEnd w:id="1440"/>
      <w:bookmarkEnd w:id="1441"/>
      <w:bookmarkEnd w:id="1442"/>
    </w:p>
    <w:p w:rsidR="00134C77" w:rsidRPr="003B26AC" w:rsidRDefault="00134C77">
      <w:pPr>
        <w:pStyle w:val="afffff1"/>
        <w:rPr>
          <w:rFonts w:hint="eastAsia"/>
        </w:rPr>
      </w:pPr>
      <w:r w:rsidRPr="003B26AC">
        <w:rPr>
          <w:rFonts w:hint="eastAsia"/>
        </w:rPr>
        <w:t>粮食与油料进仓时应采用相应措施减少自动分级和破碎。</w:t>
      </w:r>
    </w:p>
    <w:p w:rsidR="00134C77" w:rsidRPr="003B26AC" w:rsidRDefault="00134C77">
      <w:pPr>
        <w:pStyle w:val="afffff1"/>
        <w:rPr>
          <w:rFonts w:hint="eastAsia"/>
        </w:rPr>
      </w:pPr>
      <w:r w:rsidRPr="003B26AC">
        <w:rPr>
          <w:rFonts w:hint="eastAsia"/>
        </w:rPr>
        <w:t>进仓粮食和油料的水分含量应不高于当地安全水分，杂质含量不高于1%。</w:t>
      </w:r>
    </w:p>
    <w:p w:rsidR="00134C77" w:rsidRPr="003B26AC" w:rsidRDefault="00134C77">
      <w:pPr>
        <w:pStyle w:val="afffff1"/>
        <w:rPr>
          <w:rFonts w:hint="eastAsia"/>
        </w:rPr>
      </w:pPr>
      <w:r w:rsidRPr="003B26AC">
        <w:rPr>
          <w:rFonts w:hint="eastAsia"/>
        </w:rPr>
        <w:t>按规定检测粮情，发现异常，及时采取相应处理措施。</w:t>
      </w:r>
    </w:p>
    <w:p w:rsidR="00134C77" w:rsidRPr="003B26AC" w:rsidRDefault="00134C77">
      <w:pPr>
        <w:pStyle w:val="afffff1"/>
        <w:rPr>
          <w:rFonts w:hint="eastAsia"/>
        </w:rPr>
      </w:pPr>
      <w:r w:rsidRPr="003B26AC">
        <w:rPr>
          <w:rFonts w:hint="eastAsia"/>
        </w:rPr>
        <w:t>秋冬季节应适时通风降温，防止结露。</w:t>
      </w:r>
    </w:p>
    <w:p w:rsidR="00134C77" w:rsidRPr="003B26AC" w:rsidRDefault="00134C77">
      <w:pPr>
        <w:pStyle w:val="afffff1"/>
        <w:rPr>
          <w:rFonts w:hint="eastAsia"/>
        </w:rPr>
      </w:pPr>
      <w:r w:rsidRPr="003B26AC">
        <w:rPr>
          <w:rFonts w:hint="eastAsia"/>
        </w:rPr>
        <w:t>发生虫害时宜采用气调或环流熏蒸杀虫。</w:t>
      </w:r>
    </w:p>
    <w:p w:rsidR="00134C77" w:rsidRPr="000D4D19" w:rsidRDefault="00134C77">
      <w:pPr>
        <w:pStyle w:val="a6"/>
        <w:spacing w:before="156" w:after="156"/>
        <w:rPr>
          <w:rFonts w:hint="eastAsia"/>
        </w:rPr>
      </w:pPr>
      <w:bookmarkStart w:id="1443" w:name="_Toc305658592"/>
      <w:bookmarkStart w:id="1444" w:name="_Toc317512275"/>
      <w:bookmarkStart w:id="1445" w:name="_Toc317671205"/>
      <w:bookmarkStart w:id="1446" w:name="_Toc317895955"/>
      <w:r w:rsidRPr="000D4D19">
        <w:rPr>
          <w:rFonts w:hint="eastAsia"/>
        </w:rPr>
        <w:t>其他仓房储粮</w:t>
      </w:r>
      <w:bookmarkEnd w:id="1443"/>
      <w:bookmarkEnd w:id="1444"/>
      <w:bookmarkEnd w:id="1445"/>
      <w:bookmarkEnd w:id="1446"/>
    </w:p>
    <w:p w:rsidR="00134C77" w:rsidRPr="003B26AC" w:rsidRDefault="00134C77">
      <w:pPr>
        <w:pStyle w:val="afffff1"/>
        <w:rPr>
          <w:rFonts w:hint="eastAsia"/>
        </w:rPr>
      </w:pPr>
      <w:r w:rsidRPr="003B26AC">
        <w:rPr>
          <w:rFonts w:hint="eastAsia"/>
        </w:rPr>
        <w:t>立筒仓（包括钢板筒仓</w:t>
      </w:r>
      <w:r>
        <w:rPr>
          <w:rFonts w:hint="eastAsia"/>
        </w:rPr>
        <w:t>、</w:t>
      </w:r>
      <w:r w:rsidRPr="003B26AC">
        <w:rPr>
          <w:rFonts w:hint="eastAsia"/>
        </w:rPr>
        <w:t>混凝土筒仓）：参照浅圆仓安全储粮的关键点。</w:t>
      </w:r>
    </w:p>
    <w:p w:rsidR="00134C77" w:rsidRPr="003B26AC" w:rsidRDefault="00134C77">
      <w:pPr>
        <w:pStyle w:val="afffff1"/>
        <w:rPr>
          <w:rFonts w:hint="eastAsia"/>
        </w:rPr>
      </w:pPr>
      <w:r>
        <w:rPr>
          <w:rFonts w:hint="eastAsia"/>
        </w:rPr>
        <w:t>砖圆仓</w:t>
      </w:r>
      <w:r w:rsidRPr="003B26AC">
        <w:rPr>
          <w:rFonts w:hint="eastAsia"/>
        </w:rPr>
        <w:t>：参照浅圆仓安全储粮的关键点。</w:t>
      </w:r>
    </w:p>
    <w:p w:rsidR="00134C77" w:rsidRPr="003B26AC" w:rsidRDefault="00134C77">
      <w:pPr>
        <w:pStyle w:val="afffff1"/>
        <w:rPr>
          <w:rFonts w:hint="eastAsia"/>
        </w:rPr>
      </w:pPr>
      <w:r w:rsidRPr="003B26AC">
        <w:rPr>
          <w:rFonts w:hint="eastAsia"/>
        </w:rPr>
        <w:t>楼房仓：参照高大平房仓安全储粮的关键点。</w:t>
      </w:r>
    </w:p>
    <w:p w:rsidR="00134C77" w:rsidRDefault="00134C77">
      <w:pPr>
        <w:pStyle w:val="afffff1"/>
        <w:rPr>
          <w:rFonts w:hint="eastAsia"/>
        </w:rPr>
      </w:pPr>
      <w:r w:rsidRPr="003B26AC">
        <w:rPr>
          <w:rFonts w:hint="eastAsia"/>
        </w:rPr>
        <w:t>地下仓：应做好防水、防潮和隔热，保持储粮处于低温状态。</w:t>
      </w:r>
    </w:p>
    <w:p w:rsidR="00134C77" w:rsidRPr="000D4D19" w:rsidRDefault="00134C77">
      <w:pPr>
        <w:pStyle w:val="a6"/>
        <w:spacing w:before="156" w:after="156"/>
        <w:rPr>
          <w:rFonts w:hint="eastAsia"/>
        </w:rPr>
      </w:pPr>
      <w:bookmarkStart w:id="1447" w:name="_Toc305658593"/>
      <w:bookmarkStart w:id="1448" w:name="_Toc317512276"/>
      <w:bookmarkStart w:id="1449" w:name="_Toc317671206"/>
      <w:bookmarkStart w:id="1450" w:name="_Toc317895956"/>
      <w:r w:rsidRPr="000D4D19">
        <w:rPr>
          <w:rFonts w:hint="eastAsia"/>
        </w:rPr>
        <w:t>简易储粮设施储粮</w:t>
      </w:r>
      <w:bookmarkEnd w:id="1447"/>
      <w:bookmarkEnd w:id="1448"/>
      <w:bookmarkEnd w:id="1449"/>
      <w:bookmarkEnd w:id="1450"/>
    </w:p>
    <w:p w:rsidR="00134C77" w:rsidRPr="003B26AC" w:rsidRDefault="00134C77">
      <w:pPr>
        <w:pStyle w:val="afffff1"/>
        <w:rPr>
          <w:rFonts w:hint="eastAsia"/>
        </w:rPr>
      </w:pPr>
      <w:r w:rsidRPr="003B26AC">
        <w:rPr>
          <w:rFonts w:hint="eastAsia"/>
        </w:rPr>
        <w:t>应加强监测和安全管理，做好防火、防渗漏工作，防止有害生物危害。</w:t>
      </w:r>
    </w:p>
    <w:p w:rsidR="00134C77" w:rsidRPr="003B26AC" w:rsidRDefault="00134C77">
      <w:pPr>
        <w:pStyle w:val="afffff1"/>
        <w:rPr>
          <w:rFonts w:hint="eastAsia"/>
        </w:rPr>
      </w:pPr>
      <w:r w:rsidRPr="003B26AC">
        <w:rPr>
          <w:rFonts w:hint="eastAsia"/>
        </w:rPr>
        <w:t>应在囤垛底部用拌有防护剂的稻壳等材料铺垫</w:t>
      </w:r>
      <w:smartTag w:uri="urn:schemas-microsoft-com:office:smarttags" w:element="chmetcnv">
        <w:smartTagPr>
          <w:attr w:name="UnitName" w:val="m"/>
          <w:attr w:name="SourceValue" w:val=".3"/>
          <w:attr w:name="HasSpace" w:val="True"/>
          <w:attr w:name="Negative" w:val="False"/>
          <w:attr w:name="NumberType" w:val="1"/>
          <w:attr w:name="TCSC" w:val="0"/>
        </w:smartTagPr>
        <w:r w:rsidRPr="003B26AC">
          <w:rPr>
            <w:rFonts w:hint="eastAsia"/>
          </w:rPr>
          <w:t>0.3 m</w:t>
        </w:r>
      </w:smartTag>
      <w:r w:rsidRPr="003B26AC">
        <w:rPr>
          <w:rFonts w:hint="eastAsia"/>
        </w:rPr>
        <w:t>以上，铺垫物上应有隔离物。</w:t>
      </w:r>
    </w:p>
    <w:p w:rsidR="00134C77" w:rsidRPr="003B26AC" w:rsidRDefault="00134C77">
      <w:pPr>
        <w:pStyle w:val="afffff1"/>
        <w:rPr>
          <w:rFonts w:hint="eastAsia"/>
        </w:rPr>
      </w:pPr>
      <w:r w:rsidRPr="003B26AC">
        <w:rPr>
          <w:rFonts w:hint="eastAsia"/>
        </w:rPr>
        <w:t>采用围包散装储粮，围包高度不宜超过</w:t>
      </w:r>
      <w:smartTag w:uri="urn:schemas-microsoft-com:office:smarttags" w:element="chmetcnv">
        <w:smartTagPr>
          <w:attr w:name="UnitName" w:val="m"/>
          <w:attr w:name="SourceValue" w:val="4.5"/>
          <w:attr w:name="HasSpace" w:val="True"/>
          <w:attr w:name="Negative" w:val="False"/>
          <w:attr w:name="NumberType" w:val="1"/>
          <w:attr w:name="TCSC" w:val="0"/>
        </w:smartTagPr>
        <w:r w:rsidRPr="003B26AC">
          <w:rPr>
            <w:rFonts w:hint="eastAsia"/>
          </w:rPr>
          <w:t>4.5 m</w:t>
        </w:r>
      </w:smartTag>
      <w:r w:rsidRPr="003B26AC">
        <w:rPr>
          <w:rFonts w:hint="eastAsia"/>
        </w:rPr>
        <w:t>。采用包装堆垛高度不应超过</w:t>
      </w:r>
      <w:smartTag w:uri="urn:schemas-microsoft-com:office:smarttags" w:element="chmetcnv">
        <w:smartTagPr>
          <w:attr w:name="UnitName" w:val="m"/>
          <w:attr w:name="SourceValue" w:val="5"/>
          <w:attr w:name="HasSpace" w:val="True"/>
          <w:attr w:name="Negative" w:val="False"/>
          <w:attr w:name="NumberType" w:val="1"/>
          <w:attr w:name="TCSC" w:val="0"/>
        </w:smartTagPr>
        <w:r w:rsidRPr="003B26AC">
          <w:rPr>
            <w:rFonts w:hint="eastAsia"/>
          </w:rPr>
          <w:t>5 m</w:t>
        </w:r>
      </w:smartTag>
      <w:r w:rsidRPr="003B26AC">
        <w:rPr>
          <w:rFonts w:hint="eastAsia"/>
        </w:rPr>
        <w:t>。</w:t>
      </w:r>
    </w:p>
    <w:p w:rsidR="00134C77" w:rsidRPr="003B26AC" w:rsidRDefault="00134C77">
      <w:pPr>
        <w:pStyle w:val="afffff1"/>
        <w:rPr>
          <w:rFonts w:hint="eastAsia"/>
        </w:rPr>
      </w:pPr>
      <w:r w:rsidRPr="003B26AC">
        <w:rPr>
          <w:rFonts w:hint="eastAsia"/>
        </w:rPr>
        <w:t>粮食、油料水分含量应低于当地安全水分。</w:t>
      </w:r>
    </w:p>
    <w:p w:rsidR="00134C77" w:rsidRPr="003B26AC" w:rsidRDefault="00134C77">
      <w:pPr>
        <w:pStyle w:val="afffff1"/>
        <w:rPr>
          <w:rFonts w:hint="eastAsia"/>
        </w:rPr>
      </w:pPr>
      <w:r w:rsidRPr="003B26AC">
        <w:rPr>
          <w:rFonts w:hint="eastAsia"/>
        </w:rPr>
        <w:t>按7.1规定进行粮情检测，在季节交替和气温骤变时，应及时通风降温降湿，防止发生粮堆结露和水分转移。风、雨、雪天应随时检查，及时清除积雪和雨水。</w:t>
      </w:r>
    </w:p>
    <w:p w:rsidR="00134C77" w:rsidRPr="00817D5F" w:rsidRDefault="00134C77">
      <w:pPr>
        <w:pStyle w:val="a5"/>
        <w:rPr>
          <w:rFonts w:hint="eastAsia"/>
        </w:rPr>
      </w:pPr>
      <w:bookmarkStart w:id="1451" w:name="_Toc317512277"/>
      <w:bookmarkStart w:id="1452" w:name="_Toc317671207"/>
      <w:bookmarkStart w:id="1453" w:name="_Toc317895957"/>
      <w:bookmarkStart w:id="1454" w:name="_Toc317971768"/>
      <w:bookmarkStart w:id="1455" w:name="_Toc317971902"/>
      <w:bookmarkStart w:id="1456" w:name="_Toc318369917"/>
      <w:bookmarkStart w:id="1457" w:name="_Toc319071101"/>
      <w:r>
        <w:rPr>
          <w:rFonts w:hint="eastAsia"/>
        </w:rPr>
        <w:t>特殊情况的处理</w:t>
      </w:r>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51"/>
      <w:bookmarkEnd w:id="1452"/>
      <w:bookmarkEnd w:id="1453"/>
      <w:bookmarkEnd w:id="1454"/>
      <w:bookmarkEnd w:id="1455"/>
      <w:bookmarkEnd w:id="1456"/>
      <w:bookmarkEnd w:id="1457"/>
    </w:p>
    <w:p w:rsidR="00134C77" w:rsidRPr="00013679" w:rsidRDefault="00134C77">
      <w:pPr>
        <w:pStyle w:val="a6"/>
        <w:spacing w:before="156" w:after="156"/>
        <w:rPr>
          <w:rFonts w:hint="eastAsia"/>
        </w:rPr>
      </w:pPr>
      <w:bookmarkStart w:id="1458" w:name="_Toc305658595"/>
      <w:bookmarkStart w:id="1459" w:name="_Toc317512278"/>
      <w:bookmarkStart w:id="1460" w:name="_Toc317671208"/>
      <w:bookmarkStart w:id="1461" w:name="_Toc317895958"/>
      <w:r w:rsidRPr="00013679">
        <w:rPr>
          <w:rFonts w:hint="eastAsia"/>
        </w:rPr>
        <w:t>高温粮的处理</w:t>
      </w:r>
      <w:bookmarkEnd w:id="1458"/>
      <w:bookmarkEnd w:id="1459"/>
      <w:bookmarkEnd w:id="1460"/>
      <w:bookmarkEnd w:id="1461"/>
    </w:p>
    <w:p w:rsidR="00134C77" w:rsidRPr="00013679" w:rsidRDefault="00134C77">
      <w:pPr>
        <w:pStyle w:val="aff6"/>
        <w:rPr>
          <w:rFonts w:hint="eastAsia"/>
          <w:color w:val="000000"/>
        </w:rPr>
      </w:pPr>
      <w:r w:rsidRPr="00013679">
        <w:rPr>
          <w:rFonts w:hint="eastAsia"/>
          <w:color w:val="000000"/>
        </w:rPr>
        <w:t>夏季入仓粮食粮温较高时，应采用自然通风、机械通风、谷物冷却机通风或仓内翻倒、倒仓等措施降温。</w:t>
      </w:r>
    </w:p>
    <w:p w:rsidR="00134C77" w:rsidRPr="000C1533" w:rsidRDefault="00134C77">
      <w:pPr>
        <w:pStyle w:val="a6"/>
        <w:spacing w:before="156" w:after="156"/>
        <w:rPr>
          <w:rFonts w:hint="eastAsia"/>
        </w:rPr>
      </w:pPr>
      <w:bookmarkStart w:id="1462" w:name="_Toc305658596"/>
      <w:bookmarkStart w:id="1463" w:name="_Toc317512279"/>
      <w:bookmarkStart w:id="1464" w:name="_Toc317671209"/>
      <w:bookmarkStart w:id="1465" w:name="_Toc317895959"/>
      <w:r w:rsidRPr="000C1533">
        <w:rPr>
          <w:rFonts w:hint="eastAsia"/>
        </w:rPr>
        <w:t>发热粮的处理</w:t>
      </w:r>
      <w:bookmarkEnd w:id="1462"/>
      <w:bookmarkEnd w:id="1463"/>
      <w:bookmarkEnd w:id="1464"/>
      <w:bookmarkEnd w:id="1465"/>
    </w:p>
    <w:p w:rsidR="00134C77" w:rsidRPr="003B26AC" w:rsidRDefault="00134C77">
      <w:pPr>
        <w:pStyle w:val="afffff1"/>
        <w:rPr>
          <w:rFonts w:hint="eastAsia"/>
        </w:rPr>
      </w:pPr>
      <w:r w:rsidRPr="003B26AC">
        <w:rPr>
          <w:rFonts w:hint="eastAsia"/>
        </w:rPr>
        <w:t>因水分过高引起的粮堆发热，应先采取机械通风、仓内翻倒、机械倒仓或用谷物冷却机等措施降低粮温，再采取就仓通风干燥或出仓晾晒、烘干等措施降低水分。</w:t>
      </w:r>
    </w:p>
    <w:p w:rsidR="00134C77" w:rsidRPr="003B26AC" w:rsidRDefault="00134C77">
      <w:pPr>
        <w:pStyle w:val="afffff1"/>
        <w:rPr>
          <w:rFonts w:hint="eastAsia"/>
        </w:rPr>
      </w:pPr>
      <w:r w:rsidRPr="003B26AC">
        <w:rPr>
          <w:rFonts w:hint="eastAsia"/>
        </w:rPr>
        <w:t>因后熟作用引起的粮堆发热，应采用机械通风降温。</w:t>
      </w:r>
    </w:p>
    <w:p w:rsidR="00134C77" w:rsidRPr="003B26AC" w:rsidRDefault="00134C77">
      <w:pPr>
        <w:pStyle w:val="afffff1"/>
        <w:rPr>
          <w:rFonts w:hint="eastAsia"/>
        </w:rPr>
      </w:pPr>
      <w:r w:rsidRPr="003B26AC">
        <w:rPr>
          <w:rFonts w:hint="eastAsia"/>
        </w:rPr>
        <w:t>因害虫和螨类活动引起的粮堆发热，应先杀灭害虫和螨类，再进行通风降温。</w:t>
      </w:r>
    </w:p>
    <w:p w:rsidR="00134C77" w:rsidRPr="003B26AC" w:rsidRDefault="00134C77">
      <w:pPr>
        <w:pStyle w:val="afffff1"/>
        <w:rPr>
          <w:rFonts w:hint="eastAsia"/>
        </w:rPr>
      </w:pPr>
      <w:r w:rsidRPr="003B26AC">
        <w:rPr>
          <w:rFonts w:hint="eastAsia"/>
        </w:rPr>
        <w:t>因局部杂质过多引起的粮堆发热，应清除杂质。</w:t>
      </w:r>
    </w:p>
    <w:p w:rsidR="00134C77" w:rsidRPr="000C1533" w:rsidRDefault="00134C77">
      <w:pPr>
        <w:pStyle w:val="a6"/>
        <w:spacing w:before="156" w:after="156"/>
        <w:rPr>
          <w:rFonts w:hint="eastAsia"/>
        </w:rPr>
      </w:pPr>
      <w:bookmarkStart w:id="1466" w:name="_Toc175273028"/>
      <w:bookmarkStart w:id="1467" w:name="_Toc175368027"/>
      <w:bookmarkStart w:id="1468" w:name="_Toc175535884"/>
      <w:bookmarkStart w:id="1469" w:name="_Toc176165842"/>
      <w:bookmarkStart w:id="1470" w:name="_Toc177392818"/>
      <w:bookmarkStart w:id="1471" w:name="_Toc177397588"/>
      <w:bookmarkStart w:id="1472" w:name="_Toc177397645"/>
      <w:bookmarkStart w:id="1473" w:name="_Toc177397963"/>
      <w:bookmarkStart w:id="1474" w:name="_Toc177398019"/>
      <w:bookmarkStart w:id="1475" w:name="_Toc177398074"/>
      <w:bookmarkStart w:id="1476" w:name="_Toc177953093"/>
      <w:bookmarkStart w:id="1477" w:name="_Toc178126685"/>
      <w:bookmarkStart w:id="1478" w:name="_Toc178126950"/>
      <w:bookmarkStart w:id="1479" w:name="_Toc178127195"/>
      <w:bookmarkStart w:id="1480" w:name="_Toc178928231"/>
      <w:bookmarkStart w:id="1481" w:name="_Toc179699282"/>
      <w:bookmarkStart w:id="1482" w:name="_Toc179788310"/>
      <w:bookmarkStart w:id="1483" w:name="_Toc179788413"/>
      <w:bookmarkStart w:id="1484" w:name="_Toc179788485"/>
      <w:bookmarkStart w:id="1485" w:name="_Toc185046291"/>
      <w:bookmarkStart w:id="1486" w:name="_Toc187690280"/>
      <w:bookmarkStart w:id="1487" w:name="_Toc194235004"/>
      <w:bookmarkStart w:id="1488" w:name="_Toc194301892"/>
      <w:bookmarkStart w:id="1489" w:name="_Toc194301972"/>
      <w:bookmarkStart w:id="1490" w:name="_Toc194315212"/>
      <w:bookmarkStart w:id="1491" w:name="_Toc194315341"/>
      <w:bookmarkStart w:id="1492" w:name="_Toc194457630"/>
      <w:bookmarkStart w:id="1493" w:name="_Toc194493811"/>
      <w:bookmarkStart w:id="1494" w:name="_Toc194511954"/>
      <w:bookmarkStart w:id="1495" w:name="_Toc194661064"/>
      <w:bookmarkStart w:id="1496" w:name="_Toc233010590"/>
      <w:bookmarkStart w:id="1497" w:name="_Toc305658597"/>
      <w:bookmarkStart w:id="1498" w:name="_Toc317512280"/>
      <w:bookmarkStart w:id="1499" w:name="_Toc317671210"/>
      <w:bookmarkStart w:id="1500" w:name="_Toc317895960"/>
      <w:r w:rsidRPr="000C1533">
        <w:rPr>
          <w:rFonts w:hint="eastAsia"/>
        </w:rPr>
        <w:t>粮堆结露的处理</w:t>
      </w:r>
      <w:bookmarkEnd w:id="1497"/>
      <w:bookmarkEnd w:id="1498"/>
      <w:bookmarkEnd w:id="1499"/>
      <w:bookmarkEnd w:id="1500"/>
    </w:p>
    <w:p w:rsidR="00134C77" w:rsidRPr="003B26AC" w:rsidRDefault="00134C77">
      <w:pPr>
        <w:pStyle w:val="afffff1"/>
        <w:rPr>
          <w:rFonts w:hint="eastAsia"/>
        </w:rPr>
      </w:pPr>
      <w:r w:rsidRPr="003B26AC">
        <w:rPr>
          <w:rFonts w:hint="eastAsia"/>
        </w:rPr>
        <w:t>表层粮堆发生轻微结露时，应翻动粮面，开启门窗自然通风散发湿热；出现明显水滴的粮堆结露应采取大风量机械通风消除结露，或将表层粮食与油料出仓进行干燥。</w:t>
      </w:r>
    </w:p>
    <w:p w:rsidR="00134C77" w:rsidRPr="003B26AC" w:rsidRDefault="00134C77">
      <w:pPr>
        <w:pStyle w:val="afffff1"/>
        <w:rPr>
          <w:rFonts w:hint="eastAsia"/>
        </w:rPr>
      </w:pPr>
      <w:r w:rsidRPr="003B26AC">
        <w:rPr>
          <w:rFonts w:hint="eastAsia"/>
        </w:rPr>
        <w:t>粮堆内部或底层结露时，应采取机械通风消除温差、降低局部粮食水分或翻仓倒囤、出仓干燥。</w:t>
      </w:r>
    </w:p>
    <w:p w:rsidR="00134C77" w:rsidRPr="003B26AC" w:rsidRDefault="00134C77">
      <w:pPr>
        <w:pStyle w:val="afffff1"/>
        <w:rPr>
          <w:rFonts w:hint="eastAsia"/>
        </w:rPr>
      </w:pPr>
      <w:r w:rsidRPr="003B26AC">
        <w:rPr>
          <w:rFonts w:hint="eastAsia"/>
        </w:rPr>
        <w:t>土堤仓、露天垛储粮上层结露时，应适时揭开篷布，翻动粮面，进行自然散湿处理。</w:t>
      </w:r>
    </w:p>
    <w:p w:rsidR="00134C77" w:rsidRPr="003B26AC" w:rsidRDefault="00134C77">
      <w:pPr>
        <w:pStyle w:val="afffff1"/>
        <w:rPr>
          <w:rFonts w:hint="eastAsia"/>
        </w:rPr>
      </w:pPr>
      <w:r w:rsidRPr="003B26AC">
        <w:rPr>
          <w:rFonts w:hint="eastAsia"/>
        </w:rPr>
        <w:t>小麦在后熟期产生粮堆结露应进行机械通风消除温差、降低局部粮食水分。</w:t>
      </w:r>
    </w:p>
    <w:p w:rsidR="00134C77" w:rsidRDefault="00134C77">
      <w:pPr>
        <w:pStyle w:val="a5"/>
        <w:rPr>
          <w:rFonts w:hint="eastAsia"/>
        </w:rPr>
      </w:pPr>
      <w:bookmarkStart w:id="1501" w:name="_Toc317512281"/>
      <w:bookmarkStart w:id="1502" w:name="_Toc317671211"/>
      <w:bookmarkStart w:id="1503" w:name="_Toc317895961"/>
      <w:bookmarkStart w:id="1504" w:name="_Toc317971769"/>
      <w:bookmarkStart w:id="1505" w:name="_Toc317971903"/>
      <w:bookmarkStart w:id="1506" w:name="_Toc318369918"/>
      <w:bookmarkStart w:id="1507" w:name="_Toc319071102"/>
      <w:r>
        <w:rPr>
          <w:rFonts w:hint="eastAsia"/>
        </w:rPr>
        <w:t>高水分粮食干燥</w:t>
      </w:r>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501"/>
      <w:bookmarkEnd w:id="1502"/>
      <w:bookmarkEnd w:id="1503"/>
      <w:bookmarkEnd w:id="1504"/>
      <w:bookmarkEnd w:id="1505"/>
      <w:bookmarkEnd w:id="1506"/>
      <w:bookmarkEnd w:id="1507"/>
    </w:p>
    <w:p w:rsidR="00134C77" w:rsidRPr="003B26AC" w:rsidRDefault="00134C77">
      <w:pPr>
        <w:pStyle w:val="affd"/>
        <w:rPr>
          <w:rFonts w:hint="eastAsia"/>
        </w:rPr>
      </w:pPr>
      <w:r w:rsidRPr="003B26AC">
        <w:rPr>
          <w:rFonts w:hint="eastAsia"/>
        </w:rPr>
        <w:t>晾晒降水：晾晒时应避免污染，晒后的粮食入仓前应自然降温（不包括热入仓小麦）。</w:t>
      </w:r>
    </w:p>
    <w:p w:rsidR="00134C77" w:rsidRPr="003B26AC" w:rsidRDefault="00134C77">
      <w:pPr>
        <w:pStyle w:val="affd"/>
        <w:rPr>
          <w:rFonts w:hint="eastAsia"/>
        </w:rPr>
      </w:pPr>
      <w:r w:rsidRPr="003B26AC">
        <w:rPr>
          <w:rFonts w:hint="eastAsia"/>
        </w:rPr>
        <w:t>机械通风降水：原粮水分超过当地安全水分</w:t>
      </w:r>
      <w:r w:rsidRPr="003B26AC">
        <w:t>3</w:t>
      </w:r>
      <w:r w:rsidRPr="003B26AC">
        <w:rPr>
          <w:rFonts w:hint="eastAsia"/>
        </w:rPr>
        <w:t>个百分点以上采用烘干机降水，应按</w:t>
      </w:r>
      <w:r w:rsidRPr="003B26AC">
        <w:t>LS/T 1205</w:t>
      </w:r>
      <w:r w:rsidRPr="003B26AC">
        <w:rPr>
          <w:rFonts w:hint="eastAsia"/>
        </w:rPr>
        <w:t>的规定执行；原粮水分超过当地安全水分但在</w:t>
      </w:r>
      <w:r w:rsidRPr="003B26AC">
        <w:t>3</w:t>
      </w:r>
      <w:r w:rsidRPr="003B26AC">
        <w:rPr>
          <w:rFonts w:hint="eastAsia"/>
        </w:rPr>
        <w:t>个百分点以内的，应按</w:t>
      </w:r>
      <w:r w:rsidRPr="003B26AC">
        <w:t>LS/T 1202</w:t>
      </w:r>
      <w:r w:rsidRPr="003B26AC">
        <w:rPr>
          <w:rFonts w:hint="eastAsia"/>
        </w:rPr>
        <w:t>规定采用机械通风降水。</w:t>
      </w:r>
    </w:p>
    <w:p w:rsidR="00134C77" w:rsidRPr="003B26AC" w:rsidRDefault="00134C77">
      <w:pPr>
        <w:pStyle w:val="affd"/>
        <w:rPr>
          <w:rFonts w:hint="eastAsia"/>
        </w:rPr>
      </w:pPr>
      <w:r w:rsidRPr="003B26AC">
        <w:rPr>
          <w:rFonts w:hint="eastAsia"/>
        </w:rPr>
        <w:t>组合式多管通风干燥：宜选择气温在</w:t>
      </w:r>
      <w:r w:rsidRPr="003B26AC">
        <w:t>15</w:t>
      </w:r>
      <w:r w:rsidRPr="003B26AC">
        <w:rPr>
          <w:rFonts w:cs="宋体" w:hint="eastAsia"/>
        </w:rPr>
        <w:t>℃</w:t>
      </w:r>
      <w:r w:rsidRPr="003B26AC">
        <w:t>～</w:t>
      </w:r>
      <w:smartTag w:uri="urn:schemas-microsoft-com:office:smarttags" w:element="chmetcnv">
        <w:smartTagPr>
          <w:attr w:name="UnitName" w:val="℃"/>
          <w:attr w:name="SourceValue" w:val="25"/>
          <w:attr w:name="HasSpace" w:val="False"/>
          <w:attr w:name="Negative" w:val="False"/>
          <w:attr w:name="NumberType" w:val="1"/>
          <w:attr w:name="TCSC" w:val="0"/>
        </w:smartTagPr>
        <w:r w:rsidRPr="003B26AC">
          <w:t>25</w:t>
        </w:r>
        <w:r w:rsidRPr="003B26AC">
          <w:rPr>
            <w:rFonts w:cs="宋体" w:hint="eastAsia"/>
          </w:rPr>
          <w:t>℃</w:t>
        </w:r>
      </w:smartTag>
      <w:r w:rsidRPr="003B26AC">
        <w:rPr>
          <w:rFonts w:hint="eastAsia"/>
        </w:rPr>
        <w:t>，相对湿度</w:t>
      </w:r>
      <w:r w:rsidRPr="003B26AC">
        <w:t>70%</w:t>
      </w:r>
      <w:r w:rsidRPr="003B26AC">
        <w:rPr>
          <w:rFonts w:hint="eastAsia"/>
        </w:rPr>
        <w:t>以下进行。当相对湿度高于</w:t>
      </w:r>
      <w:r w:rsidRPr="003B26AC">
        <w:t>70%</w:t>
      </w:r>
      <w:r w:rsidRPr="003B26AC">
        <w:rPr>
          <w:rFonts w:hint="eastAsia"/>
        </w:rPr>
        <w:t>时，宜采用辅助加热措施使通入粮堆的空气升温</w:t>
      </w:r>
      <w:smartTag w:uri="urn:schemas-microsoft-com:office:smarttags" w:element="chmetcnv">
        <w:smartTagPr>
          <w:attr w:name="UnitName" w:val="℃"/>
          <w:attr w:name="SourceValue" w:val="5"/>
          <w:attr w:name="HasSpace" w:val="False"/>
          <w:attr w:name="Negative" w:val="False"/>
          <w:attr w:name="NumberType" w:val="1"/>
          <w:attr w:name="TCSC" w:val="0"/>
        </w:smartTagPr>
        <w:r w:rsidRPr="003B26AC">
          <w:t>5</w:t>
        </w:r>
        <w:r w:rsidRPr="003B26AC">
          <w:rPr>
            <w:rFonts w:cs="宋体" w:hint="eastAsia"/>
          </w:rPr>
          <w:t>℃</w:t>
        </w:r>
      </w:smartTag>
      <w:r w:rsidRPr="003B26AC">
        <w:rPr>
          <w:rFonts w:hint="eastAsia"/>
        </w:rPr>
        <w:t>。就仓干燥的其他技术参数与操作按GB/T 26880和</w:t>
      </w:r>
      <w:r w:rsidRPr="003B26AC">
        <w:t xml:space="preserve">LS/T 1202 </w:t>
      </w:r>
      <w:r w:rsidRPr="003B26AC">
        <w:rPr>
          <w:rFonts w:hint="eastAsia"/>
        </w:rPr>
        <w:t>的规定执行。稻谷和玉米水分在</w:t>
      </w:r>
      <w:r w:rsidRPr="003B26AC">
        <w:t>18%</w:t>
      </w:r>
      <w:r w:rsidRPr="003B26AC">
        <w:rPr>
          <w:rFonts w:hint="eastAsia"/>
        </w:rPr>
        <w:t>以下宜采用就仓干燥；超过</w:t>
      </w:r>
      <w:r w:rsidRPr="003B26AC">
        <w:t>23%</w:t>
      </w:r>
      <w:r w:rsidRPr="003B26AC">
        <w:rPr>
          <w:rFonts w:hint="eastAsia"/>
        </w:rPr>
        <w:t>的稻谷宜采用两步干燥。</w:t>
      </w:r>
    </w:p>
    <w:p w:rsidR="00134C77" w:rsidRPr="003B26AC" w:rsidRDefault="00134C77">
      <w:pPr>
        <w:pStyle w:val="affd"/>
        <w:rPr>
          <w:rFonts w:hint="eastAsia"/>
        </w:rPr>
      </w:pPr>
      <w:r w:rsidRPr="003B26AC">
        <w:rPr>
          <w:rFonts w:hint="eastAsia"/>
        </w:rPr>
        <w:t>利用冬季自然低温储藏的高水分粮食或油料，在春季气温回升时，应及时进行降水处理。</w:t>
      </w:r>
    </w:p>
    <w:p w:rsidR="00134C77" w:rsidRPr="003B26AC" w:rsidRDefault="00134C77">
      <w:pPr>
        <w:pStyle w:val="affd"/>
        <w:rPr>
          <w:rFonts w:hint="eastAsia"/>
        </w:rPr>
      </w:pPr>
      <w:r w:rsidRPr="003B26AC">
        <w:rPr>
          <w:rFonts w:hint="eastAsia"/>
        </w:rPr>
        <w:t>稻谷干燥应符合GB/T 21015的规定；小麦干燥应符合GB/T 21016 的规定；玉米干燥应符合GB/T 21017的规定。</w:t>
      </w:r>
    </w:p>
    <w:p w:rsidR="00134C77" w:rsidRDefault="00134C77">
      <w:pPr>
        <w:pStyle w:val="a5"/>
        <w:rPr>
          <w:rFonts w:hint="eastAsia"/>
        </w:rPr>
      </w:pPr>
      <w:bookmarkStart w:id="1508" w:name="_Toc317240362"/>
      <w:bookmarkStart w:id="1509" w:name="_Toc317240363"/>
      <w:bookmarkStart w:id="1510" w:name="_Toc317240364"/>
      <w:bookmarkStart w:id="1511" w:name="_Toc317240365"/>
      <w:bookmarkStart w:id="1512" w:name="_Toc317240366"/>
      <w:bookmarkStart w:id="1513" w:name="_Toc317240367"/>
      <w:bookmarkStart w:id="1514" w:name="_Toc317240368"/>
      <w:bookmarkStart w:id="1515" w:name="_Toc153695473"/>
      <w:bookmarkStart w:id="1516" w:name="_Toc165271227"/>
      <w:bookmarkStart w:id="1517" w:name="_Toc170116468"/>
      <w:bookmarkStart w:id="1518" w:name="_Toc170116518"/>
      <w:bookmarkStart w:id="1519" w:name="_Toc170553836"/>
      <w:bookmarkStart w:id="1520" w:name="_Toc172093943"/>
      <w:bookmarkStart w:id="1521" w:name="_Toc172190425"/>
      <w:bookmarkStart w:id="1522" w:name="_Toc172469748"/>
      <w:bookmarkStart w:id="1523" w:name="_Toc174431849"/>
      <w:bookmarkStart w:id="1524" w:name="_Toc174846006"/>
      <w:bookmarkStart w:id="1525" w:name="_Toc174846418"/>
      <w:bookmarkStart w:id="1526" w:name="_Toc174848280"/>
      <w:bookmarkStart w:id="1527" w:name="_Toc175273035"/>
      <w:bookmarkStart w:id="1528" w:name="_Toc175368034"/>
      <w:bookmarkStart w:id="1529" w:name="_Toc175535891"/>
      <w:bookmarkStart w:id="1530" w:name="_Toc176165849"/>
      <w:bookmarkStart w:id="1531" w:name="_Toc177392820"/>
      <w:bookmarkStart w:id="1532" w:name="_Toc177397590"/>
      <w:bookmarkStart w:id="1533" w:name="_Toc177397647"/>
      <w:bookmarkStart w:id="1534" w:name="_Toc177397965"/>
      <w:bookmarkStart w:id="1535" w:name="_Toc177398021"/>
      <w:bookmarkStart w:id="1536" w:name="_Toc177398076"/>
      <w:bookmarkStart w:id="1537" w:name="_Toc177953026"/>
      <w:bookmarkStart w:id="1538" w:name="_Toc177953095"/>
      <w:bookmarkStart w:id="1539" w:name="_Toc178126687"/>
      <w:bookmarkStart w:id="1540" w:name="_Toc178126952"/>
      <w:bookmarkStart w:id="1541" w:name="_Toc178127197"/>
      <w:bookmarkStart w:id="1542" w:name="_Toc178928233"/>
      <w:bookmarkStart w:id="1543" w:name="_Toc179699284"/>
      <w:bookmarkStart w:id="1544" w:name="_Toc179788312"/>
      <w:bookmarkStart w:id="1545" w:name="_Toc179788415"/>
      <w:bookmarkStart w:id="1546" w:name="_Toc179788487"/>
      <w:bookmarkStart w:id="1547" w:name="_Toc185046150"/>
      <w:bookmarkStart w:id="1548" w:name="_Toc185046293"/>
      <w:bookmarkStart w:id="1549" w:name="_Toc187690282"/>
      <w:bookmarkStart w:id="1550" w:name="_Toc194235006"/>
      <w:bookmarkStart w:id="1551" w:name="_Toc194301894"/>
      <w:bookmarkStart w:id="1552" w:name="_Toc194301974"/>
      <w:bookmarkStart w:id="1553" w:name="_Toc194315214"/>
      <w:bookmarkStart w:id="1554" w:name="_Toc194315343"/>
      <w:bookmarkStart w:id="1555" w:name="_Toc194457632"/>
      <w:bookmarkStart w:id="1556" w:name="_Toc194493813"/>
      <w:bookmarkStart w:id="1557" w:name="_Toc194511956"/>
      <w:bookmarkStart w:id="1558" w:name="_Toc194661066"/>
      <w:bookmarkStart w:id="1559" w:name="_Toc233010592"/>
      <w:bookmarkStart w:id="1560" w:name="_Toc317512282"/>
      <w:bookmarkStart w:id="1561" w:name="_Toc317671212"/>
      <w:bookmarkStart w:id="1562" w:name="_Toc317895962"/>
      <w:bookmarkStart w:id="1563" w:name="_Toc317971770"/>
      <w:bookmarkStart w:id="1564" w:name="_Toc317971904"/>
      <w:bookmarkStart w:id="1565" w:name="_Toc318369919"/>
      <w:bookmarkStart w:id="1566" w:name="_Toc319071103"/>
      <w:bookmarkEnd w:id="1508"/>
      <w:bookmarkEnd w:id="1509"/>
      <w:bookmarkEnd w:id="1510"/>
      <w:bookmarkEnd w:id="1511"/>
      <w:bookmarkEnd w:id="1512"/>
      <w:bookmarkEnd w:id="1513"/>
      <w:bookmarkEnd w:id="1514"/>
      <w:r>
        <w:rPr>
          <w:rFonts w:hint="eastAsia"/>
        </w:rPr>
        <w:t>有害生物控制</w:t>
      </w:r>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p>
    <w:p w:rsidR="00134C77" w:rsidRPr="004608DA" w:rsidRDefault="00134C77">
      <w:pPr>
        <w:pStyle w:val="a6"/>
        <w:spacing w:before="156" w:after="156"/>
        <w:rPr>
          <w:rFonts w:hint="eastAsia"/>
        </w:rPr>
      </w:pPr>
      <w:bookmarkStart w:id="1567" w:name="_Toc187690283"/>
      <w:bookmarkStart w:id="1568" w:name="_Toc194457633"/>
      <w:bookmarkStart w:id="1569" w:name="_Toc194493814"/>
      <w:bookmarkStart w:id="1570" w:name="_Toc194511957"/>
      <w:bookmarkStart w:id="1571" w:name="_Toc194661067"/>
      <w:bookmarkStart w:id="1572" w:name="_Toc233010593"/>
      <w:bookmarkStart w:id="1573" w:name="_Toc317512283"/>
      <w:bookmarkStart w:id="1574" w:name="_Toc317671213"/>
      <w:bookmarkStart w:id="1575" w:name="_Toc317895963"/>
      <w:r w:rsidRPr="004608DA">
        <w:rPr>
          <w:rFonts w:hint="eastAsia"/>
        </w:rPr>
        <w:t>基本要求</w:t>
      </w:r>
      <w:bookmarkEnd w:id="1567"/>
      <w:bookmarkEnd w:id="1568"/>
      <w:bookmarkEnd w:id="1569"/>
      <w:bookmarkEnd w:id="1570"/>
      <w:bookmarkEnd w:id="1571"/>
      <w:bookmarkEnd w:id="1572"/>
      <w:bookmarkEnd w:id="1573"/>
      <w:bookmarkEnd w:id="1574"/>
      <w:bookmarkEnd w:id="1575"/>
    </w:p>
    <w:p w:rsidR="00134C77" w:rsidRPr="003B26AC" w:rsidRDefault="00134C77">
      <w:pPr>
        <w:pStyle w:val="afffff1"/>
        <w:rPr>
          <w:rFonts w:hint="eastAsia"/>
        </w:rPr>
      </w:pPr>
      <w:r w:rsidRPr="003B26AC">
        <w:rPr>
          <w:rFonts w:hint="eastAsia"/>
        </w:rPr>
        <w:t>有害生物控制应遵循“以防为主，综合防治”的方针，控制措施应符合“安全、卫生、经济、有效”的原则，宜采用低温、气调等绿色控制技术，使害虫种群低于引起经济损害的水平。</w:t>
      </w:r>
    </w:p>
    <w:p w:rsidR="00134C77" w:rsidRPr="003B26AC" w:rsidRDefault="00134C77">
      <w:pPr>
        <w:pStyle w:val="afffff1"/>
        <w:rPr>
          <w:rFonts w:hint="eastAsia"/>
        </w:rPr>
      </w:pPr>
      <w:r w:rsidRPr="003B26AC">
        <w:rPr>
          <w:rFonts w:hint="eastAsia"/>
        </w:rPr>
        <w:t>采用化学防治时，应精准使用储粮化学药剂，降低使用量。</w:t>
      </w:r>
    </w:p>
    <w:p w:rsidR="00134C77" w:rsidRPr="003B26AC" w:rsidRDefault="00134C77">
      <w:pPr>
        <w:pStyle w:val="afffff1"/>
        <w:rPr>
          <w:rFonts w:hint="eastAsia"/>
        </w:rPr>
      </w:pPr>
      <w:r w:rsidRPr="003B26AC">
        <w:rPr>
          <w:rFonts w:hint="eastAsia"/>
        </w:rPr>
        <w:t>各等级虫粮的处理要求：基本无虫粮和一般虫粮在粮温不超过</w:t>
      </w:r>
      <w:smartTag w:uri="urn:schemas-microsoft-com:office:smarttags" w:element="chmetcnv">
        <w:smartTagPr>
          <w:attr w:name="UnitName" w:val="℃"/>
          <w:attr w:name="SourceValue" w:val="15"/>
          <w:attr w:name="HasSpace" w:val="False"/>
          <w:attr w:name="Negative" w:val="False"/>
          <w:attr w:name="NumberType" w:val="1"/>
          <w:attr w:name="TCSC" w:val="0"/>
        </w:smartTagPr>
        <w:r w:rsidRPr="003B26AC">
          <w:rPr>
            <w:rFonts w:hint="eastAsia"/>
          </w:rPr>
          <w:t>15℃</w:t>
        </w:r>
      </w:smartTag>
      <w:r w:rsidRPr="003B26AC">
        <w:rPr>
          <w:rFonts w:hint="eastAsia"/>
        </w:rPr>
        <w:t>时，应加强检测，做好防护工作，不需进行杀虫处理；一般虫粮在粮温</w:t>
      </w:r>
      <w:smartTag w:uri="urn:schemas-microsoft-com:office:smarttags" w:element="chmetcnv">
        <w:smartTagPr>
          <w:attr w:name="UnitName" w:val="℃"/>
          <w:attr w:name="SourceValue" w:val="15"/>
          <w:attr w:name="HasSpace" w:val="False"/>
          <w:attr w:name="Negative" w:val="False"/>
          <w:attr w:name="NumberType" w:val="1"/>
          <w:attr w:name="TCSC" w:val="0"/>
        </w:smartTagPr>
        <w:r w:rsidRPr="003B26AC">
          <w:rPr>
            <w:rFonts w:hint="eastAsia"/>
          </w:rPr>
          <w:t>15℃</w:t>
        </w:r>
      </w:smartTag>
      <w:r w:rsidRPr="003B26AC">
        <w:rPr>
          <w:rFonts w:hint="eastAsia"/>
        </w:rPr>
        <w:t>以上时，应在15天内进行除治。严重虫粮应在7天之内进行除治。危险虫粮应立即封存隔离并在3天内进行彻底的杀虫处理。</w:t>
      </w:r>
    </w:p>
    <w:p w:rsidR="00134C77" w:rsidRPr="004002B3" w:rsidRDefault="00134C77">
      <w:pPr>
        <w:pStyle w:val="a6"/>
        <w:spacing w:before="156" w:after="156"/>
        <w:rPr>
          <w:rFonts w:hint="eastAsia"/>
        </w:rPr>
      </w:pPr>
      <w:bookmarkStart w:id="1576" w:name="_Toc153695475"/>
      <w:bookmarkStart w:id="1577" w:name="_Toc165271229"/>
      <w:bookmarkStart w:id="1578" w:name="_Toc170116520"/>
      <w:bookmarkStart w:id="1579" w:name="_Toc170553838"/>
      <w:bookmarkStart w:id="1580" w:name="_Toc172093945"/>
      <w:bookmarkStart w:id="1581" w:name="_Toc172190427"/>
      <w:bookmarkStart w:id="1582" w:name="_Toc172469750"/>
      <w:bookmarkStart w:id="1583" w:name="_Toc174431851"/>
      <w:bookmarkStart w:id="1584" w:name="_Toc174846008"/>
      <w:bookmarkStart w:id="1585" w:name="_Toc174846420"/>
      <w:bookmarkStart w:id="1586" w:name="_Toc174848282"/>
      <w:bookmarkStart w:id="1587" w:name="_Toc175273037"/>
      <w:bookmarkStart w:id="1588" w:name="_Toc175368036"/>
      <w:bookmarkStart w:id="1589" w:name="_Toc175535893"/>
      <w:bookmarkStart w:id="1590" w:name="_Toc176165851"/>
      <w:bookmarkStart w:id="1591" w:name="_Toc177392822"/>
      <w:bookmarkStart w:id="1592" w:name="_Toc177397592"/>
      <w:bookmarkStart w:id="1593" w:name="_Toc177397649"/>
      <w:bookmarkStart w:id="1594" w:name="_Toc177397967"/>
      <w:bookmarkStart w:id="1595" w:name="_Toc177398023"/>
      <w:bookmarkStart w:id="1596" w:name="_Toc177398078"/>
      <w:bookmarkStart w:id="1597" w:name="_Toc177953097"/>
      <w:bookmarkStart w:id="1598" w:name="_Toc178126689"/>
      <w:bookmarkStart w:id="1599" w:name="_Toc178126954"/>
      <w:bookmarkStart w:id="1600" w:name="_Toc178127199"/>
      <w:bookmarkStart w:id="1601" w:name="_Toc178928235"/>
      <w:bookmarkStart w:id="1602" w:name="_Toc179699286"/>
      <w:bookmarkStart w:id="1603" w:name="_Toc179788314"/>
      <w:bookmarkStart w:id="1604" w:name="_Toc179788417"/>
      <w:bookmarkStart w:id="1605" w:name="_Toc179788489"/>
      <w:bookmarkStart w:id="1606" w:name="_Toc185046295"/>
      <w:bookmarkStart w:id="1607" w:name="_Toc187690285"/>
      <w:bookmarkStart w:id="1608" w:name="_Toc194235009"/>
      <w:bookmarkStart w:id="1609" w:name="_Toc194301896"/>
      <w:bookmarkStart w:id="1610" w:name="_Toc194301976"/>
      <w:bookmarkStart w:id="1611" w:name="_Toc194315216"/>
      <w:bookmarkStart w:id="1612" w:name="_Toc194315345"/>
      <w:bookmarkStart w:id="1613" w:name="_Toc194457634"/>
      <w:bookmarkStart w:id="1614" w:name="_Toc194493815"/>
      <w:bookmarkStart w:id="1615" w:name="_Toc194511958"/>
      <w:bookmarkStart w:id="1616" w:name="_Toc194661068"/>
      <w:bookmarkStart w:id="1617" w:name="_Toc233010594"/>
      <w:bookmarkStart w:id="1618" w:name="_Toc317512284"/>
      <w:bookmarkStart w:id="1619" w:name="_Toc317671214"/>
      <w:bookmarkStart w:id="1620" w:name="_Toc317895964"/>
      <w:r w:rsidRPr="004002B3">
        <w:rPr>
          <w:rFonts w:hint="eastAsia"/>
        </w:rPr>
        <w:t>害虫与螨类的</w:t>
      </w:r>
      <w:bookmarkEnd w:id="1576"/>
      <w:r w:rsidRPr="004002B3">
        <w:rPr>
          <w:rFonts w:hint="eastAsia"/>
        </w:rPr>
        <w:t>控制</w:t>
      </w:r>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p>
    <w:p w:rsidR="00134C77" w:rsidRDefault="00134C77">
      <w:pPr>
        <w:pStyle w:val="a1"/>
        <w:spacing w:before="156" w:after="156"/>
        <w:rPr>
          <w:rFonts w:hint="eastAsia"/>
        </w:rPr>
      </w:pPr>
      <w:bookmarkStart w:id="1621" w:name="_Toc305658603"/>
      <w:r>
        <w:rPr>
          <w:rFonts w:hint="eastAsia"/>
        </w:rPr>
        <w:t>预防措施</w:t>
      </w:r>
      <w:bookmarkEnd w:id="1621"/>
    </w:p>
    <w:p w:rsidR="00134C77" w:rsidRPr="003B26AC" w:rsidRDefault="00134C77">
      <w:pPr>
        <w:pStyle w:val="a0"/>
        <w:rPr>
          <w:rFonts w:hint="eastAsia"/>
        </w:rPr>
      </w:pPr>
      <w:r w:rsidRPr="003B26AC">
        <w:rPr>
          <w:rFonts w:hint="eastAsia"/>
        </w:rPr>
        <w:t>粮食进仓前清除杂质，尽量实现净粮入仓。</w:t>
      </w:r>
    </w:p>
    <w:p w:rsidR="00134C77" w:rsidRPr="003B26AC" w:rsidRDefault="00134C77">
      <w:pPr>
        <w:pStyle w:val="a0"/>
        <w:rPr>
          <w:rFonts w:hint="eastAsia"/>
        </w:rPr>
      </w:pPr>
      <w:r w:rsidRPr="003B26AC">
        <w:rPr>
          <w:rFonts w:hint="eastAsia"/>
        </w:rPr>
        <w:t>按</w:t>
      </w:r>
      <w:r w:rsidRPr="003B26AC">
        <w:t>6.2</w:t>
      </w:r>
      <w:r w:rsidRPr="003B26AC">
        <w:rPr>
          <w:rFonts w:hint="eastAsia"/>
        </w:rPr>
        <w:t>的要求做好空仓与器材的清洁卫生和杀虫处理。</w:t>
      </w:r>
    </w:p>
    <w:p w:rsidR="00134C77" w:rsidRPr="003B26AC" w:rsidRDefault="00134C77">
      <w:pPr>
        <w:pStyle w:val="a0"/>
        <w:rPr>
          <w:rFonts w:hint="eastAsia"/>
        </w:rPr>
      </w:pPr>
      <w:r w:rsidRPr="003B26AC">
        <w:rPr>
          <w:rFonts w:hint="eastAsia"/>
        </w:rPr>
        <w:t>将粮堆温度和相对湿度降低到害虫种群生长繁殖所需的最低限度。常见储粮害虫和螨类种群增长的最适、最低温湿度条件以及高、低温致死温度见附录B。</w:t>
      </w:r>
    </w:p>
    <w:p w:rsidR="00134C77" w:rsidRPr="003B26AC" w:rsidRDefault="00134C77">
      <w:pPr>
        <w:pStyle w:val="a0"/>
        <w:rPr>
          <w:rFonts w:hint="eastAsia"/>
        </w:rPr>
      </w:pPr>
      <w:r w:rsidRPr="003B26AC">
        <w:rPr>
          <w:rFonts w:hint="eastAsia"/>
        </w:rPr>
        <w:t>采用密闭或气调储藏技术抑制害虫种群增长。</w:t>
      </w:r>
    </w:p>
    <w:p w:rsidR="00134C77" w:rsidRPr="003B26AC" w:rsidRDefault="00134C77">
      <w:pPr>
        <w:pStyle w:val="a0"/>
        <w:rPr>
          <w:rFonts w:hint="eastAsia"/>
        </w:rPr>
      </w:pPr>
      <w:r w:rsidRPr="003B26AC">
        <w:rPr>
          <w:rFonts w:hint="eastAsia"/>
        </w:rPr>
        <w:t>采用储粮防护剂防止害虫和蟎类感染储粮。</w:t>
      </w:r>
    </w:p>
    <w:p w:rsidR="00134C77" w:rsidRPr="003B26AC" w:rsidRDefault="00134C77">
      <w:pPr>
        <w:pStyle w:val="a0"/>
        <w:rPr>
          <w:rFonts w:hint="eastAsia"/>
        </w:rPr>
      </w:pPr>
      <w:r w:rsidRPr="003B26AC">
        <w:rPr>
          <w:rFonts w:hint="eastAsia"/>
        </w:rPr>
        <w:t>在仓房门窗处布设防虫线，安装防虫网。</w:t>
      </w:r>
    </w:p>
    <w:p w:rsidR="00134C77" w:rsidRDefault="00134C77">
      <w:pPr>
        <w:pStyle w:val="a1"/>
        <w:spacing w:before="156" w:after="156"/>
        <w:rPr>
          <w:rFonts w:hint="eastAsia"/>
        </w:rPr>
      </w:pPr>
      <w:bookmarkStart w:id="1622" w:name="_Toc305658604"/>
      <w:r>
        <w:rPr>
          <w:rFonts w:hint="eastAsia"/>
        </w:rPr>
        <w:t>控制技术</w:t>
      </w:r>
      <w:bookmarkEnd w:id="1622"/>
    </w:p>
    <w:p w:rsidR="00134C77" w:rsidRPr="00DC52DD" w:rsidRDefault="00134C77">
      <w:pPr>
        <w:pStyle w:val="a7"/>
        <w:spacing w:before="156" w:after="156"/>
        <w:rPr>
          <w:rFonts w:hint="eastAsia"/>
        </w:rPr>
      </w:pPr>
      <w:r w:rsidRPr="00DC52DD">
        <w:rPr>
          <w:rFonts w:hint="eastAsia"/>
        </w:rPr>
        <w:t>物理与机械控制</w:t>
      </w:r>
    </w:p>
    <w:p w:rsidR="00134C77" w:rsidRPr="004763F0" w:rsidRDefault="00134C77">
      <w:pPr>
        <w:pStyle w:val="aff6"/>
        <w:rPr>
          <w:rFonts w:hint="eastAsia"/>
        </w:rPr>
      </w:pPr>
      <w:r>
        <w:rPr>
          <w:rFonts w:hint="eastAsia"/>
        </w:rPr>
        <w:t>包括低温控制、气调控制、压盖防治和辐照杀虫等。需采用物理与机械杀虫时，应按LS/T 1211的规定执行。</w:t>
      </w:r>
    </w:p>
    <w:p w:rsidR="00134C77" w:rsidRPr="00DC52DD" w:rsidRDefault="00134C77">
      <w:pPr>
        <w:pStyle w:val="a7"/>
        <w:spacing w:before="156" w:after="156"/>
        <w:rPr>
          <w:rFonts w:hint="eastAsia"/>
        </w:rPr>
      </w:pPr>
      <w:r w:rsidRPr="00DC52DD">
        <w:rPr>
          <w:rFonts w:hint="eastAsia"/>
        </w:rPr>
        <w:t>化学药剂控制</w:t>
      </w:r>
    </w:p>
    <w:p w:rsidR="00134C77" w:rsidRPr="003B26AC" w:rsidRDefault="00134C77">
      <w:pPr>
        <w:pStyle w:val="affffff"/>
        <w:rPr>
          <w:rFonts w:hint="eastAsia"/>
        </w:rPr>
      </w:pPr>
      <w:r w:rsidRPr="003B26AC">
        <w:rPr>
          <w:rFonts w:hint="eastAsia"/>
        </w:rPr>
        <w:t>采用化学药剂防治储粮害虫和螨类按</w:t>
      </w:r>
      <w:r w:rsidRPr="003B26AC">
        <w:t>LS/T1211</w:t>
      </w:r>
      <w:r w:rsidRPr="003B26AC">
        <w:rPr>
          <w:rFonts w:hint="eastAsia"/>
        </w:rPr>
        <w:t>的规定执行。</w:t>
      </w:r>
    </w:p>
    <w:p w:rsidR="00134C77" w:rsidRPr="003B26AC" w:rsidRDefault="00134C77">
      <w:pPr>
        <w:pStyle w:val="affffff"/>
        <w:rPr>
          <w:rFonts w:hint="eastAsia"/>
        </w:rPr>
      </w:pPr>
      <w:r w:rsidRPr="003B26AC">
        <w:rPr>
          <w:rFonts w:hint="eastAsia"/>
        </w:rPr>
        <w:t>化学药剂防治储粮害虫的操作与管理应按照</w:t>
      </w:r>
      <w:r w:rsidRPr="003B26AC">
        <w:t>LS 1212</w:t>
      </w:r>
      <w:r w:rsidRPr="003B26AC">
        <w:rPr>
          <w:rFonts w:hint="eastAsia"/>
        </w:rPr>
        <w:t>的规定执行。</w:t>
      </w:r>
    </w:p>
    <w:p w:rsidR="00134C77" w:rsidRPr="003B26AC" w:rsidRDefault="00134C77">
      <w:pPr>
        <w:pStyle w:val="affffff"/>
        <w:rPr>
          <w:rFonts w:hint="eastAsia"/>
        </w:rPr>
      </w:pPr>
      <w:r w:rsidRPr="003B26AC">
        <w:rPr>
          <w:rFonts w:hint="eastAsia"/>
        </w:rPr>
        <w:t>使用储粮化学药剂的操作人员应经过培训、取得粮油保管员职业资格，使用时应严格按照</w:t>
      </w:r>
      <w:r w:rsidRPr="003B26AC">
        <w:t>Q/ZCL T1、LS/T 1201</w:t>
      </w:r>
      <w:r w:rsidRPr="003B26AC">
        <w:rPr>
          <w:rFonts w:hint="eastAsia"/>
        </w:rPr>
        <w:t>和</w:t>
      </w:r>
      <w:r w:rsidRPr="003B26AC">
        <w:t>LS 1212、GB/T 22497</w:t>
      </w:r>
      <w:r w:rsidRPr="003B26AC">
        <w:rPr>
          <w:rFonts w:hint="eastAsia"/>
        </w:rPr>
        <w:t>和</w:t>
      </w:r>
      <w:r w:rsidRPr="003B26AC">
        <w:t>GB/T 22498</w:t>
      </w:r>
      <w:r w:rsidRPr="003B26AC">
        <w:rPr>
          <w:rFonts w:hint="eastAsia"/>
        </w:rPr>
        <w:t>的规定进行操作。</w:t>
      </w:r>
    </w:p>
    <w:p w:rsidR="00134C77" w:rsidRPr="003B26AC" w:rsidRDefault="00134C77">
      <w:pPr>
        <w:pStyle w:val="affffff"/>
        <w:rPr>
          <w:rFonts w:hint="eastAsia"/>
        </w:rPr>
      </w:pPr>
      <w:r w:rsidRPr="003B26AC">
        <w:rPr>
          <w:rFonts w:hint="eastAsia"/>
        </w:rPr>
        <w:t>磷化氢熏蒸安全管理</w:t>
      </w:r>
    </w:p>
    <w:p w:rsidR="00134C77" w:rsidRDefault="00134C77">
      <w:pPr>
        <w:pStyle w:val="ab"/>
        <w:tabs>
          <w:tab w:val="num" w:pos="840"/>
          <w:tab w:val="num" w:pos="1770"/>
        </w:tabs>
        <w:ind w:left="0" w:firstLine="420"/>
        <w:rPr>
          <w:rFonts w:hint="eastAsia"/>
          <w:color w:val="000000"/>
        </w:rPr>
      </w:pPr>
      <w:r w:rsidRPr="00766276">
        <w:rPr>
          <w:rFonts w:hint="eastAsia"/>
          <w:color w:val="000000"/>
        </w:rPr>
        <w:t>熏蒸作业开始前，</w:t>
      </w:r>
      <w:r>
        <w:rPr>
          <w:rFonts w:hint="eastAsia"/>
          <w:color w:val="000000"/>
        </w:rPr>
        <w:t>应确认仓房气</w:t>
      </w:r>
      <w:r w:rsidRPr="002648AF">
        <w:rPr>
          <w:rFonts w:hint="eastAsia"/>
        </w:rPr>
        <w:t>密性符合</w:t>
      </w:r>
      <w:r w:rsidRPr="00C94D6D">
        <w:rPr>
          <w:rFonts w:ascii="Times New Roman"/>
        </w:rPr>
        <w:t>GB/T 25229</w:t>
      </w:r>
      <w:r>
        <w:rPr>
          <w:rFonts w:hint="eastAsia"/>
        </w:rPr>
        <w:t>的规定</w:t>
      </w:r>
      <w:r w:rsidRPr="00A72ECA">
        <w:rPr>
          <w:rFonts w:hint="eastAsia"/>
        </w:rPr>
        <w:t>。</w:t>
      </w:r>
    </w:p>
    <w:p w:rsidR="00134C77" w:rsidRPr="00766276" w:rsidRDefault="00134C77">
      <w:pPr>
        <w:pStyle w:val="ab"/>
        <w:tabs>
          <w:tab w:val="num" w:pos="840"/>
          <w:tab w:val="num" w:pos="1770"/>
        </w:tabs>
        <w:ind w:left="0" w:firstLine="420"/>
        <w:rPr>
          <w:rFonts w:hint="eastAsia"/>
          <w:color w:val="000000"/>
        </w:rPr>
      </w:pPr>
      <w:r w:rsidRPr="00766276">
        <w:rPr>
          <w:rFonts w:hint="eastAsia"/>
          <w:color w:val="000000"/>
        </w:rPr>
        <w:t>熏蒸作业小组要按照</w:t>
      </w:r>
      <w:r w:rsidRPr="00C94D6D">
        <w:rPr>
          <w:rFonts w:ascii="Times New Roman"/>
          <w:color w:val="000000"/>
        </w:rPr>
        <w:t>LS/T1201</w:t>
      </w:r>
      <w:r w:rsidRPr="00766276">
        <w:rPr>
          <w:rFonts w:hint="eastAsia"/>
          <w:color w:val="000000"/>
        </w:rPr>
        <w:t>和</w:t>
      </w:r>
      <w:r w:rsidRPr="00C94D6D">
        <w:rPr>
          <w:rFonts w:ascii="Times New Roman"/>
          <w:color w:val="000000"/>
        </w:rPr>
        <w:t>LS 1212</w:t>
      </w:r>
      <w:r w:rsidRPr="00766276">
        <w:rPr>
          <w:rFonts w:hint="eastAsia"/>
          <w:color w:val="000000"/>
        </w:rPr>
        <w:t>制定科学详细的熏蒸方案，落实熏蒸作业人员和安全防护人员。</w:t>
      </w:r>
    </w:p>
    <w:p w:rsidR="00134C77" w:rsidRDefault="00134C77">
      <w:pPr>
        <w:pStyle w:val="ab"/>
        <w:tabs>
          <w:tab w:val="num" w:pos="840"/>
          <w:tab w:val="num" w:pos="1770"/>
        </w:tabs>
        <w:ind w:left="0" w:firstLine="420"/>
        <w:rPr>
          <w:rFonts w:hint="eastAsia"/>
          <w:color w:val="000000"/>
        </w:rPr>
      </w:pPr>
      <w:r w:rsidRPr="00766276">
        <w:rPr>
          <w:rFonts w:hint="eastAsia"/>
          <w:color w:val="000000"/>
        </w:rPr>
        <w:t>宜采用仓外发生器施药；熏蒸期间仓房应封闭门窗，周围悬挂明显警示标识、拉出</w:t>
      </w:r>
      <w:smartTag w:uri="urn:schemas-microsoft-com:office:smarttags" w:element="chmetcnv">
        <w:smartTagPr>
          <w:attr w:name="UnitName" w:val="m"/>
          <w:attr w:name="SourceValue" w:val="20"/>
          <w:attr w:name="HasSpace" w:val="False"/>
          <w:attr w:name="Negative" w:val="False"/>
          <w:attr w:name="NumberType" w:val="1"/>
          <w:attr w:name="TCSC" w:val="0"/>
        </w:smartTagPr>
        <w:r w:rsidRPr="00766276">
          <w:rPr>
            <w:rFonts w:hint="eastAsia"/>
            <w:color w:val="000000"/>
          </w:rPr>
          <w:t>20m</w:t>
        </w:r>
      </w:smartTag>
      <w:r w:rsidRPr="00766276">
        <w:rPr>
          <w:rFonts w:hint="eastAsia"/>
          <w:color w:val="000000"/>
        </w:rPr>
        <w:t>警戒隔离线，严禁人员进入。</w:t>
      </w:r>
    </w:p>
    <w:p w:rsidR="00134C77" w:rsidRPr="00BE7046" w:rsidRDefault="00134C77">
      <w:pPr>
        <w:pStyle w:val="ab"/>
        <w:tabs>
          <w:tab w:val="num" w:pos="840"/>
          <w:tab w:val="num" w:pos="1770"/>
        </w:tabs>
        <w:ind w:left="0" w:firstLine="420"/>
        <w:rPr>
          <w:rFonts w:hint="eastAsia"/>
          <w:color w:val="000000"/>
        </w:rPr>
      </w:pPr>
      <w:r>
        <w:rPr>
          <w:rFonts w:hint="eastAsia"/>
          <w:color w:val="000000"/>
        </w:rPr>
        <w:t>熏蒸期间及散气至磷化氢浓度高于</w:t>
      </w:r>
      <w:r w:rsidRPr="00C94D6D">
        <w:rPr>
          <w:rFonts w:ascii="Times New Roman"/>
          <w:color w:val="000000"/>
        </w:rPr>
        <w:t>0.22 mL/m</w:t>
      </w:r>
      <w:r w:rsidRPr="00C94D6D">
        <w:rPr>
          <w:rFonts w:ascii="Times New Roman"/>
          <w:color w:val="000000"/>
          <w:vertAlign w:val="superscript"/>
        </w:rPr>
        <w:t>3</w:t>
      </w:r>
      <w:r>
        <w:rPr>
          <w:rFonts w:hint="eastAsia"/>
          <w:color w:val="000000"/>
        </w:rPr>
        <w:t>前，进仓作业应</w:t>
      </w:r>
      <w:r w:rsidRPr="001475B9">
        <w:rPr>
          <w:rFonts w:hint="eastAsia"/>
          <w:color w:val="000000"/>
        </w:rPr>
        <w:t xml:space="preserve">使用符合 </w:t>
      </w:r>
      <w:r w:rsidRPr="00C94D6D">
        <w:rPr>
          <w:rFonts w:ascii="Times New Roman"/>
          <w:color w:val="000000"/>
        </w:rPr>
        <w:t>GB l6556</w:t>
      </w:r>
      <w:r w:rsidRPr="001475B9">
        <w:rPr>
          <w:rFonts w:hint="eastAsia"/>
          <w:color w:val="000000"/>
        </w:rPr>
        <w:t xml:space="preserve"> 要求的空气呼吸器。</w:t>
      </w:r>
    </w:p>
    <w:p w:rsidR="00134C77" w:rsidRPr="000673AE" w:rsidRDefault="00134C77">
      <w:pPr>
        <w:pStyle w:val="ab"/>
        <w:tabs>
          <w:tab w:val="num" w:pos="840"/>
          <w:tab w:val="num" w:pos="1770"/>
        </w:tabs>
        <w:ind w:left="0" w:firstLine="420"/>
        <w:rPr>
          <w:rFonts w:hint="eastAsia"/>
          <w:color w:val="000000"/>
        </w:rPr>
      </w:pPr>
      <w:r w:rsidRPr="000673AE">
        <w:rPr>
          <w:rFonts w:hint="eastAsia"/>
          <w:color w:val="000000"/>
        </w:rPr>
        <w:t>做好空气呼吸器使用前的检测工作。按照产品说明书检测包括呼吸器面罩气密性，气瓶压力、时效性、质量等指标，如不合格，禁止使用。</w:t>
      </w:r>
    </w:p>
    <w:p w:rsidR="00134C77" w:rsidRPr="00766276" w:rsidRDefault="00134C77">
      <w:pPr>
        <w:pStyle w:val="ab"/>
        <w:tabs>
          <w:tab w:val="num" w:pos="840"/>
          <w:tab w:val="num" w:pos="1770"/>
        </w:tabs>
        <w:ind w:left="0" w:firstLine="420"/>
        <w:rPr>
          <w:rFonts w:hint="eastAsia"/>
          <w:color w:val="000000"/>
        </w:rPr>
      </w:pPr>
      <w:r w:rsidRPr="00766276">
        <w:rPr>
          <w:rFonts w:hint="eastAsia"/>
          <w:color w:val="000000"/>
        </w:rPr>
        <w:t>熏蒸作业前要将仓内窗户密封薄膜先行揭掉，从仓外封堵。熏蒸散气时，应采用仓外开窗和去除密封膜的方式，并做好登高作业的安全防护工作。禁止安排人员入仓开窗揭膜散气。</w:t>
      </w:r>
    </w:p>
    <w:p w:rsidR="00134C77" w:rsidRPr="00766276" w:rsidRDefault="00134C77">
      <w:pPr>
        <w:pStyle w:val="ab"/>
        <w:tabs>
          <w:tab w:val="num" w:pos="840"/>
          <w:tab w:val="num" w:pos="1770"/>
        </w:tabs>
        <w:ind w:left="0" w:firstLine="420"/>
        <w:rPr>
          <w:rFonts w:hint="eastAsia"/>
          <w:color w:val="000000"/>
        </w:rPr>
      </w:pPr>
      <w:r w:rsidRPr="00766276">
        <w:rPr>
          <w:rFonts w:hint="eastAsia"/>
          <w:color w:val="000000"/>
        </w:rPr>
        <w:t>实施熏蒸作业前应配备缓解中毒症状的急救用品。</w:t>
      </w:r>
    </w:p>
    <w:p w:rsidR="00134C77" w:rsidRDefault="00134C77">
      <w:pPr>
        <w:pStyle w:val="a6"/>
        <w:spacing w:before="156" w:after="156"/>
        <w:rPr>
          <w:rFonts w:hint="eastAsia"/>
        </w:rPr>
      </w:pPr>
      <w:bookmarkStart w:id="1623" w:name="_Toc153695476"/>
      <w:bookmarkStart w:id="1624" w:name="_Toc165271230"/>
      <w:bookmarkStart w:id="1625" w:name="_Toc170116521"/>
      <w:bookmarkStart w:id="1626" w:name="_Toc170553839"/>
      <w:bookmarkStart w:id="1627" w:name="_Toc172093946"/>
      <w:bookmarkStart w:id="1628" w:name="_Toc172190428"/>
      <w:bookmarkStart w:id="1629" w:name="_Toc172469751"/>
      <w:bookmarkStart w:id="1630" w:name="_Toc174431852"/>
      <w:bookmarkStart w:id="1631" w:name="_Toc174846009"/>
      <w:bookmarkStart w:id="1632" w:name="_Toc174846421"/>
      <w:bookmarkStart w:id="1633" w:name="_Toc174848283"/>
      <w:bookmarkStart w:id="1634" w:name="_Toc175273038"/>
      <w:bookmarkStart w:id="1635" w:name="_Toc175368037"/>
      <w:bookmarkStart w:id="1636" w:name="_Toc175535894"/>
      <w:bookmarkStart w:id="1637" w:name="_Toc176165852"/>
      <w:bookmarkStart w:id="1638" w:name="_Toc177392823"/>
      <w:bookmarkStart w:id="1639" w:name="_Toc177397593"/>
      <w:bookmarkStart w:id="1640" w:name="_Toc177397650"/>
      <w:bookmarkStart w:id="1641" w:name="_Toc177397968"/>
      <w:bookmarkStart w:id="1642" w:name="_Toc177398024"/>
      <w:bookmarkStart w:id="1643" w:name="_Toc177398079"/>
      <w:bookmarkStart w:id="1644" w:name="_Toc177953098"/>
      <w:bookmarkStart w:id="1645" w:name="_Toc178126690"/>
      <w:bookmarkStart w:id="1646" w:name="_Toc178126955"/>
      <w:bookmarkStart w:id="1647" w:name="_Toc178127200"/>
      <w:bookmarkStart w:id="1648" w:name="_Toc178928236"/>
      <w:bookmarkStart w:id="1649" w:name="_Toc179699287"/>
      <w:bookmarkStart w:id="1650" w:name="_Toc179788315"/>
      <w:bookmarkStart w:id="1651" w:name="_Toc179788418"/>
      <w:bookmarkStart w:id="1652" w:name="_Toc179788490"/>
      <w:bookmarkStart w:id="1653" w:name="_Toc185046296"/>
      <w:bookmarkStart w:id="1654" w:name="_Toc187690286"/>
      <w:bookmarkStart w:id="1655" w:name="_Toc194235010"/>
      <w:bookmarkStart w:id="1656" w:name="_Toc194301897"/>
      <w:bookmarkStart w:id="1657" w:name="_Toc194301977"/>
      <w:bookmarkStart w:id="1658" w:name="_Toc194315217"/>
      <w:bookmarkStart w:id="1659" w:name="_Toc194315346"/>
      <w:bookmarkStart w:id="1660" w:name="_Toc194457635"/>
      <w:bookmarkStart w:id="1661" w:name="_Toc194493816"/>
      <w:bookmarkStart w:id="1662" w:name="_Toc194511959"/>
      <w:bookmarkStart w:id="1663" w:name="_Toc194661069"/>
      <w:bookmarkStart w:id="1664" w:name="_Toc233010595"/>
      <w:bookmarkStart w:id="1665" w:name="_Toc317512285"/>
      <w:bookmarkStart w:id="1666" w:name="_Toc317671215"/>
      <w:bookmarkStart w:id="1667" w:name="_Toc317895965"/>
      <w:r>
        <w:rPr>
          <w:rFonts w:hint="eastAsia"/>
        </w:rPr>
        <w:t>微生物的控制</w:t>
      </w:r>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p>
    <w:p w:rsidR="00134C77" w:rsidRDefault="00134C77">
      <w:pPr>
        <w:pStyle w:val="a1"/>
        <w:spacing w:before="156" w:after="156"/>
        <w:rPr>
          <w:rFonts w:hint="eastAsia"/>
        </w:rPr>
      </w:pPr>
      <w:bookmarkStart w:id="1668" w:name="_Toc305658606"/>
      <w:r>
        <w:rPr>
          <w:rFonts w:hint="eastAsia"/>
        </w:rPr>
        <w:t>预防措施</w:t>
      </w:r>
      <w:bookmarkEnd w:id="1668"/>
    </w:p>
    <w:p w:rsidR="00134C77" w:rsidRPr="003B26AC" w:rsidRDefault="00134C77">
      <w:pPr>
        <w:pStyle w:val="a0"/>
        <w:rPr>
          <w:rFonts w:hint="eastAsia"/>
        </w:rPr>
      </w:pPr>
      <w:r w:rsidRPr="003B26AC">
        <w:rPr>
          <w:rFonts w:hint="eastAsia"/>
        </w:rPr>
        <w:t>预防储粮微生物生长的措施有：控制储粮温、湿度和粮食水分含量以及改变粮堆气体成分。</w:t>
      </w:r>
    </w:p>
    <w:p w:rsidR="00134C77" w:rsidRPr="003B26AC" w:rsidRDefault="00134C77">
      <w:pPr>
        <w:pStyle w:val="a0"/>
        <w:rPr>
          <w:rFonts w:hint="eastAsia"/>
        </w:rPr>
      </w:pPr>
      <w:r w:rsidRPr="003B26AC">
        <w:rPr>
          <w:rFonts w:hint="eastAsia"/>
        </w:rPr>
        <w:t>严格控制入仓粮食水分。</w:t>
      </w:r>
    </w:p>
    <w:p w:rsidR="00134C77" w:rsidRPr="003B26AC" w:rsidRDefault="00134C77">
      <w:pPr>
        <w:pStyle w:val="a0"/>
        <w:rPr>
          <w:rFonts w:hint="eastAsia"/>
        </w:rPr>
      </w:pPr>
      <w:r w:rsidRPr="003B26AC">
        <w:rPr>
          <w:rFonts w:hint="eastAsia"/>
        </w:rPr>
        <w:t>适时进行通风均衡粮温，预防和消除粮堆结露。</w:t>
      </w:r>
    </w:p>
    <w:p w:rsidR="00134C77" w:rsidRPr="003B26AC" w:rsidRDefault="00134C77">
      <w:pPr>
        <w:pStyle w:val="a0"/>
        <w:rPr>
          <w:rFonts w:hint="eastAsia"/>
        </w:rPr>
      </w:pPr>
      <w:r w:rsidRPr="003B26AC">
        <w:rPr>
          <w:rFonts w:hint="eastAsia"/>
        </w:rPr>
        <w:t>采用低温或准低温储粮。</w:t>
      </w:r>
    </w:p>
    <w:p w:rsidR="00134C77" w:rsidRPr="003B26AC" w:rsidRDefault="00134C77">
      <w:pPr>
        <w:pStyle w:val="a0"/>
        <w:rPr>
          <w:rFonts w:hint="eastAsia"/>
        </w:rPr>
      </w:pPr>
      <w:r w:rsidRPr="003B26AC">
        <w:rPr>
          <w:rFonts w:hint="eastAsia"/>
        </w:rPr>
        <w:t>采用气调储粮，包括充入高浓度二氧化碳、氮气或降低粮堆氧气浓度。</w:t>
      </w:r>
    </w:p>
    <w:p w:rsidR="00134C77" w:rsidRPr="003B26AC" w:rsidRDefault="00134C77">
      <w:pPr>
        <w:pStyle w:val="a1"/>
        <w:spacing w:before="156" w:after="156"/>
        <w:rPr>
          <w:rFonts w:hint="eastAsia"/>
        </w:rPr>
      </w:pPr>
      <w:r w:rsidRPr="003B26AC">
        <w:rPr>
          <w:rFonts w:hint="eastAsia"/>
        </w:rPr>
        <w:t>应急处理</w:t>
      </w:r>
    </w:p>
    <w:p w:rsidR="00134C77" w:rsidRPr="003B26AC" w:rsidRDefault="00134C77">
      <w:pPr>
        <w:pStyle w:val="a0"/>
        <w:rPr>
          <w:rFonts w:hint="eastAsia"/>
        </w:rPr>
      </w:pPr>
      <w:r w:rsidRPr="003B26AC">
        <w:rPr>
          <w:rFonts w:hint="eastAsia"/>
        </w:rPr>
        <w:t>当储粮出现发热生霉迹象时应以下方法进行应急处理：</w:t>
      </w:r>
    </w:p>
    <w:p w:rsidR="00134C77" w:rsidRPr="00766276" w:rsidRDefault="00134C77">
      <w:pPr>
        <w:pStyle w:val="ab"/>
        <w:tabs>
          <w:tab w:val="num" w:pos="840"/>
          <w:tab w:val="num" w:pos="1770"/>
        </w:tabs>
        <w:ind w:left="0" w:firstLine="420"/>
        <w:rPr>
          <w:rFonts w:hint="eastAsia"/>
          <w:color w:val="000000"/>
        </w:rPr>
      </w:pPr>
      <w:r w:rsidRPr="00766276">
        <w:rPr>
          <w:rFonts w:hint="eastAsia"/>
          <w:color w:val="000000"/>
        </w:rPr>
        <w:t>及时用谷物冷却机或大功率风机降温降水；</w:t>
      </w:r>
    </w:p>
    <w:p w:rsidR="00134C77" w:rsidRPr="00766276" w:rsidRDefault="00134C77">
      <w:pPr>
        <w:pStyle w:val="ab"/>
        <w:tabs>
          <w:tab w:val="num" w:pos="840"/>
          <w:tab w:val="num" w:pos="1770"/>
        </w:tabs>
        <w:ind w:left="0" w:firstLine="420"/>
        <w:rPr>
          <w:rFonts w:hint="eastAsia"/>
          <w:color w:val="000000"/>
        </w:rPr>
      </w:pPr>
      <w:r w:rsidRPr="00766276">
        <w:rPr>
          <w:rFonts w:hint="eastAsia"/>
          <w:color w:val="000000"/>
        </w:rPr>
        <w:t>采用臭氧发生器，利用仓房通风设施或多管、单管通风机向粮堆通入臭氧，保持粮堆中臭氧浓度在</w:t>
      </w:r>
      <w:r>
        <w:rPr>
          <w:rFonts w:ascii="Times New Roman" w:hint="eastAsia"/>
          <w:color w:val="000000"/>
        </w:rPr>
        <w:t>4</w:t>
      </w:r>
      <w:r w:rsidRPr="00C94D6D">
        <w:rPr>
          <w:rFonts w:ascii="Times New Roman"/>
          <w:color w:val="000000"/>
        </w:rPr>
        <w:t>0 mL/m</w:t>
      </w:r>
      <w:r w:rsidRPr="00C94D6D">
        <w:rPr>
          <w:rFonts w:ascii="Times New Roman"/>
          <w:color w:val="000000"/>
          <w:vertAlign w:val="superscript"/>
        </w:rPr>
        <w:t>3</w:t>
      </w:r>
      <w:r w:rsidRPr="00766276">
        <w:rPr>
          <w:rFonts w:hint="eastAsia"/>
          <w:color w:val="000000"/>
        </w:rPr>
        <w:t>以上，直至粮温恢复正常。</w:t>
      </w:r>
    </w:p>
    <w:p w:rsidR="00134C77" w:rsidRPr="003B26AC" w:rsidRDefault="00134C77">
      <w:pPr>
        <w:pStyle w:val="a0"/>
        <w:rPr>
          <w:rFonts w:hint="eastAsia"/>
        </w:rPr>
      </w:pPr>
      <w:r w:rsidRPr="003B26AC">
        <w:rPr>
          <w:rFonts w:hint="eastAsia"/>
        </w:rPr>
        <w:t>以上措施不能有效控制时，宜采用高浓度磷化氢处理发热粮堆，防止霉变发生。</w:t>
      </w:r>
    </w:p>
    <w:p w:rsidR="00134C77" w:rsidRPr="00DA41F5" w:rsidRDefault="00134C77">
      <w:pPr>
        <w:pStyle w:val="a4"/>
        <w:rPr>
          <w:rFonts w:hint="eastAsia"/>
        </w:rPr>
      </w:pPr>
      <w:bookmarkStart w:id="1669" w:name="_Toc317512286"/>
      <w:bookmarkStart w:id="1670" w:name="_Toc317671216"/>
      <w:bookmarkStart w:id="1671" w:name="_Toc317895966"/>
      <w:bookmarkStart w:id="1672" w:name="_Toc317971771"/>
      <w:bookmarkStart w:id="1673" w:name="_Toc317971905"/>
      <w:bookmarkStart w:id="1674" w:name="_Toc318369920"/>
      <w:bookmarkStart w:id="1675" w:name="_Toc319071104"/>
      <w:r w:rsidRPr="00DA41F5">
        <w:rPr>
          <w:rFonts w:hint="eastAsia"/>
        </w:rPr>
        <w:t>储粮安全作业与管理</w:t>
      </w:r>
      <w:bookmarkEnd w:id="1669"/>
      <w:bookmarkEnd w:id="1670"/>
      <w:bookmarkEnd w:id="1671"/>
      <w:bookmarkEnd w:id="1672"/>
      <w:bookmarkEnd w:id="1673"/>
      <w:bookmarkEnd w:id="1674"/>
      <w:bookmarkEnd w:id="1675"/>
    </w:p>
    <w:p w:rsidR="00134C77" w:rsidRPr="003B26AC" w:rsidRDefault="00134C77">
      <w:pPr>
        <w:pStyle w:val="affffff1"/>
        <w:rPr>
          <w:rFonts w:hint="eastAsia"/>
        </w:rPr>
      </w:pPr>
      <w:r w:rsidRPr="003B26AC">
        <w:rPr>
          <w:rFonts w:hint="eastAsia"/>
        </w:rPr>
        <w:t>做好所管库点安全生产工作的组织领导，加强对整体接管库、代储库、直管库、临储库等库点仓储作业的管理，及时研究解决问题，消除安全隐患，避免因工作衔接不够而产生管理漏洞。有储粮管理任务的收储公司应设立专职仓储管理和安全生产管理机构。</w:t>
      </w:r>
    </w:p>
    <w:p w:rsidR="00134C77" w:rsidRPr="003B26AC" w:rsidRDefault="00134C77">
      <w:pPr>
        <w:pStyle w:val="affffff1"/>
        <w:rPr>
          <w:rFonts w:hint="eastAsia"/>
        </w:rPr>
      </w:pPr>
      <w:r w:rsidRPr="003B26AC">
        <w:rPr>
          <w:rFonts w:hint="eastAsia"/>
        </w:rPr>
        <w:t>粮库应设有安全管理机构和专职安全员，各班组应设立不脱岗的安全检查员，结合日常工作，每天对重点环节进行巡回检查，做好记录，及时消除安全隐患。</w:t>
      </w:r>
    </w:p>
    <w:p w:rsidR="00134C77" w:rsidRPr="003B26AC" w:rsidRDefault="00134C77">
      <w:pPr>
        <w:pStyle w:val="affffff1"/>
        <w:rPr>
          <w:rFonts w:hint="eastAsia"/>
        </w:rPr>
      </w:pPr>
      <w:r w:rsidRPr="003B26AC">
        <w:rPr>
          <w:rFonts w:hint="eastAsia"/>
        </w:rPr>
        <w:t>储粮安全作业应按LS 1206的规定执行。</w:t>
      </w:r>
    </w:p>
    <w:p w:rsidR="00134C77" w:rsidRPr="003B26AC" w:rsidRDefault="00134C77">
      <w:pPr>
        <w:pStyle w:val="affffff1"/>
        <w:rPr>
          <w:rFonts w:hint="eastAsia"/>
        </w:rPr>
      </w:pPr>
      <w:r w:rsidRPr="003B26AC">
        <w:rPr>
          <w:rFonts w:hint="eastAsia"/>
        </w:rPr>
        <w:t>在进行生产作业前，应根据生产任务，结合安全技术要求和作业环境、设施设备及人员情况等，对作业人员进行有针对性的作业安全教育，强调具体要求和注意事项。</w:t>
      </w:r>
    </w:p>
    <w:p w:rsidR="00134C77" w:rsidRPr="003B26AC" w:rsidRDefault="00134C77">
      <w:pPr>
        <w:pStyle w:val="affffff1"/>
        <w:rPr>
          <w:rFonts w:hint="eastAsia"/>
        </w:rPr>
      </w:pPr>
      <w:r w:rsidRPr="003B26AC">
        <w:rPr>
          <w:rFonts w:hint="eastAsia"/>
        </w:rPr>
        <w:t>进行熏蒸作业，应抽调熟悉熏蒸业务、了解药性的业务骨干，成立熏蒸作业小组，严格按照LS 1212规定操作。</w:t>
      </w:r>
    </w:p>
    <w:p w:rsidR="00134C77" w:rsidRPr="003B26AC" w:rsidRDefault="00134C77">
      <w:pPr>
        <w:pStyle w:val="affffff1"/>
        <w:rPr>
          <w:rFonts w:hint="eastAsia"/>
        </w:rPr>
      </w:pPr>
      <w:r w:rsidRPr="003B26AC">
        <w:rPr>
          <w:rFonts w:hint="eastAsia"/>
        </w:rPr>
        <w:t>在熏蒸、气调期间进仓作业时，应配戴空气呼吸器入仓；其他作业时，应在入仓前检测仓内氧气浓度，浓度低于18.0%，应配戴空气呼吸器入仓。</w:t>
      </w:r>
    </w:p>
    <w:p w:rsidR="00134C77" w:rsidRPr="003B26AC" w:rsidRDefault="00134C77">
      <w:pPr>
        <w:pStyle w:val="affffff1"/>
        <w:rPr>
          <w:rFonts w:hint="eastAsia"/>
        </w:rPr>
      </w:pPr>
      <w:r w:rsidRPr="003B26AC">
        <w:rPr>
          <w:rFonts w:hint="eastAsia"/>
        </w:rPr>
        <w:t>立筒仓和浅圆仓应按照GB 17440的规定采取防爆措施。</w:t>
      </w:r>
    </w:p>
    <w:p w:rsidR="00134C77" w:rsidRDefault="00134C77">
      <w:pPr>
        <w:pStyle w:val="af6"/>
        <w:keepNext w:val="0"/>
        <w:tabs>
          <w:tab w:val="clear" w:pos="360"/>
        </w:tabs>
        <w:spacing w:after="200"/>
        <w:rPr>
          <w:rFonts w:hint="eastAsia"/>
        </w:rPr>
      </w:pPr>
      <w:r>
        <w:br w:type="page"/>
      </w:r>
      <w:r>
        <w:rPr>
          <w:rFonts w:hint="eastAsia"/>
        </w:rPr>
        <w:br/>
      </w:r>
      <w:bookmarkStart w:id="1676" w:name="_Toc233010597"/>
      <w:bookmarkStart w:id="1677" w:name="_Toc317512287"/>
      <w:bookmarkStart w:id="1678" w:name="_Toc317671217"/>
      <w:bookmarkStart w:id="1679" w:name="_Toc317895967"/>
      <w:bookmarkStart w:id="1680" w:name="_Toc317971772"/>
      <w:bookmarkStart w:id="1681" w:name="_Toc317971906"/>
      <w:bookmarkStart w:id="1682" w:name="_Toc318369921"/>
      <w:bookmarkStart w:id="1683" w:name="_Toc319071105"/>
      <w:r>
        <w:rPr>
          <w:rFonts w:hint="eastAsia"/>
        </w:rPr>
        <w:t>（规范性附录）</w:t>
      </w:r>
      <w:r>
        <w:rPr>
          <w:rFonts w:hint="eastAsia"/>
        </w:rPr>
        <w:br/>
        <w:t>中国储粮生态区域划分、生态特点及主要储粮措施</w:t>
      </w:r>
      <w:bookmarkEnd w:id="1676"/>
      <w:bookmarkEnd w:id="1677"/>
      <w:bookmarkEnd w:id="1678"/>
      <w:bookmarkEnd w:id="1679"/>
      <w:bookmarkEnd w:id="1680"/>
      <w:bookmarkEnd w:id="1681"/>
      <w:bookmarkEnd w:id="1682"/>
      <w:bookmarkEnd w:id="1683"/>
    </w:p>
    <w:p w:rsidR="00134C77" w:rsidRDefault="00134C77">
      <w:pPr>
        <w:pStyle w:val="aff6"/>
        <w:rPr>
          <w:rFonts w:hint="eastAsia"/>
        </w:rPr>
      </w:pPr>
      <w:r>
        <w:rPr>
          <w:rFonts w:hint="eastAsia"/>
        </w:rPr>
        <w:t>中国储粮生态区域划分、生态特点及主要储粮措施见表</w:t>
      </w:r>
      <w:r>
        <w:rPr>
          <w:rFonts w:hAnsi="宋体" w:hint="eastAsia"/>
        </w:rPr>
        <w:t>A.1</w:t>
      </w:r>
    </w:p>
    <w:p w:rsidR="00134C77" w:rsidRDefault="00134C77">
      <w:pPr>
        <w:pStyle w:val="af4"/>
        <w:spacing w:before="156" w:after="156"/>
        <w:rPr>
          <w:rFonts w:hint="eastAsia"/>
        </w:rPr>
      </w:pPr>
      <w:r>
        <w:rPr>
          <w:rFonts w:hint="eastAsia"/>
        </w:rPr>
        <w:t>中国储粮生态区域划分、生态特点及主要储粮措施</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71"/>
        <w:gridCol w:w="4410"/>
        <w:gridCol w:w="3360"/>
      </w:tblGrid>
      <w:tr w:rsidR="00134C77">
        <w:trPr>
          <w:jc w:val="center"/>
        </w:trPr>
        <w:tc>
          <w:tcPr>
            <w:tcW w:w="1371" w:type="dxa"/>
            <w:vAlign w:val="center"/>
          </w:tcPr>
          <w:p w:rsidR="00134C77" w:rsidRDefault="00134C77">
            <w:pPr>
              <w:jc w:val="center"/>
              <w:rPr>
                <w:rFonts w:hint="eastAsia"/>
                <w:sz w:val="18"/>
              </w:rPr>
            </w:pPr>
            <w:r>
              <w:rPr>
                <w:rFonts w:hint="eastAsia"/>
                <w:b/>
                <w:sz w:val="18"/>
              </w:rPr>
              <w:t>区域名称</w:t>
            </w:r>
          </w:p>
        </w:tc>
        <w:tc>
          <w:tcPr>
            <w:tcW w:w="4410" w:type="dxa"/>
            <w:vAlign w:val="center"/>
          </w:tcPr>
          <w:p w:rsidR="00134C77" w:rsidRDefault="00134C77">
            <w:pPr>
              <w:jc w:val="center"/>
              <w:rPr>
                <w:rFonts w:hint="eastAsia"/>
                <w:sz w:val="18"/>
              </w:rPr>
            </w:pPr>
            <w:r>
              <w:rPr>
                <w:rFonts w:hint="eastAsia"/>
                <w:b/>
                <w:sz w:val="18"/>
              </w:rPr>
              <w:t>生态特点</w:t>
            </w:r>
          </w:p>
        </w:tc>
        <w:tc>
          <w:tcPr>
            <w:tcW w:w="3360" w:type="dxa"/>
            <w:vAlign w:val="center"/>
          </w:tcPr>
          <w:p w:rsidR="00134C77" w:rsidRDefault="00134C77">
            <w:pPr>
              <w:jc w:val="center"/>
              <w:rPr>
                <w:rFonts w:hint="eastAsia"/>
                <w:sz w:val="18"/>
              </w:rPr>
            </w:pPr>
            <w:r>
              <w:rPr>
                <w:rFonts w:hint="eastAsia"/>
                <w:b/>
                <w:sz w:val="18"/>
              </w:rPr>
              <w:t>主要储粮措施</w:t>
            </w:r>
          </w:p>
        </w:tc>
      </w:tr>
      <w:tr w:rsidR="00134C77">
        <w:trPr>
          <w:jc w:val="center"/>
        </w:trPr>
        <w:tc>
          <w:tcPr>
            <w:tcW w:w="1371" w:type="dxa"/>
            <w:vAlign w:val="center"/>
          </w:tcPr>
          <w:p w:rsidR="00134C77" w:rsidRDefault="00134C77">
            <w:pPr>
              <w:rPr>
                <w:rFonts w:hint="eastAsia"/>
                <w:sz w:val="18"/>
              </w:rPr>
            </w:pPr>
            <w:r>
              <w:rPr>
                <w:rFonts w:ascii="黑体" w:eastAsia="黑体" w:hAnsi="宋体" w:hint="eastAsia"/>
                <w:color w:val="000000"/>
                <w:sz w:val="18"/>
              </w:rPr>
              <w:t>第一区：高寒干燥储粮区</w:t>
            </w:r>
          </w:p>
        </w:tc>
        <w:tc>
          <w:tcPr>
            <w:tcW w:w="4410" w:type="dxa"/>
            <w:vAlign w:val="center"/>
          </w:tcPr>
          <w:p w:rsidR="00134C77" w:rsidRDefault="00134C77">
            <w:pPr>
              <w:spacing w:line="280" w:lineRule="exact"/>
              <w:rPr>
                <w:rFonts w:hint="eastAsia"/>
                <w:sz w:val="18"/>
              </w:rPr>
            </w:pPr>
            <w:smartTag w:uri="urn:schemas-microsoft-com:office:smarttags" w:element="chmetcnv">
              <w:smartTagPr>
                <w:attr w:name="UnitName" w:val="℃"/>
                <w:attr w:name="SourceValue" w:val="15"/>
                <w:attr w:name="HasSpace" w:val="False"/>
                <w:attr w:name="Negative" w:val="False"/>
                <w:attr w:name="NumberType" w:val="1"/>
                <w:attr w:name="TCSC" w:val="0"/>
              </w:smartTagPr>
              <w:r w:rsidRPr="00D42701">
                <w:rPr>
                  <w:sz w:val="18"/>
                </w:rPr>
                <w:t>15</w:t>
              </w:r>
              <w:r w:rsidRPr="00D42701">
                <w:rPr>
                  <w:rFonts w:hAnsi="宋体"/>
                  <w:sz w:val="18"/>
                </w:rPr>
                <w:t>℃</w:t>
              </w:r>
            </w:smartTag>
            <w:r w:rsidRPr="00C06DF1">
              <w:rPr>
                <w:rFonts w:ascii="宋体" w:hAnsi="宋体" w:hint="eastAsia"/>
                <w:sz w:val="18"/>
              </w:rPr>
              <w:t>以上有效积温</w:t>
            </w:r>
            <w:r w:rsidRPr="00D42701">
              <w:rPr>
                <w:sz w:val="18"/>
              </w:rPr>
              <w:t>0</w:t>
            </w:r>
            <w:r w:rsidRPr="00D42701">
              <w:rPr>
                <w:rFonts w:hAnsi="宋体"/>
                <w:sz w:val="18"/>
              </w:rPr>
              <w:t>～</w:t>
            </w:r>
            <w:smartTag w:uri="urn:schemas-microsoft-com:office:smarttags" w:element="chmetcnv">
              <w:smartTagPr>
                <w:attr w:name="UnitName" w:val="℃"/>
                <w:attr w:name="SourceValue" w:val="178"/>
                <w:attr w:name="HasSpace" w:val="False"/>
                <w:attr w:name="Negative" w:val="False"/>
                <w:attr w:name="NumberType" w:val="1"/>
                <w:attr w:name="TCSC" w:val="0"/>
              </w:smartTagPr>
              <w:r w:rsidRPr="00D42701">
                <w:rPr>
                  <w:sz w:val="18"/>
                </w:rPr>
                <w:t>178</w:t>
              </w:r>
              <w:r w:rsidRPr="00D42701">
                <w:rPr>
                  <w:rFonts w:hAnsi="宋体"/>
                  <w:sz w:val="18"/>
                </w:rPr>
                <w:t>℃</w:t>
              </w:r>
            </w:smartTag>
            <w:r w:rsidRPr="00D42701">
              <w:rPr>
                <w:rFonts w:ascii="宋体" w:hAnsi="宋体"/>
                <w:sz w:val="18"/>
              </w:rPr>
              <w:t>·</w:t>
            </w:r>
            <w:r w:rsidRPr="00D42701">
              <w:rPr>
                <w:sz w:val="18"/>
              </w:rPr>
              <w:t>d</w:t>
            </w:r>
            <w:r w:rsidRPr="00D42701">
              <w:rPr>
                <w:rFonts w:hAnsi="宋体"/>
                <w:sz w:val="18"/>
              </w:rPr>
              <w:t>，</w:t>
            </w:r>
            <w:smartTag w:uri="urn:schemas-microsoft-com:office:smarttags" w:element="chmetcnv">
              <w:smartTagPr>
                <w:attr w:name="UnitName" w:val="℃"/>
                <w:attr w:name="SourceValue" w:val="15"/>
                <w:attr w:name="HasSpace" w:val="False"/>
                <w:attr w:name="Negative" w:val="False"/>
                <w:attr w:name="NumberType" w:val="1"/>
                <w:attr w:name="TCSC" w:val="0"/>
              </w:smartTagPr>
              <w:r w:rsidRPr="00D42701">
                <w:rPr>
                  <w:sz w:val="18"/>
                </w:rPr>
                <w:t>15</w:t>
              </w:r>
              <w:r w:rsidRPr="00D42701">
                <w:rPr>
                  <w:rFonts w:hAnsi="宋体"/>
                  <w:sz w:val="18"/>
                </w:rPr>
                <w:t>℃</w:t>
              </w:r>
            </w:smartTag>
            <w:r w:rsidRPr="00C06DF1">
              <w:rPr>
                <w:rFonts w:ascii="宋体" w:hAnsi="宋体" w:hint="eastAsia"/>
                <w:sz w:val="18"/>
              </w:rPr>
              <w:t>以上的时间</w:t>
            </w:r>
            <w:r w:rsidRPr="00D42701">
              <w:rPr>
                <w:sz w:val="18"/>
              </w:rPr>
              <w:t>0 d</w:t>
            </w:r>
            <w:r w:rsidRPr="00D42701">
              <w:rPr>
                <w:rFonts w:hAnsi="宋体"/>
                <w:sz w:val="18"/>
              </w:rPr>
              <w:t>～</w:t>
            </w:r>
            <w:r w:rsidRPr="00D42701">
              <w:rPr>
                <w:sz w:val="18"/>
              </w:rPr>
              <w:t>70</w:t>
            </w:r>
            <w:r w:rsidRPr="00D42701">
              <w:rPr>
                <w:rFonts w:ascii="宋体" w:hAnsi="宋体"/>
                <w:sz w:val="18"/>
              </w:rPr>
              <w:t>·</w:t>
            </w:r>
            <w:r w:rsidRPr="00D42701">
              <w:rPr>
                <w:sz w:val="18"/>
              </w:rPr>
              <w:t>d</w:t>
            </w:r>
            <w:r>
              <w:rPr>
                <w:rFonts w:ascii="宋体" w:hAnsi="宋体" w:hint="eastAsia"/>
                <w:sz w:val="18"/>
              </w:rPr>
              <w:t>；年降水量</w:t>
            </w:r>
            <w:smartTag w:uri="urn:schemas-microsoft-com:office:smarttags" w:element="chmetcnv">
              <w:smartTagPr>
                <w:attr w:name="UnitName" w:val="mm"/>
                <w:attr w:name="SourceValue" w:val="400"/>
                <w:attr w:name="HasSpace" w:val="True"/>
                <w:attr w:name="Negative" w:val="False"/>
                <w:attr w:name="NumberType" w:val="1"/>
                <w:attr w:name="TCSC" w:val="0"/>
              </w:smartTagPr>
              <w:r w:rsidRPr="00D42701">
                <w:rPr>
                  <w:sz w:val="18"/>
                </w:rPr>
                <w:t>400 mm</w:t>
              </w:r>
            </w:smartTag>
            <w:r>
              <w:rPr>
                <w:rFonts w:ascii="宋体" w:hAnsi="宋体" w:hint="eastAsia"/>
                <w:sz w:val="18"/>
              </w:rPr>
              <w:t>以下；年平均相对湿度</w:t>
            </w:r>
            <w:r w:rsidRPr="00D42701">
              <w:rPr>
                <w:sz w:val="18"/>
              </w:rPr>
              <w:t>10%</w:t>
            </w:r>
            <w:r w:rsidRPr="00D42701">
              <w:rPr>
                <w:rFonts w:hAnsi="宋体"/>
                <w:sz w:val="18"/>
              </w:rPr>
              <w:t>～</w:t>
            </w:r>
            <w:r w:rsidRPr="00D42701">
              <w:rPr>
                <w:sz w:val="18"/>
              </w:rPr>
              <w:t>90%</w:t>
            </w:r>
            <w:r>
              <w:rPr>
                <w:rFonts w:ascii="宋体" w:hAnsi="宋体" w:hint="eastAsia"/>
                <w:sz w:val="18"/>
              </w:rPr>
              <w:t>；</w:t>
            </w:r>
            <w:r w:rsidRPr="00D42701">
              <w:rPr>
                <w:sz w:val="18"/>
              </w:rPr>
              <w:t>1</w:t>
            </w:r>
            <w:r>
              <w:rPr>
                <w:rFonts w:ascii="宋体" w:hAnsi="宋体" w:hint="eastAsia"/>
                <w:sz w:val="18"/>
              </w:rPr>
              <w:t>月气温</w:t>
            </w:r>
            <w:smartTag w:uri="urn:schemas-microsoft-com:office:smarttags" w:element="chmetcnv">
              <w:smartTagPr>
                <w:attr w:name="UnitName" w:val="℃"/>
                <w:attr w:name="SourceValue" w:val="0"/>
                <w:attr w:name="HasSpace" w:val="False"/>
                <w:attr w:name="Negative" w:val="False"/>
                <w:attr w:name="NumberType" w:val="1"/>
                <w:attr w:name="TCSC" w:val="0"/>
              </w:smartTagPr>
              <w:r w:rsidRPr="00D42701">
                <w:rPr>
                  <w:sz w:val="18"/>
                </w:rPr>
                <w:t>0</w:t>
              </w:r>
              <w:r w:rsidRPr="00D42701">
                <w:rPr>
                  <w:rFonts w:hAnsi="宋体"/>
                  <w:sz w:val="18"/>
                </w:rPr>
                <w:t>℃</w:t>
              </w:r>
            </w:smartTag>
            <w:r w:rsidRPr="00D42701">
              <w:rPr>
                <w:rFonts w:hAnsi="宋体"/>
                <w:sz w:val="18"/>
              </w:rPr>
              <w:t>～－</w:t>
            </w:r>
            <w:smartTag w:uri="urn:schemas-microsoft-com:office:smarttags" w:element="chmetcnv">
              <w:smartTagPr>
                <w:attr w:name="UnitName" w:val="℃"/>
                <w:attr w:name="SourceValue" w:val="16"/>
                <w:attr w:name="HasSpace" w:val="False"/>
                <w:attr w:name="Negative" w:val="False"/>
                <w:attr w:name="NumberType" w:val="1"/>
                <w:attr w:name="TCSC" w:val="0"/>
              </w:smartTagPr>
              <w:r w:rsidRPr="00D42701">
                <w:rPr>
                  <w:sz w:val="18"/>
                </w:rPr>
                <w:t>16</w:t>
              </w:r>
              <w:r w:rsidRPr="00D42701">
                <w:rPr>
                  <w:rFonts w:hAnsi="宋体"/>
                  <w:sz w:val="18"/>
                </w:rPr>
                <w:t>℃</w:t>
              </w:r>
            </w:smartTag>
            <w:r>
              <w:rPr>
                <w:rFonts w:ascii="宋体" w:hAnsi="宋体" w:hint="eastAsia"/>
                <w:sz w:val="18"/>
              </w:rPr>
              <w:t>，</w:t>
            </w:r>
            <w:r w:rsidRPr="00D42701">
              <w:rPr>
                <w:sz w:val="18"/>
              </w:rPr>
              <w:t>7</w:t>
            </w:r>
            <w:r>
              <w:rPr>
                <w:rFonts w:ascii="宋体" w:hAnsi="宋体" w:hint="eastAsia"/>
                <w:sz w:val="18"/>
              </w:rPr>
              <w:t>月气温</w:t>
            </w:r>
            <w:smartTag w:uri="urn:schemas-microsoft-com:office:smarttags" w:element="chmetcnv">
              <w:smartTagPr>
                <w:attr w:name="UnitName" w:val="℃"/>
                <w:attr w:name="SourceValue" w:val="6"/>
                <w:attr w:name="HasSpace" w:val="False"/>
                <w:attr w:name="Negative" w:val="False"/>
                <w:attr w:name="NumberType" w:val="1"/>
                <w:attr w:name="TCSC" w:val="0"/>
              </w:smartTagPr>
              <w:r w:rsidRPr="00D42701">
                <w:rPr>
                  <w:sz w:val="18"/>
                </w:rPr>
                <w:t>6</w:t>
              </w:r>
              <w:r w:rsidRPr="00D42701">
                <w:rPr>
                  <w:rFonts w:hAnsi="宋体"/>
                  <w:sz w:val="18"/>
                </w:rPr>
                <w:t>℃</w:t>
              </w:r>
            </w:smartTag>
            <w:r w:rsidRPr="00D42701">
              <w:rPr>
                <w:rFonts w:hAnsi="宋体"/>
                <w:sz w:val="18"/>
              </w:rPr>
              <w:t>～</w:t>
            </w:r>
            <w:smartTag w:uri="urn:schemas-microsoft-com:office:smarttags" w:element="chmetcnv">
              <w:smartTagPr>
                <w:attr w:name="UnitName" w:val="℃"/>
                <w:attr w:name="SourceValue" w:val="18"/>
                <w:attr w:name="HasSpace" w:val="False"/>
                <w:attr w:name="Negative" w:val="False"/>
                <w:attr w:name="NumberType" w:val="1"/>
                <w:attr w:name="TCSC" w:val="0"/>
              </w:smartTagPr>
              <w:r w:rsidRPr="00D42701">
                <w:rPr>
                  <w:sz w:val="18"/>
                </w:rPr>
                <w:t>18</w:t>
              </w:r>
              <w:r w:rsidRPr="00D42701">
                <w:rPr>
                  <w:rFonts w:hAnsi="宋体"/>
                  <w:sz w:val="18"/>
                </w:rPr>
                <w:t>℃</w:t>
              </w:r>
            </w:smartTag>
            <w:r>
              <w:rPr>
                <w:rFonts w:ascii="宋体" w:hAnsi="宋体" w:hint="eastAsia"/>
                <w:sz w:val="18"/>
              </w:rPr>
              <w:t>；主要粮油作物为青稞、春小麦、冬小麦；代表性储粮害虫为褐皮蠹、花斑皮蠹</w:t>
            </w:r>
            <w:r>
              <w:rPr>
                <w:rFonts w:ascii="宋体" w:hAnsi="宋体"/>
                <w:sz w:val="18"/>
              </w:rPr>
              <w:t xml:space="preserve"> </w:t>
            </w:r>
            <w:r>
              <w:rPr>
                <w:rFonts w:ascii="宋体" w:hAnsi="宋体" w:hint="eastAsia"/>
                <w:sz w:val="18"/>
              </w:rPr>
              <w:t>、黄蛛甲、褐蛛甲；空气稀薄，太阳能、风能资源极为丰富，寒冷、干季干燥，是储粮最适宜区域。</w:t>
            </w:r>
          </w:p>
        </w:tc>
        <w:tc>
          <w:tcPr>
            <w:tcW w:w="3360" w:type="dxa"/>
            <w:vAlign w:val="center"/>
          </w:tcPr>
          <w:p w:rsidR="00134C77" w:rsidRDefault="00134C77">
            <w:pPr>
              <w:spacing w:line="280" w:lineRule="exact"/>
              <w:rPr>
                <w:rFonts w:ascii="宋体" w:hAnsi="宋体" w:hint="eastAsia"/>
                <w:sz w:val="18"/>
              </w:rPr>
            </w:pPr>
            <w:r>
              <w:rPr>
                <w:rFonts w:ascii="宋体" w:hAnsi="宋体" w:hint="eastAsia"/>
                <w:sz w:val="18"/>
              </w:rPr>
              <w:t>1.风干、晾晒，自然通风</w:t>
            </w:r>
          </w:p>
          <w:p w:rsidR="00134C77" w:rsidRDefault="00134C77">
            <w:pPr>
              <w:spacing w:line="280" w:lineRule="exact"/>
              <w:rPr>
                <w:rFonts w:ascii="宋体" w:hAnsi="宋体" w:hint="eastAsia"/>
                <w:sz w:val="18"/>
              </w:rPr>
            </w:pPr>
            <w:r>
              <w:rPr>
                <w:rFonts w:ascii="宋体" w:hAnsi="宋体" w:hint="eastAsia"/>
                <w:sz w:val="18"/>
              </w:rPr>
              <w:t>2.干季低温储藏</w:t>
            </w:r>
          </w:p>
          <w:p w:rsidR="00134C77" w:rsidRDefault="00134C77">
            <w:pPr>
              <w:spacing w:line="280" w:lineRule="exact"/>
              <w:rPr>
                <w:rFonts w:ascii="宋体" w:hAnsi="宋体" w:hint="eastAsia"/>
                <w:sz w:val="18"/>
              </w:rPr>
            </w:pPr>
            <w:r>
              <w:rPr>
                <w:rFonts w:ascii="宋体" w:hAnsi="宋体" w:hint="eastAsia"/>
                <w:sz w:val="18"/>
              </w:rPr>
              <w:t>3.雨季前密封</w:t>
            </w:r>
          </w:p>
          <w:p w:rsidR="00134C77" w:rsidRDefault="00134C77">
            <w:pPr>
              <w:rPr>
                <w:rFonts w:hint="eastAsia"/>
                <w:sz w:val="18"/>
              </w:rPr>
            </w:pPr>
          </w:p>
        </w:tc>
      </w:tr>
      <w:tr w:rsidR="00134C77">
        <w:trPr>
          <w:jc w:val="center"/>
        </w:trPr>
        <w:tc>
          <w:tcPr>
            <w:tcW w:w="1371" w:type="dxa"/>
            <w:vAlign w:val="center"/>
          </w:tcPr>
          <w:p w:rsidR="00134C77" w:rsidRDefault="00134C77">
            <w:pPr>
              <w:rPr>
                <w:rFonts w:hint="eastAsia"/>
                <w:sz w:val="18"/>
              </w:rPr>
            </w:pPr>
            <w:r>
              <w:rPr>
                <w:rFonts w:ascii="黑体" w:eastAsia="黑体" w:hAnsi="宋体" w:hint="eastAsia"/>
                <w:color w:val="000000"/>
                <w:sz w:val="18"/>
              </w:rPr>
              <w:t>第二区：</w:t>
            </w:r>
            <w:r>
              <w:rPr>
                <w:rFonts w:ascii="黑体" w:eastAsia="黑体" w:hAnsi="宋体" w:cs="Arial" w:hint="eastAsia"/>
                <w:color w:val="000000"/>
                <w:sz w:val="18"/>
              </w:rPr>
              <w:t>低温</w:t>
            </w:r>
            <w:r>
              <w:rPr>
                <w:rFonts w:ascii="黑体" w:eastAsia="黑体" w:hAnsi="宋体" w:hint="eastAsia"/>
                <w:color w:val="000000"/>
                <w:sz w:val="18"/>
              </w:rPr>
              <w:t>干燥储粮区</w:t>
            </w:r>
          </w:p>
        </w:tc>
        <w:tc>
          <w:tcPr>
            <w:tcW w:w="4410" w:type="dxa"/>
            <w:vAlign w:val="center"/>
          </w:tcPr>
          <w:p w:rsidR="00134C77" w:rsidRDefault="00134C77">
            <w:pPr>
              <w:spacing w:line="280" w:lineRule="exact"/>
              <w:rPr>
                <w:rFonts w:hint="eastAsia"/>
                <w:sz w:val="18"/>
              </w:rPr>
            </w:pPr>
            <w:smartTag w:uri="urn:schemas-microsoft-com:office:smarttags" w:element="chmetcnv">
              <w:smartTagPr>
                <w:attr w:name="UnitName" w:val="℃"/>
                <w:attr w:name="SourceValue" w:val="15"/>
                <w:attr w:name="HasSpace" w:val="False"/>
                <w:attr w:name="Negative" w:val="False"/>
                <w:attr w:name="NumberType" w:val="1"/>
                <w:attr w:name="TCSC" w:val="0"/>
              </w:smartTagPr>
              <w:r w:rsidRPr="00D42701">
                <w:rPr>
                  <w:sz w:val="18"/>
                </w:rPr>
                <w:t>15</w:t>
              </w:r>
              <w:r w:rsidRPr="00D42701">
                <w:rPr>
                  <w:rFonts w:hAnsi="宋体"/>
                  <w:sz w:val="18"/>
                </w:rPr>
                <w:t>℃</w:t>
              </w:r>
            </w:smartTag>
            <w:r w:rsidRPr="00C06DF1">
              <w:rPr>
                <w:rFonts w:ascii="宋体" w:hAnsi="宋体" w:hint="eastAsia"/>
                <w:sz w:val="18"/>
              </w:rPr>
              <w:t>以上有效积温</w:t>
            </w:r>
            <w:smartTag w:uri="urn:schemas-microsoft-com:office:smarttags" w:element="chmetcnv">
              <w:smartTagPr>
                <w:attr w:name="UnitName" w:val="℃"/>
                <w:attr w:name="SourceValue" w:val="626"/>
                <w:attr w:name="HasSpace" w:val="False"/>
                <w:attr w:name="Negative" w:val="False"/>
                <w:attr w:name="NumberType" w:val="1"/>
                <w:attr w:name="TCSC" w:val="0"/>
              </w:smartTagPr>
              <w:r w:rsidRPr="00D42701">
                <w:rPr>
                  <w:sz w:val="18"/>
                </w:rPr>
                <w:t>626</w:t>
              </w:r>
              <w:r w:rsidRPr="00D42701">
                <w:rPr>
                  <w:rFonts w:hAnsi="宋体"/>
                  <w:sz w:val="18"/>
                </w:rPr>
                <w:t>℃</w:t>
              </w:r>
            </w:smartTag>
            <w:r w:rsidRPr="00D42701">
              <w:rPr>
                <w:rFonts w:ascii="宋体" w:hAnsi="宋体"/>
                <w:sz w:val="18"/>
              </w:rPr>
              <w:t>·</w:t>
            </w:r>
            <w:r w:rsidRPr="00D42701">
              <w:rPr>
                <w:sz w:val="18"/>
              </w:rPr>
              <w:t>d</w:t>
            </w:r>
            <w:r w:rsidRPr="00D42701">
              <w:rPr>
                <w:rFonts w:hAnsi="宋体"/>
                <w:sz w:val="18"/>
              </w:rPr>
              <w:t>～</w:t>
            </w:r>
            <w:smartTag w:uri="urn:schemas-microsoft-com:office:smarttags" w:element="chmetcnv">
              <w:smartTagPr>
                <w:attr w:name="UnitName" w:val="℃"/>
                <w:attr w:name="SourceValue" w:val="2280"/>
                <w:attr w:name="HasSpace" w:val="False"/>
                <w:attr w:name="Negative" w:val="False"/>
                <w:attr w:name="NumberType" w:val="1"/>
                <w:attr w:name="TCSC" w:val="0"/>
              </w:smartTagPr>
              <w:r w:rsidRPr="00D42701">
                <w:rPr>
                  <w:sz w:val="18"/>
                </w:rPr>
                <w:t>2280</w:t>
              </w:r>
              <w:r w:rsidRPr="00D42701">
                <w:rPr>
                  <w:rFonts w:hAnsi="宋体"/>
                  <w:sz w:val="18"/>
                </w:rPr>
                <w:t>℃</w:t>
              </w:r>
            </w:smartTag>
            <w:r w:rsidRPr="00D42701">
              <w:rPr>
                <w:rFonts w:ascii="宋体" w:hAnsi="宋体"/>
                <w:sz w:val="18"/>
              </w:rPr>
              <w:t>·</w:t>
            </w:r>
            <w:r w:rsidRPr="00D42701">
              <w:rPr>
                <w:sz w:val="18"/>
              </w:rPr>
              <w:t>d</w:t>
            </w:r>
            <w:r w:rsidRPr="00C06DF1">
              <w:rPr>
                <w:rFonts w:ascii="宋体" w:hAnsi="宋体" w:hint="eastAsia"/>
                <w:sz w:val="18"/>
              </w:rPr>
              <w:t>，</w:t>
            </w:r>
            <w:smartTag w:uri="urn:schemas-microsoft-com:office:smarttags" w:element="chmetcnv">
              <w:smartTagPr>
                <w:attr w:name="UnitName" w:val="℃"/>
                <w:attr w:name="SourceValue" w:val="15"/>
                <w:attr w:name="HasSpace" w:val="False"/>
                <w:attr w:name="Negative" w:val="False"/>
                <w:attr w:name="NumberType" w:val="1"/>
                <w:attr w:name="TCSC" w:val="0"/>
              </w:smartTagPr>
              <w:r w:rsidRPr="00D42701">
                <w:rPr>
                  <w:sz w:val="18"/>
                </w:rPr>
                <w:t>15</w:t>
              </w:r>
              <w:r w:rsidRPr="00D42701">
                <w:rPr>
                  <w:rFonts w:hAnsi="宋体"/>
                  <w:sz w:val="18"/>
                </w:rPr>
                <w:t>℃</w:t>
              </w:r>
            </w:smartTag>
            <w:r w:rsidRPr="00C06DF1">
              <w:rPr>
                <w:rFonts w:ascii="宋体" w:hAnsi="宋体" w:hint="eastAsia"/>
                <w:sz w:val="18"/>
              </w:rPr>
              <w:t>以上的时间</w:t>
            </w:r>
            <w:r w:rsidRPr="00D42701">
              <w:rPr>
                <w:sz w:val="18"/>
              </w:rPr>
              <w:t>112</w:t>
            </w:r>
            <w:r>
              <w:rPr>
                <w:rFonts w:hint="eastAsia"/>
                <w:sz w:val="18"/>
              </w:rPr>
              <w:t xml:space="preserve"> </w:t>
            </w:r>
            <w:r w:rsidRPr="00D42701">
              <w:rPr>
                <w:sz w:val="18"/>
              </w:rPr>
              <w:t>d</w:t>
            </w:r>
            <w:r w:rsidRPr="00D42701">
              <w:rPr>
                <w:rFonts w:hAnsi="宋体"/>
                <w:sz w:val="18"/>
              </w:rPr>
              <w:t>～</w:t>
            </w:r>
            <w:r w:rsidRPr="00D42701">
              <w:rPr>
                <w:sz w:val="18"/>
              </w:rPr>
              <w:t>194 d</w:t>
            </w:r>
            <w:r>
              <w:rPr>
                <w:rFonts w:ascii="宋体" w:hAnsi="宋体" w:hint="eastAsia"/>
                <w:sz w:val="18"/>
              </w:rPr>
              <w:t>；年降水量不大于</w:t>
            </w:r>
            <w:smartTag w:uri="urn:schemas-microsoft-com:office:smarttags" w:element="chmetcnv">
              <w:smartTagPr>
                <w:attr w:name="UnitName" w:val="mm"/>
                <w:attr w:name="SourceValue" w:val="400"/>
                <w:attr w:name="HasSpace" w:val="True"/>
                <w:attr w:name="Negative" w:val="False"/>
                <w:attr w:name="NumberType" w:val="1"/>
                <w:attr w:name="TCSC" w:val="0"/>
              </w:smartTagPr>
              <w:r w:rsidRPr="00D42701">
                <w:rPr>
                  <w:sz w:val="18"/>
                </w:rPr>
                <w:t>400 mm</w:t>
              </w:r>
            </w:smartTag>
            <w:r>
              <w:rPr>
                <w:rFonts w:ascii="宋体" w:hAnsi="宋体" w:hint="eastAsia"/>
                <w:sz w:val="18"/>
              </w:rPr>
              <w:t>；年平均相对湿度28%～90%； 1月气温－</w:t>
            </w:r>
            <w:smartTag w:uri="urn:schemas-microsoft-com:office:smarttags" w:element="chmetcnv">
              <w:smartTagPr>
                <w:attr w:name="UnitName" w:val="℃"/>
                <w:attr w:name="SourceValue" w:val="8"/>
                <w:attr w:name="HasSpace" w:val="False"/>
                <w:attr w:name="Negative" w:val="False"/>
                <w:attr w:name="NumberType" w:val="1"/>
                <w:attr w:name="TCSC" w:val="0"/>
              </w:smartTagPr>
              <w:r>
                <w:rPr>
                  <w:rFonts w:ascii="宋体" w:hAnsi="宋体" w:hint="eastAsia"/>
                  <w:sz w:val="18"/>
                </w:rPr>
                <w:t>8℃</w:t>
              </w:r>
            </w:smartTag>
            <w:r>
              <w:rPr>
                <w:rFonts w:ascii="宋体" w:hAnsi="宋体" w:hint="eastAsia"/>
                <w:sz w:val="18"/>
              </w:rPr>
              <w:t>～－</w:t>
            </w:r>
            <w:smartTag w:uri="urn:schemas-microsoft-com:office:smarttags" w:element="chmetcnv">
              <w:smartTagPr>
                <w:attr w:name="UnitName" w:val="℃"/>
                <w:attr w:name="SourceValue" w:val="20"/>
                <w:attr w:name="HasSpace" w:val="False"/>
                <w:attr w:name="Negative" w:val="False"/>
                <w:attr w:name="NumberType" w:val="1"/>
                <w:attr w:name="TCSC" w:val="0"/>
              </w:smartTagPr>
              <w:r>
                <w:rPr>
                  <w:rFonts w:ascii="宋体" w:hAnsi="宋体" w:hint="eastAsia"/>
                  <w:sz w:val="18"/>
                </w:rPr>
                <w:t>20℃</w:t>
              </w:r>
            </w:smartTag>
            <w:r>
              <w:rPr>
                <w:rFonts w:ascii="宋体" w:hAnsi="宋体" w:hint="eastAsia"/>
                <w:sz w:val="18"/>
              </w:rPr>
              <w:t>，7月气温</w:t>
            </w:r>
            <w:smartTag w:uri="urn:schemas-microsoft-com:office:smarttags" w:element="chmetcnv">
              <w:smartTagPr>
                <w:attr w:name="UnitName" w:val="℃"/>
                <w:attr w:name="SourceValue" w:val="18"/>
                <w:attr w:name="HasSpace" w:val="False"/>
                <w:attr w:name="Negative" w:val="False"/>
                <w:attr w:name="NumberType" w:val="1"/>
                <w:attr w:name="TCSC" w:val="0"/>
              </w:smartTagPr>
              <w:r>
                <w:rPr>
                  <w:rFonts w:ascii="宋体" w:hAnsi="宋体" w:hint="eastAsia"/>
                  <w:sz w:val="18"/>
                </w:rPr>
                <w:t>18℃</w:t>
              </w:r>
            </w:smartTag>
            <w:r>
              <w:rPr>
                <w:rFonts w:ascii="宋体" w:hAnsi="宋体" w:hint="eastAsia"/>
                <w:sz w:val="18"/>
              </w:rPr>
              <w:t>～</w:t>
            </w:r>
            <w:smartTag w:uri="urn:schemas-microsoft-com:office:smarttags" w:element="chmetcnv">
              <w:smartTagPr>
                <w:attr w:name="UnitName" w:val="℃"/>
                <w:attr w:name="SourceValue" w:val="24"/>
                <w:attr w:name="HasSpace" w:val="False"/>
                <w:attr w:name="Negative" w:val="False"/>
                <w:attr w:name="NumberType" w:val="1"/>
                <w:attr w:name="TCSC" w:val="0"/>
              </w:smartTagPr>
              <w:r>
                <w:rPr>
                  <w:rFonts w:ascii="宋体" w:hAnsi="宋体" w:hint="eastAsia"/>
                  <w:sz w:val="18"/>
                </w:rPr>
                <w:t>24℃</w:t>
              </w:r>
            </w:smartTag>
            <w:r>
              <w:rPr>
                <w:rFonts w:ascii="宋体" w:hAnsi="宋体" w:hint="eastAsia"/>
                <w:sz w:val="18"/>
              </w:rPr>
              <w:t>；主要粮油作物为春小麦、冬小麦、玉米；代表性储粮害虫为黑拟谷盗、褐毛皮蠹</w:t>
            </w:r>
            <w:r>
              <w:rPr>
                <w:rFonts w:ascii="宋体" w:hAnsi="宋体"/>
                <w:sz w:val="18"/>
              </w:rPr>
              <w:t xml:space="preserve"> </w:t>
            </w:r>
            <w:r>
              <w:rPr>
                <w:rFonts w:ascii="宋体" w:hAnsi="宋体" w:hint="eastAsia"/>
                <w:sz w:val="18"/>
              </w:rPr>
              <w:t>、花斑皮蠹、黄蛛甲、裸蛛甲、日本蛛甲、谷象(新疆)；全国最干旱地区，日照充足，寒冷、风力大，适宜低温储粮，玉米收获后常来不及降低水分。</w:t>
            </w:r>
          </w:p>
        </w:tc>
        <w:tc>
          <w:tcPr>
            <w:tcW w:w="3360" w:type="dxa"/>
            <w:vAlign w:val="center"/>
          </w:tcPr>
          <w:p w:rsidR="00134C77" w:rsidRDefault="00134C77">
            <w:pPr>
              <w:spacing w:line="280" w:lineRule="exact"/>
              <w:rPr>
                <w:rFonts w:ascii="宋体" w:hAnsi="宋体" w:hint="eastAsia"/>
                <w:sz w:val="18"/>
              </w:rPr>
            </w:pPr>
            <w:r>
              <w:rPr>
                <w:rFonts w:ascii="宋体" w:hAnsi="宋体" w:hint="eastAsia"/>
                <w:sz w:val="18"/>
              </w:rPr>
              <w:t>1.风干、晾晒、自然通风</w:t>
            </w:r>
          </w:p>
          <w:p w:rsidR="00134C77" w:rsidRDefault="00134C77">
            <w:pPr>
              <w:spacing w:line="280" w:lineRule="exact"/>
              <w:rPr>
                <w:rFonts w:ascii="宋体" w:hAnsi="宋体" w:hint="eastAsia"/>
                <w:sz w:val="18"/>
              </w:rPr>
            </w:pPr>
            <w:r>
              <w:rPr>
                <w:rFonts w:ascii="宋体" w:hAnsi="宋体" w:hint="eastAsia"/>
                <w:sz w:val="18"/>
              </w:rPr>
              <w:t>2.自然低温</w:t>
            </w:r>
          </w:p>
          <w:p w:rsidR="00134C77" w:rsidRDefault="00134C77">
            <w:pPr>
              <w:spacing w:line="280" w:lineRule="exact"/>
              <w:rPr>
                <w:rFonts w:ascii="宋体" w:hAnsi="宋体" w:hint="eastAsia"/>
                <w:sz w:val="18"/>
              </w:rPr>
            </w:pPr>
            <w:r>
              <w:rPr>
                <w:rFonts w:ascii="宋体" w:hAnsi="宋体" w:hint="eastAsia"/>
                <w:sz w:val="18"/>
              </w:rPr>
              <w:t>3.次年春末、夏初、风干晾晒和通风处理高水分粮</w:t>
            </w:r>
          </w:p>
          <w:p w:rsidR="00134C77" w:rsidRDefault="00134C77">
            <w:pPr>
              <w:spacing w:line="280" w:lineRule="exact"/>
              <w:rPr>
                <w:rFonts w:ascii="宋体" w:hAnsi="宋体" w:hint="eastAsia"/>
                <w:sz w:val="18"/>
              </w:rPr>
            </w:pPr>
            <w:r>
              <w:rPr>
                <w:rFonts w:ascii="宋体" w:hAnsi="宋体" w:hint="eastAsia"/>
                <w:sz w:val="18"/>
              </w:rPr>
              <w:t>4.夏初前施拌保护剂密封</w:t>
            </w:r>
          </w:p>
          <w:p w:rsidR="00134C77" w:rsidRDefault="00134C77">
            <w:pPr>
              <w:spacing w:line="280" w:lineRule="exact"/>
              <w:rPr>
                <w:rFonts w:hint="eastAsia"/>
                <w:sz w:val="18"/>
              </w:rPr>
            </w:pPr>
            <w:r>
              <w:rPr>
                <w:rFonts w:ascii="宋体" w:hAnsi="宋体" w:hint="eastAsia"/>
                <w:sz w:val="18"/>
              </w:rPr>
              <w:t>5.新疆个别地区夏季如只靠机械通风不能达到降温目的，可使用谷冷机降温</w:t>
            </w:r>
          </w:p>
        </w:tc>
      </w:tr>
      <w:tr w:rsidR="00134C77">
        <w:trPr>
          <w:jc w:val="center"/>
        </w:trPr>
        <w:tc>
          <w:tcPr>
            <w:tcW w:w="1371" w:type="dxa"/>
            <w:vAlign w:val="center"/>
          </w:tcPr>
          <w:p w:rsidR="00134C77" w:rsidRDefault="00134C77">
            <w:pPr>
              <w:rPr>
                <w:rFonts w:hint="eastAsia"/>
                <w:sz w:val="18"/>
              </w:rPr>
            </w:pPr>
            <w:r>
              <w:rPr>
                <w:rFonts w:ascii="黑体" w:eastAsia="黑体" w:hAnsi="宋体" w:cs="Arial" w:hint="eastAsia"/>
                <w:color w:val="000000"/>
                <w:sz w:val="18"/>
              </w:rPr>
              <w:t>第三区：</w:t>
            </w:r>
            <w:r>
              <w:rPr>
                <w:rFonts w:ascii="黑体" w:eastAsia="黑体" w:hAnsi="宋体" w:hint="eastAsia"/>
                <w:color w:val="000000"/>
                <w:sz w:val="18"/>
              </w:rPr>
              <w:t>低温高湿储粮区</w:t>
            </w:r>
          </w:p>
        </w:tc>
        <w:tc>
          <w:tcPr>
            <w:tcW w:w="4410" w:type="dxa"/>
            <w:vAlign w:val="center"/>
          </w:tcPr>
          <w:p w:rsidR="00134C77" w:rsidRPr="00C06DF1" w:rsidRDefault="00134C77">
            <w:pPr>
              <w:spacing w:line="280" w:lineRule="exact"/>
              <w:rPr>
                <w:rFonts w:ascii="宋体" w:hAnsi="宋体" w:hint="eastAsia"/>
                <w:sz w:val="18"/>
              </w:rPr>
            </w:pPr>
            <w:smartTag w:uri="urn:schemas-microsoft-com:office:smarttags" w:element="chmetcnv">
              <w:smartTagPr>
                <w:attr w:name="UnitName" w:val="℃"/>
                <w:attr w:name="SourceValue" w:val="15"/>
                <w:attr w:name="HasSpace" w:val="False"/>
                <w:attr w:name="Negative" w:val="False"/>
                <w:attr w:name="NumberType" w:val="1"/>
                <w:attr w:name="TCSC" w:val="0"/>
              </w:smartTagPr>
              <w:r w:rsidRPr="00C06DF1">
                <w:rPr>
                  <w:rFonts w:ascii="宋体" w:hAnsi="宋体" w:hint="eastAsia"/>
                  <w:sz w:val="18"/>
                </w:rPr>
                <w:t>15℃</w:t>
              </w:r>
            </w:smartTag>
            <w:r w:rsidRPr="00C06DF1">
              <w:rPr>
                <w:rFonts w:ascii="宋体" w:hAnsi="宋体" w:hint="eastAsia"/>
                <w:sz w:val="18"/>
              </w:rPr>
              <w:t>以上有效积温</w:t>
            </w:r>
            <w:smartTag w:uri="urn:schemas-microsoft-com:office:smarttags" w:element="chmetcnv">
              <w:smartTagPr>
                <w:attr w:name="UnitName" w:val="℃"/>
                <w:attr w:name="SourceValue" w:val="223"/>
                <w:attr w:name="HasSpace" w:val="False"/>
                <w:attr w:name="Negative" w:val="False"/>
                <w:attr w:name="NumberType" w:val="1"/>
                <w:attr w:name="TCSC" w:val="0"/>
              </w:smartTagPr>
              <w:r>
                <w:rPr>
                  <w:rFonts w:ascii="宋体" w:hAnsi="宋体" w:hint="eastAsia"/>
                  <w:sz w:val="18"/>
                </w:rPr>
                <w:t>223</w:t>
              </w:r>
              <w:r w:rsidRPr="00C06DF1">
                <w:rPr>
                  <w:rFonts w:ascii="宋体" w:hAnsi="宋体" w:hint="eastAsia"/>
                  <w:sz w:val="18"/>
                </w:rPr>
                <w:t>℃</w:t>
              </w:r>
            </w:smartTag>
            <w:r w:rsidRPr="00C06DF1">
              <w:rPr>
                <w:rFonts w:ascii="宋体" w:hAnsi="宋体" w:hint="eastAsia"/>
                <w:sz w:val="18"/>
              </w:rPr>
              <w:t>·d</w:t>
            </w:r>
            <w:r>
              <w:rPr>
                <w:rFonts w:ascii="宋体" w:hAnsi="宋体" w:hint="eastAsia"/>
                <w:sz w:val="18"/>
              </w:rPr>
              <w:t>～</w:t>
            </w:r>
            <w:smartTag w:uri="urn:schemas-microsoft-com:office:smarttags" w:element="chmetcnv">
              <w:smartTagPr>
                <w:attr w:name="UnitName" w:val="℃"/>
                <w:attr w:name="SourceValue" w:val="819"/>
                <w:attr w:name="HasSpace" w:val="False"/>
                <w:attr w:name="Negative" w:val="False"/>
                <w:attr w:name="NumberType" w:val="1"/>
                <w:attr w:name="TCSC" w:val="0"/>
              </w:smartTagPr>
              <w:r>
                <w:rPr>
                  <w:rFonts w:ascii="宋体" w:hAnsi="宋体" w:hint="eastAsia"/>
                  <w:sz w:val="18"/>
                </w:rPr>
                <w:t>819</w:t>
              </w:r>
              <w:r w:rsidRPr="00C06DF1">
                <w:rPr>
                  <w:rFonts w:ascii="宋体" w:hAnsi="宋体" w:hint="eastAsia"/>
                  <w:sz w:val="18"/>
                </w:rPr>
                <w:t>℃</w:t>
              </w:r>
            </w:smartTag>
            <w:r w:rsidRPr="00C06DF1">
              <w:rPr>
                <w:rFonts w:ascii="宋体" w:hAnsi="宋体" w:hint="eastAsia"/>
                <w:sz w:val="18"/>
              </w:rPr>
              <w:t>·d，</w:t>
            </w:r>
            <w:smartTag w:uri="urn:schemas-microsoft-com:office:smarttags" w:element="chmetcnv">
              <w:smartTagPr>
                <w:attr w:name="UnitName" w:val="℃"/>
                <w:attr w:name="SourceValue" w:val="15"/>
                <w:attr w:name="HasSpace" w:val="False"/>
                <w:attr w:name="Negative" w:val="False"/>
                <w:attr w:name="NumberType" w:val="1"/>
                <w:attr w:name="TCSC" w:val="0"/>
              </w:smartTagPr>
              <w:r w:rsidRPr="00C06DF1">
                <w:rPr>
                  <w:rFonts w:ascii="宋体" w:hAnsi="宋体" w:hint="eastAsia"/>
                  <w:sz w:val="18"/>
                </w:rPr>
                <w:t>15℃</w:t>
              </w:r>
            </w:smartTag>
            <w:r w:rsidRPr="00C06DF1">
              <w:rPr>
                <w:rFonts w:ascii="宋体" w:hAnsi="宋体" w:hint="eastAsia"/>
                <w:sz w:val="18"/>
              </w:rPr>
              <w:t>以上的时间</w:t>
            </w:r>
            <w:r>
              <w:rPr>
                <w:rFonts w:ascii="宋体" w:hAnsi="宋体" w:hint="eastAsia"/>
                <w:sz w:val="18"/>
              </w:rPr>
              <w:t>55 d～122 d；年降水量</w:t>
            </w:r>
            <w:smartTag w:uri="urn:schemas-microsoft-com:office:smarttags" w:element="chmetcnv">
              <w:smartTagPr>
                <w:attr w:name="UnitName" w:val="mm"/>
                <w:attr w:name="SourceValue" w:val="400"/>
                <w:attr w:name="HasSpace" w:val="True"/>
                <w:attr w:name="Negative" w:val="False"/>
                <w:attr w:name="NumberType" w:val="1"/>
                <w:attr w:name="TCSC" w:val="0"/>
              </w:smartTagPr>
              <w:r>
                <w:rPr>
                  <w:rFonts w:ascii="宋体" w:hAnsi="宋体" w:hint="eastAsia"/>
                  <w:sz w:val="18"/>
                </w:rPr>
                <w:t>400 mm</w:t>
              </w:r>
            </w:smartTag>
            <w:r>
              <w:rPr>
                <w:rFonts w:ascii="宋体" w:hAnsi="宋体" w:hint="eastAsia"/>
                <w:sz w:val="18"/>
              </w:rPr>
              <w:t>～</w:t>
            </w:r>
            <w:smartTag w:uri="urn:schemas-microsoft-com:office:smarttags" w:element="chmetcnv">
              <w:smartTagPr>
                <w:attr w:name="UnitName" w:val="mm"/>
                <w:attr w:name="SourceValue" w:val="1000"/>
                <w:attr w:name="HasSpace" w:val="True"/>
                <w:attr w:name="Negative" w:val="False"/>
                <w:attr w:name="NumberType" w:val="1"/>
                <w:attr w:name="TCSC" w:val="0"/>
              </w:smartTagPr>
              <w:r>
                <w:rPr>
                  <w:rFonts w:ascii="宋体" w:hAnsi="宋体" w:hint="eastAsia"/>
                  <w:sz w:val="18"/>
                </w:rPr>
                <w:t>1000 mm</w:t>
              </w:r>
            </w:smartTag>
            <w:r>
              <w:rPr>
                <w:rFonts w:ascii="宋体" w:hAnsi="宋体" w:hint="eastAsia"/>
                <w:sz w:val="18"/>
              </w:rPr>
              <w:t>；年平均相对湿度22%～93%；1月气温－</w:t>
            </w:r>
            <w:smartTag w:uri="urn:schemas-microsoft-com:office:smarttags" w:element="chmetcnv">
              <w:smartTagPr>
                <w:attr w:name="UnitName" w:val="℃"/>
                <w:attr w:name="SourceValue" w:val="12"/>
                <w:attr w:name="HasSpace" w:val="False"/>
                <w:attr w:name="Negative" w:val="False"/>
                <w:attr w:name="NumberType" w:val="1"/>
                <w:attr w:name="TCSC" w:val="0"/>
              </w:smartTagPr>
              <w:r>
                <w:rPr>
                  <w:rFonts w:ascii="宋体" w:hAnsi="宋体" w:hint="eastAsia"/>
                  <w:sz w:val="18"/>
                </w:rPr>
                <w:t>12℃</w:t>
              </w:r>
            </w:smartTag>
            <w:r>
              <w:rPr>
                <w:rFonts w:ascii="宋体" w:hAnsi="宋体" w:hint="eastAsia"/>
                <w:sz w:val="18"/>
              </w:rPr>
              <w:t>～－</w:t>
            </w:r>
            <w:smartTag w:uri="urn:schemas-microsoft-com:office:smarttags" w:element="chmetcnv">
              <w:smartTagPr>
                <w:attr w:name="UnitName" w:val="℃"/>
                <w:attr w:name="SourceValue" w:val="30"/>
                <w:attr w:name="HasSpace" w:val="False"/>
                <w:attr w:name="Negative" w:val="False"/>
                <w:attr w:name="NumberType" w:val="1"/>
                <w:attr w:name="TCSC" w:val="0"/>
              </w:smartTagPr>
              <w:r>
                <w:rPr>
                  <w:rFonts w:ascii="宋体" w:hAnsi="宋体" w:hint="eastAsia"/>
                  <w:sz w:val="18"/>
                </w:rPr>
                <w:t>30℃</w:t>
              </w:r>
            </w:smartTag>
            <w:r>
              <w:rPr>
                <w:rFonts w:ascii="宋体" w:hAnsi="宋体" w:hint="eastAsia"/>
                <w:sz w:val="18"/>
              </w:rPr>
              <w:t>，7月气温</w:t>
            </w:r>
            <w:smartTag w:uri="urn:schemas-microsoft-com:office:smarttags" w:element="chmetcnv">
              <w:smartTagPr>
                <w:attr w:name="UnitName" w:val="℃"/>
                <w:attr w:name="SourceValue" w:val="19"/>
                <w:attr w:name="HasSpace" w:val="False"/>
                <w:attr w:name="Negative" w:val="False"/>
                <w:attr w:name="NumberType" w:val="1"/>
                <w:attr w:name="TCSC" w:val="0"/>
              </w:smartTagPr>
              <w:r>
                <w:rPr>
                  <w:rFonts w:ascii="宋体" w:hAnsi="宋体" w:hint="eastAsia"/>
                  <w:sz w:val="18"/>
                </w:rPr>
                <w:t>19℃</w:t>
              </w:r>
            </w:smartTag>
            <w:r>
              <w:rPr>
                <w:rFonts w:ascii="宋体" w:hAnsi="宋体" w:hint="eastAsia"/>
                <w:sz w:val="18"/>
              </w:rPr>
              <w:t>～</w:t>
            </w:r>
            <w:smartTag w:uri="urn:schemas-microsoft-com:office:smarttags" w:element="chmetcnv">
              <w:smartTagPr>
                <w:attr w:name="UnitName" w:val="℃"/>
                <w:attr w:name="SourceValue" w:val="24.5"/>
                <w:attr w:name="HasSpace" w:val="False"/>
                <w:attr w:name="Negative" w:val="False"/>
                <w:attr w:name="NumberType" w:val="1"/>
                <w:attr w:name="TCSC" w:val="0"/>
              </w:smartTagPr>
              <w:r>
                <w:rPr>
                  <w:rFonts w:ascii="宋体" w:hAnsi="宋体" w:hint="eastAsia"/>
                  <w:sz w:val="18"/>
                </w:rPr>
                <w:t>24.5℃</w:t>
              </w:r>
            </w:smartTag>
            <w:r>
              <w:rPr>
                <w:rFonts w:ascii="宋体" w:hAnsi="宋体" w:hint="eastAsia"/>
                <w:sz w:val="18"/>
              </w:rPr>
              <w:t>；主要粮油作物为春小麦、玉米、大豆、稻谷；代表性储粮害虫为玉米象、锯谷盗、印度谷蛾、大谷盗、赤拟谷盗；“冷、湿”是其气候特点，玉米收获后常来不及降低水分。</w:t>
            </w:r>
          </w:p>
        </w:tc>
        <w:tc>
          <w:tcPr>
            <w:tcW w:w="3360" w:type="dxa"/>
            <w:vAlign w:val="center"/>
          </w:tcPr>
          <w:p w:rsidR="00134C77" w:rsidRDefault="00134C77">
            <w:pPr>
              <w:spacing w:line="280" w:lineRule="exact"/>
              <w:rPr>
                <w:rFonts w:ascii="宋体" w:hAnsi="宋体" w:hint="eastAsia"/>
                <w:sz w:val="18"/>
              </w:rPr>
            </w:pPr>
            <w:r>
              <w:rPr>
                <w:rFonts w:ascii="宋体" w:hAnsi="宋体" w:hint="eastAsia"/>
                <w:sz w:val="18"/>
              </w:rPr>
              <w:t>1.机械通风、烘干</w:t>
            </w:r>
          </w:p>
          <w:p w:rsidR="00134C77" w:rsidRDefault="00134C77">
            <w:pPr>
              <w:spacing w:line="280" w:lineRule="exact"/>
              <w:rPr>
                <w:rFonts w:ascii="宋体" w:hAnsi="宋体" w:hint="eastAsia"/>
                <w:sz w:val="18"/>
              </w:rPr>
            </w:pPr>
            <w:r>
              <w:rPr>
                <w:rFonts w:ascii="宋体" w:hAnsi="宋体" w:hint="eastAsia"/>
                <w:sz w:val="18"/>
              </w:rPr>
              <w:t>2.自然通风</w:t>
            </w:r>
          </w:p>
          <w:p w:rsidR="00134C77" w:rsidRDefault="00134C77">
            <w:pPr>
              <w:spacing w:line="280" w:lineRule="exact"/>
              <w:rPr>
                <w:rFonts w:ascii="宋体" w:hAnsi="宋体" w:hint="eastAsia"/>
                <w:sz w:val="18"/>
              </w:rPr>
            </w:pPr>
            <w:r>
              <w:rPr>
                <w:rFonts w:ascii="宋体" w:hAnsi="宋体" w:hint="eastAsia"/>
                <w:sz w:val="18"/>
              </w:rPr>
              <w:t>3.春末、夏初自然风干、晾晒和通风、烘干</w:t>
            </w:r>
          </w:p>
          <w:p w:rsidR="00134C77" w:rsidRDefault="00134C77">
            <w:pPr>
              <w:spacing w:line="280" w:lineRule="exact"/>
              <w:rPr>
                <w:rFonts w:hint="eastAsia"/>
                <w:sz w:val="18"/>
              </w:rPr>
            </w:pPr>
            <w:r>
              <w:rPr>
                <w:rFonts w:ascii="宋体" w:hAnsi="宋体" w:hint="eastAsia"/>
                <w:sz w:val="18"/>
              </w:rPr>
              <w:t>4.施用防护剂并密闭储藏</w:t>
            </w:r>
          </w:p>
        </w:tc>
      </w:tr>
      <w:tr w:rsidR="00134C77">
        <w:trPr>
          <w:jc w:val="center"/>
        </w:trPr>
        <w:tc>
          <w:tcPr>
            <w:tcW w:w="1371" w:type="dxa"/>
            <w:vAlign w:val="center"/>
          </w:tcPr>
          <w:p w:rsidR="00134C77" w:rsidRDefault="00134C77">
            <w:pPr>
              <w:rPr>
                <w:rFonts w:hint="eastAsia"/>
                <w:sz w:val="18"/>
              </w:rPr>
            </w:pPr>
            <w:r>
              <w:rPr>
                <w:rFonts w:ascii="黑体" w:eastAsia="黑体" w:hAnsi="宋体" w:cs="Arial" w:hint="eastAsia"/>
                <w:color w:val="000000"/>
                <w:sz w:val="18"/>
              </w:rPr>
              <w:t>第四区：</w:t>
            </w:r>
            <w:r>
              <w:rPr>
                <w:rFonts w:ascii="黑体" w:eastAsia="黑体" w:hAnsi="宋体" w:hint="eastAsia"/>
                <w:color w:val="000000"/>
                <w:sz w:val="18"/>
              </w:rPr>
              <w:t>中温干燥储粮区</w:t>
            </w:r>
          </w:p>
        </w:tc>
        <w:tc>
          <w:tcPr>
            <w:tcW w:w="4410" w:type="dxa"/>
            <w:vAlign w:val="center"/>
          </w:tcPr>
          <w:p w:rsidR="00134C77" w:rsidRPr="00C06DF1" w:rsidRDefault="00134C77">
            <w:pPr>
              <w:spacing w:line="280" w:lineRule="exact"/>
              <w:rPr>
                <w:rFonts w:ascii="宋体" w:hAnsi="宋体" w:hint="eastAsia"/>
                <w:sz w:val="18"/>
              </w:rPr>
            </w:pPr>
            <w:smartTag w:uri="urn:schemas-microsoft-com:office:smarttags" w:element="chmetcnv">
              <w:smartTagPr>
                <w:attr w:name="UnitName" w:val="℃"/>
                <w:attr w:name="SourceValue" w:val="15"/>
                <w:attr w:name="HasSpace" w:val="False"/>
                <w:attr w:name="Negative" w:val="False"/>
                <w:attr w:name="NumberType" w:val="1"/>
                <w:attr w:name="TCSC" w:val="0"/>
              </w:smartTagPr>
              <w:r w:rsidRPr="00C06DF1">
                <w:rPr>
                  <w:rFonts w:ascii="宋体" w:hAnsi="宋体" w:hint="eastAsia"/>
                  <w:sz w:val="18"/>
                </w:rPr>
                <w:t>15℃</w:t>
              </w:r>
            </w:smartTag>
            <w:r w:rsidRPr="00C06DF1">
              <w:rPr>
                <w:rFonts w:ascii="宋体" w:hAnsi="宋体" w:hint="eastAsia"/>
                <w:sz w:val="18"/>
              </w:rPr>
              <w:t>以上有效积温</w:t>
            </w:r>
            <w:smartTag w:uri="urn:schemas-microsoft-com:office:smarttags" w:element="chmetcnv">
              <w:smartTagPr>
                <w:attr w:name="UnitName" w:val="℃"/>
                <w:attr w:name="SourceValue" w:val="828"/>
                <w:attr w:name="HasSpace" w:val="False"/>
                <w:attr w:name="Negative" w:val="False"/>
                <w:attr w:name="NumberType" w:val="1"/>
                <w:attr w:name="TCSC" w:val="0"/>
              </w:smartTagPr>
              <w:r>
                <w:rPr>
                  <w:rFonts w:ascii="宋体" w:hAnsi="宋体" w:hint="eastAsia"/>
                  <w:sz w:val="18"/>
                </w:rPr>
                <w:t>828</w:t>
              </w:r>
              <w:r w:rsidRPr="00C06DF1">
                <w:rPr>
                  <w:rFonts w:ascii="宋体" w:hAnsi="宋体" w:hint="eastAsia"/>
                  <w:sz w:val="18"/>
                </w:rPr>
                <w:t>℃</w:t>
              </w:r>
            </w:smartTag>
            <w:r w:rsidRPr="00C06DF1">
              <w:rPr>
                <w:rFonts w:ascii="宋体" w:hAnsi="宋体" w:hint="eastAsia"/>
                <w:sz w:val="18"/>
              </w:rPr>
              <w:t>·d</w:t>
            </w:r>
            <w:r>
              <w:rPr>
                <w:rFonts w:ascii="宋体" w:hAnsi="宋体" w:hint="eastAsia"/>
                <w:sz w:val="18"/>
              </w:rPr>
              <w:t>～</w:t>
            </w:r>
            <w:smartTag w:uri="urn:schemas-microsoft-com:office:smarttags" w:element="chmetcnv">
              <w:smartTagPr>
                <w:attr w:name="UnitName" w:val="℃"/>
                <w:attr w:name="SourceValue" w:val="1690"/>
                <w:attr w:name="HasSpace" w:val="False"/>
                <w:attr w:name="Negative" w:val="False"/>
                <w:attr w:name="NumberType" w:val="1"/>
                <w:attr w:name="TCSC" w:val="0"/>
              </w:smartTagPr>
              <w:r>
                <w:rPr>
                  <w:rFonts w:ascii="宋体" w:hAnsi="宋体" w:hint="eastAsia"/>
                  <w:sz w:val="18"/>
                </w:rPr>
                <w:t>1690</w:t>
              </w:r>
              <w:r w:rsidRPr="00C06DF1">
                <w:rPr>
                  <w:rFonts w:ascii="宋体" w:hAnsi="宋体" w:hint="eastAsia"/>
                  <w:sz w:val="18"/>
                </w:rPr>
                <w:t>℃</w:t>
              </w:r>
            </w:smartTag>
            <w:r w:rsidRPr="00C06DF1">
              <w:rPr>
                <w:rFonts w:ascii="宋体" w:hAnsi="宋体" w:hint="eastAsia"/>
                <w:sz w:val="18"/>
              </w:rPr>
              <w:t>·d，</w:t>
            </w:r>
            <w:smartTag w:uri="urn:schemas-microsoft-com:office:smarttags" w:element="chmetcnv">
              <w:smartTagPr>
                <w:attr w:name="UnitName" w:val="℃"/>
                <w:attr w:name="SourceValue" w:val="15"/>
                <w:attr w:name="HasSpace" w:val="False"/>
                <w:attr w:name="Negative" w:val="False"/>
                <w:attr w:name="NumberType" w:val="1"/>
                <w:attr w:name="TCSC" w:val="0"/>
              </w:smartTagPr>
              <w:r w:rsidRPr="00C06DF1">
                <w:rPr>
                  <w:rFonts w:ascii="宋体" w:hAnsi="宋体" w:hint="eastAsia"/>
                  <w:sz w:val="18"/>
                </w:rPr>
                <w:t>15℃</w:t>
              </w:r>
            </w:smartTag>
            <w:r w:rsidRPr="00C06DF1">
              <w:rPr>
                <w:rFonts w:ascii="宋体" w:hAnsi="宋体" w:hint="eastAsia"/>
                <w:sz w:val="18"/>
              </w:rPr>
              <w:t>以上的时间</w:t>
            </w:r>
            <w:r>
              <w:rPr>
                <w:rFonts w:ascii="宋体" w:hAnsi="宋体" w:hint="eastAsia"/>
                <w:sz w:val="18"/>
              </w:rPr>
              <w:t>143～192d；年降水量</w:t>
            </w:r>
            <w:smartTag w:uri="urn:schemas-microsoft-com:office:smarttags" w:element="chmetcnv">
              <w:smartTagPr>
                <w:attr w:name="UnitName" w:val="mm"/>
                <w:attr w:name="SourceValue" w:val="400"/>
                <w:attr w:name="HasSpace" w:val="True"/>
                <w:attr w:name="Negative" w:val="False"/>
                <w:attr w:name="NumberType" w:val="1"/>
                <w:attr w:name="TCSC" w:val="0"/>
              </w:smartTagPr>
              <w:r>
                <w:rPr>
                  <w:rFonts w:ascii="宋体" w:hAnsi="宋体"/>
                  <w:sz w:val="18"/>
                </w:rPr>
                <w:t>400</w:t>
              </w:r>
              <w:r>
                <w:rPr>
                  <w:rFonts w:ascii="宋体" w:hAnsi="宋体" w:hint="eastAsia"/>
                  <w:sz w:val="18"/>
                </w:rPr>
                <w:t xml:space="preserve"> mm</w:t>
              </w:r>
            </w:smartTag>
            <w:r>
              <w:rPr>
                <w:rFonts w:ascii="宋体" w:hAnsi="宋体" w:hint="eastAsia"/>
                <w:sz w:val="18"/>
              </w:rPr>
              <w:t>～</w:t>
            </w:r>
            <w:smartTag w:uri="urn:schemas-microsoft-com:office:smarttags" w:element="chmetcnv">
              <w:smartTagPr>
                <w:attr w:name="UnitName" w:val="mm"/>
                <w:attr w:name="SourceValue" w:val="800"/>
                <w:attr w:name="HasSpace" w:val="True"/>
                <w:attr w:name="Negative" w:val="False"/>
                <w:attr w:name="NumberType" w:val="1"/>
                <w:attr w:name="TCSC" w:val="0"/>
              </w:smartTagPr>
              <w:r>
                <w:rPr>
                  <w:rFonts w:ascii="宋体" w:hAnsi="宋体"/>
                  <w:sz w:val="18"/>
                </w:rPr>
                <w:t>800</w:t>
              </w:r>
              <w:r>
                <w:rPr>
                  <w:rFonts w:ascii="宋体" w:hAnsi="宋体" w:hint="eastAsia"/>
                  <w:sz w:val="18"/>
                </w:rPr>
                <w:t xml:space="preserve"> mm</w:t>
              </w:r>
            </w:smartTag>
            <w:r>
              <w:rPr>
                <w:rFonts w:ascii="宋体" w:hAnsi="宋体" w:hint="eastAsia"/>
                <w:sz w:val="18"/>
              </w:rPr>
              <w:t>；年平均相对湿度13%～97%；1月气温</w:t>
            </w:r>
            <w:smartTag w:uri="urn:schemas-microsoft-com:office:smarttags" w:element="chmetcnv">
              <w:smartTagPr>
                <w:attr w:name="UnitName" w:val="℃"/>
                <w:attr w:name="SourceValue" w:val="0"/>
                <w:attr w:name="HasSpace" w:val="False"/>
                <w:attr w:name="Negative" w:val="False"/>
                <w:attr w:name="NumberType" w:val="1"/>
                <w:attr w:name="TCSC" w:val="0"/>
              </w:smartTagPr>
              <w:r>
                <w:rPr>
                  <w:rFonts w:ascii="宋体" w:hAnsi="宋体"/>
                  <w:sz w:val="18"/>
                </w:rPr>
                <w:t>0</w:t>
              </w:r>
              <w:r>
                <w:rPr>
                  <w:rFonts w:ascii="宋体" w:hAnsi="宋体" w:hint="eastAsia"/>
                  <w:sz w:val="18"/>
                </w:rPr>
                <w:t>℃</w:t>
              </w:r>
            </w:smartTag>
            <w:r>
              <w:rPr>
                <w:rFonts w:ascii="宋体" w:hAnsi="宋体" w:hint="eastAsia"/>
                <w:sz w:val="18"/>
              </w:rPr>
              <w:t>～－</w:t>
            </w:r>
            <w:smartTag w:uri="urn:schemas-microsoft-com:office:smarttags" w:element="chmetcnv">
              <w:smartTagPr>
                <w:attr w:name="UnitName" w:val="℃"/>
                <w:attr w:name="SourceValue" w:val="10"/>
                <w:attr w:name="HasSpace" w:val="False"/>
                <w:attr w:name="Negative" w:val="False"/>
                <w:attr w:name="NumberType" w:val="1"/>
                <w:attr w:name="TCSC" w:val="0"/>
              </w:smartTagPr>
              <w:r>
                <w:rPr>
                  <w:rFonts w:ascii="宋体" w:hAnsi="宋体"/>
                  <w:sz w:val="18"/>
                </w:rPr>
                <w:t>1</w:t>
              </w:r>
              <w:r>
                <w:rPr>
                  <w:rFonts w:ascii="宋体" w:hAnsi="宋体" w:hint="eastAsia"/>
                  <w:sz w:val="18"/>
                </w:rPr>
                <w:t>0℃</w:t>
              </w:r>
            </w:smartTag>
            <w:r>
              <w:rPr>
                <w:rFonts w:ascii="宋体" w:hAnsi="宋体" w:hint="eastAsia"/>
                <w:sz w:val="18"/>
              </w:rPr>
              <w:t>，7月气温&gt;</w:t>
            </w:r>
            <w:smartTag w:uri="urn:schemas-microsoft-com:office:smarttags" w:element="chmetcnv">
              <w:smartTagPr>
                <w:attr w:name="UnitName" w:val="℃"/>
                <w:attr w:name="SourceValue" w:val="24"/>
                <w:attr w:name="HasSpace" w:val="False"/>
                <w:attr w:name="Negative" w:val="False"/>
                <w:attr w:name="NumberType" w:val="1"/>
                <w:attr w:name="TCSC" w:val="0"/>
              </w:smartTagPr>
              <w:r>
                <w:rPr>
                  <w:rFonts w:ascii="宋体" w:hAnsi="宋体"/>
                  <w:sz w:val="18"/>
                </w:rPr>
                <w:t>24</w:t>
              </w:r>
              <w:r>
                <w:rPr>
                  <w:rFonts w:ascii="宋体" w:hAnsi="宋体" w:hint="eastAsia"/>
                  <w:sz w:val="18"/>
                </w:rPr>
                <w:t>℃</w:t>
              </w:r>
            </w:smartTag>
            <w:r>
              <w:rPr>
                <w:rFonts w:ascii="宋体" w:hAnsi="宋体" w:hint="eastAsia"/>
                <w:sz w:val="18"/>
              </w:rPr>
              <w:t>；主要粮油作物为冬小麦、玉米、稻谷、大豆；代表性储粮害虫为玉米象、麦蛾、印度谷螟、印度谷蛾、大谷盗、赤拟谷盗；冬季寒冷干燥为储粮有利条件、夏季高温多雨为不利条件。</w:t>
            </w:r>
          </w:p>
        </w:tc>
        <w:tc>
          <w:tcPr>
            <w:tcW w:w="3360" w:type="dxa"/>
            <w:vAlign w:val="center"/>
          </w:tcPr>
          <w:p w:rsidR="00134C77" w:rsidRDefault="00134C77">
            <w:pPr>
              <w:spacing w:line="280" w:lineRule="exact"/>
              <w:rPr>
                <w:rFonts w:ascii="宋体" w:hAnsi="宋体" w:hint="eastAsia"/>
                <w:sz w:val="18"/>
              </w:rPr>
            </w:pPr>
            <w:r>
              <w:rPr>
                <w:rFonts w:ascii="宋体" w:hAnsi="宋体" w:hint="eastAsia"/>
                <w:sz w:val="18"/>
              </w:rPr>
              <w:t>1.小麦收后夏季高温晾晒</w:t>
            </w:r>
          </w:p>
          <w:p w:rsidR="00134C77" w:rsidRDefault="00134C77">
            <w:pPr>
              <w:spacing w:line="280" w:lineRule="exact"/>
              <w:rPr>
                <w:rFonts w:ascii="宋体" w:hAnsi="宋体" w:hint="eastAsia"/>
                <w:sz w:val="18"/>
              </w:rPr>
            </w:pPr>
            <w:r>
              <w:rPr>
                <w:rFonts w:ascii="宋体" w:hAnsi="宋体" w:hint="eastAsia"/>
                <w:sz w:val="18"/>
              </w:rPr>
              <w:t>2.秋季晾晒、通风或烘干高水分玉米</w:t>
            </w:r>
          </w:p>
          <w:p w:rsidR="00134C77" w:rsidRDefault="00134C77">
            <w:pPr>
              <w:spacing w:line="280" w:lineRule="exact"/>
              <w:rPr>
                <w:rFonts w:ascii="宋体" w:hAnsi="宋体" w:hint="eastAsia"/>
                <w:sz w:val="18"/>
              </w:rPr>
            </w:pPr>
            <w:r>
              <w:rPr>
                <w:rFonts w:ascii="宋体" w:hAnsi="宋体" w:hint="eastAsia"/>
                <w:sz w:val="18"/>
              </w:rPr>
              <w:t>3.自然低温</w:t>
            </w:r>
          </w:p>
          <w:p w:rsidR="00134C77" w:rsidRDefault="00134C77">
            <w:pPr>
              <w:spacing w:line="280" w:lineRule="exact"/>
              <w:rPr>
                <w:rFonts w:ascii="宋体" w:hAnsi="宋体" w:hint="eastAsia"/>
                <w:sz w:val="18"/>
              </w:rPr>
            </w:pPr>
            <w:r>
              <w:rPr>
                <w:rFonts w:ascii="宋体" w:hAnsi="宋体" w:hint="eastAsia"/>
                <w:sz w:val="18"/>
              </w:rPr>
              <w:t>4.次年夏初前用晾晒、通风方法处理高水分玉米。</w:t>
            </w:r>
          </w:p>
          <w:p w:rsidR="00134C77" w:rsidRDefault="00134C77">
            <w:pPr>
              <w:spacing w:line="280" w:lineRule="exact"/>
              <w:rPr>
                <w:rFonts w:ascii="宋体" w:hAnsi="宋体" w:hint="eastAsia"/>
                <w:sz w:val="18"/>
              </w:rPr>
            </w:pPr>
            <w:r>
              <w:rPr>
                <w:rFonts w:ascii="宋体" w:hAnsi="宋体" w:hint="eastAsia"/>
                <w:sz w:val="18"/>
              </w:rPr>
              <w:t>5.施用防护剂并密闭储藏</w:t>
            </w:r>
          </w:p>
          <w:p w:rsidR="00134C77" w:rsidRDefault="00134C77">
            <w:pPr>
              <w:spacing w:line="280" w:lineRule="exact"/>
              <w:rPr>
                <w:rFonts w:hint="eastAsia"/>
                <w:sz w:val="18"/>
              </w:rPr>
            </w:pPr>
            <w:r>
              <w:rPr>
                <w:rFonts w:ascii="宋体" w:hAnsi="宋体" w:hint="eastAsia"/>
                <w:sz w:val="18"/>
              </w:rPr>
              <w:t>6.密切注意过夏粮粮情</w:t>
            </w:r>
          </w:p>
        </w:tc>
      </w:tr>
      <w:tr w:rsidR="00134C77">
        <w:trPr>
          <w:jc w:val="center"/>
        </w:trPr>
        <w:tc>
          <w:tcPr>
            <w:tcW w:w="1371" w:type="dxa"/>
            <w:vAlign w:val="center"/>
          </w:tcPr>
          <w:p w:rsidR="00134C77" w:rsidRDefault="00134C77">
            <w:pPr>
              <w:rPr>
                <w:rFonts w:hint="eastAsia"/>
                <w:sz w:val="18"/>
              </w:rPr>
            </w:pPr>
            <w:r>
              <w:rPr>
                <w:rFonts w:ascii="黑体" w:eastAsia="黑体" w:hAnsi="宋体" w:cs="Arial" w:hint="eastAsia"/>
                <w:color w:val="000000"/>
                <w:sz w:val="18"/>
              </w:rPr>
              <w:t>第五区：中温高湿</w:t>
            </w:r>
            <w:r>
              <w:rPr>
                <w:rFonts w:ascii="黑体" w:eastAsia="黑体" w:hAnsi="宋体" w:hint="eastAsia"/>
                <w:color w:val="000000"/>
                <w:sz w:val="18"/>
              </w:rPr>
              <w:t>储粮区</w:t>
            </w:r>
          </w:p>
        </w:tc>
        <w:tc>
          <w:tcPr>
            <w:tcW w:w="4410" w:type="dxa"/>
            <w:vAlign w:val="center"/>
          </w:tcPr>
          <w:p w:rsidR="00134C77" w:rsidRPr="00C06DF1" w:rsidRDefault="00134C77">
            <w:pPr>
              <w:spacing w:line="280" w:lineRule="exact"/>
              <w:rPr>
                <w:rFonts w:ascii="宋体" w:hAnsi="宋体" w:hint="eastAsia"/>
                <w:sz w:val="18"/>
              </w:rPr>
            </w:pPr>
            <w:smartTag w:uri="urn:schemas-microsoft-com:office:smarttags" w:element="chmetcnv">
              <w:smartTagPr>
                <w:attr w:name="UnitName" w:val="℃"/>
                <w:attr w:name="SourceValue" w:val="15"/>
                <w:attr w:name="HasSpace" w:val="False"/>
                <w:attr w:name="Negative" w:val="False"/>
                <w:attr w:name="NumberType" w:val="1"/>
                <w:attr w:name="TCSC" w:val="0"/>
              </w:smartTagPr>
              <w:r w:rsidRPr="00C06DF1">
                <w:rPr>
                  <w:rFonts w:ascii="宋体" w:hAnsi="宋体" w:hint="eastAsia"/>
                  <w:sz w:val="18"/>
                </w:rPr>
                <w:t>15℃</w:t>
              </w:r>
            </w:smartTag>
            <w:r w:rsidRPr="00C06DF1">
              <w:rPr>
                <w:rFonts w:ascii="宋体" w:hAnsi="宋体" w:hint="eastAsia"/>
                <w:sz w:val="18"/>
              </w:rPr>
              <w:t>以上有效积温</w:t>
            </w:r>
            <w:smartTag w:uri="urn:schemas-microsoft-com:office:smarttags" w:element="chmetcnv">
              <w:smartTagPr>
                <w:attr w:name="UnitName" w:val="℃"/>
                <w:attr w:name="SourceValue" w:val="1029"/>
                <w:attr w:name="HasSpace" w:val="False"/>
                <w:attr w:name="Negative" w:val="False"/>
                <w:attr w:name="NumberType" w:val="1"/>
                <w:attr w:name="TCSC" w:val="0"/>
              </w:smartTagPr>
              <w:r>
                <w:rPr>
                  <w:rFonts w:ascii="宋体" w:hAnsi="宋体" w:hint="eastAsia"/>
                  <w:sz w:val="18"/>
                </w:rPr>
                <w:t>1029</w:t>
              </w:r>
              <w:r w:rsidRPr="00C06DF1">
                <w:rPr>
                  <w:rFonts w:ascii="宋体" w:hAnsi="宋体" w:hint="eastAsia"/>
                  <w:sz w:val="18"/>
                </w:rPr>
                <w:t>℃</w:t>
              </w:r>
            </w:smartTag>
            <w:r w:rsidRPr="00C06DF1">
              <w:rPr>
                <w:rFonts w:ascii="宋体" w:hAnsi="宋体" w:hint="eastAsia"/>
                <w:sz w:val="18"/>
              </w:rPr>
              <w:t>·d</w:t>
            </w:r>
            <w:r>
              <w:rPr>
                <w:rFonts w:ascii="宋体" w:hAnsi="宋体" w:hint="eastAsia"/>
                <w:sz w:val="18"/>
              </w:rPr>
              <w:t>～</w:t>
            </w:r>
            <w:smartTag w:uri="urn:schemas-microsoft-com:office:smarttags" w:element="chmetcnv">
              <w:smartTagPr>
                <w:attr w:name="UnitName" w:val="℃"/>
                <w:attr w:name="SourceValue" w:val="3180"/>
                <w:attr w:name="HasSpace" w:val="False"/>
                <w:attr w:name="Negative" w:val="False"/>
                <w:attr w:name="NumberType" w:val="1"/>
                <w:attr w:name="TCSC" w:val="0"/>
              </w:smartTagPr>
              <w:r>
                <w:rPr>
                  <w:rFonts w:ascii="宋体" w:hAnsi="宋体" w:hint="eastAsia"/>
                  <w:sz w:val="18"/>
                </w:rPr>
                <w:t>3180</w:t>
              </w:r>
              <w:r w:rsidRPr="00C06DF1">
                <w:rPr>
                  <w:rFonts w:ascii="宋体" w:hAnsi="宋体" w:hint="eastAsia"/>
                  <w:sz w:val="18"/>
                </w:rPr>
                <w:t>℃</w:t>
              </w:r>
            </w:smartTag>
            <w:r w:rsidRPr="00C06DF1">
              <w:rPr>
                <w:rFonts w:ascii="宋体" w:hAnsi="宋体" w:hint="eastAsia"/>
                <w:sz w:val="18"/>
              </w:rPr>
              <w:t>·d，</w:t>
            </w:r>
            <w:smartTag w:uri="urn:schemas-microsoft-com:office:smarttags" w:element="chmetcnv">
              <w:smartTagPr>
                <w:attr w:name="UnitName" w:val="℃"/>
                <w:attr w:name="SourceValue" w:val="15"/>
                <w:attr w:name="HasSpace" w:val="False"/>
                <w:attr w:name="Negative" w:val="False"/>
                <w:attr w:name="NumberType" w:val="1"/>
                <w:attr w:name="TCSC" w:val="0"/>
              </w:smartTagPr>
              <w:r w:rsidRPr="00C06DF1">
                <w:rPr>
                  <w:rFonts w:ascii="宋体" w:hAnsi="宋体" w:hint="eastAsia"/>
                  <w:sz w:val="18"/>
                </w:rPr>
                <w:t>15℃</w:t>
              </w:r>
            </w:smartTag>
            <w:r w:rsidRPr="00C06DF1">
              <w:rPr>
                <w:rFonts w:ascii="宋体" w:hAnsi="宋体" w:hint="eastAsia"/>
                <w:sz w:val="18"/>
              </w:rPr>
              <w:t>以上的时间</w:t>
            </w:r>
            <w:r>
              <w:rPr>
                <w:rFonts w:ascii="宋体" w:hAnsi="宋体" w:hint="eastAsia"/>
                <w:sz w:val="18"/>
              </w:rPr>
              <w:t>121～253d；年降水量</w:t>
            </w:r>
            <w:smartTag w:uri="urn:schemas-microsoft-com:office:smarttags" w:element="chmetcnv">
              <w:smartTagPr>
                <w:attr w:name="UnitName" w:val="mm"/>
                <w:attr w:name="SourceValue" w:val="800"/>
                <w:attr w:name="HasSpace" w:val="True"/>
                <w:attr w:name="Negative" w:val="False"/>
                <w:attr w:name="NumberType" w:val="1"/>
                <w:attr w:name="TCSC" w:val="0"/>
              </w:smartTagPr>
              <w:r>
                <w:rPr>
                  <w:rFonts w:ascii="宋体" w:hAnsi="宋体" w:hint="eastAsia"/>
                  <w:sz w:val="18"/>
                </w:rPr>
                <w:t>8</w:t>
              </w:r>
              <w:r>
                <w:rPr>
                  <w:rFonts w:ascii="宋体" w:hAnsi="宋体"/>
                  <w:sz w:val="18"/>
                </w:rPr>
                <w:t>00</w:t>
              </w:r>
              <w:r>
                <w:rPr>
                  <w:rFonts w:ascii="宋体" w:hAnsi="宋体" w:hint="eastAsia"/>
                  <w:sz w:val="18"/>
                </w:rPr>
                <w:t xml:space="preserve"> mm</w:t>
              </w:r>
            </w:smartTag>
            <w:r>
              <w:rPr>
                <w:rFonts w:ascii="宋体" w:hAnsi="宋体" w:hint="eastAsia"/>
                <w:sz w:val="18"/>
              </w:rPr>
              <w:t>～</w:t>
            </w:r>
            <w:smartTag w:uri="urn:schemas-microsoft-com:office:smarttags" w:element="chmetcnv">
              <w:smartTagPr>
                <w:attr w:name="UnitName" w:val="mm"/>
                <w:attr w:name="SourceValue" w:val="1600"/>
                <w:attr w:name="HasSpace" w:val="True"/>
                <w:attr w:name="Negative" w:val="False"/>
                <w:attr w:name="NumberType" w:val="1"/>
                <w:attr w:name="TCSC" w:val="0"/>
              </w:smartTagPr>
              <w:r>
                <w:rPr>
                  <w:rFonts w:ascii="宋体" w:hAnsi="宋体" w:hint="eastAsia"/>
                  <w:sz w:val="18"/>
                </w:rPr>
                <w:t>16</w:t>
              </w:r>
              <w:r>
                <w:rPr>
                  <w:rFonts w:ascii="宋体" w:hAnsi="宋体"/>
                  <w:sz w:val="18"/>
                </w:rPr>
                <w:t>00</w:t>
              </w:r>
              <w:r>
                <w:rPr>
                  <w:rFonts w:ascii="宋体" w:hAnsi="宋体" w:hint="eastAsia"/>
                  <w:sz w:val="18"/>
                </w:rPr>
                <w:t xml:space="preserve"> mm</w:t>
              </w:r>
            </w:smartTag>
            <w:r>
              <w:rPr>
                <w:rFonts w:ascii="宋体" w:hAnsi="宋体" w:hint="eastAsia"/>
                <w:sz w:val="18"/>
              </w:rPr>
              <w:t>；年平均相对湿度34%～98%；1月气温</w:t>
            </w:r>
            <w:smartTag w:uri="urn:schemas-microsoft-com:office:smarttags" w:element="chmetcnv">
              <w:smartTagPr>
                <w:attr w:name="UnitName" w:val="℃"/>
                <w:attr w:name="SourceValue" w:val="0"/>
                <w:attr w:name="HasSpace" w:val="False"/>
                <w:attr w:name="Negative" w:val="False"/>
                <w:attr w:name="NumberType" w:val="1"/>
                <w:attr w:name="TCSC" w:val="0"/>
              </w:smartTagPr>
              <w:r>
                <w:rPr>
                  <w:rFonts w:ascii="宋体" w:hAnsi="宋体"/>
                  <w:sz w:val="18"/>
                </w:rPr>
                <w:t>0</w:t>
              </w:r>
              <w:r>
                <w:rPr>
                  <w:rFonts w:ascii="宋体" w:hAnsi="宋体" w:hint="eastAsia"/>
                  <w:sz w:val="18"/>
                </w:rPr>
                <w:t>℃</w:t>
              </w:r>
            </w:smartTag>
            <w:r>
              <w:rPr>
                <w:rFonts w:ascii="宋体" w:hAnsi="宋体" w:hint="eastAsia"/>
                <w:sz w:val="18"/>
              </w:rPr>
              <w:t>～</w:t>
            </w:r>
            <w:smartTag w:uri="urn:schemas-microsoft-com:office:smarttags" w:element="chmetcnv">
              <w:smartTagPr>
                <w:attr w:name="UnitName" w:val="℃"/>
                <w:attr w:name="SourceValue" w:val="10"/>
                <w:attr w:name="HasSpace" w:val="False"/>
                <w:attr w:name="Negative" w:val="False"/>
                <w:attr w:name="NumberType" w:val="1"/>
                <w:attr w:name="TCSC" w:val="0"/>
              </w:smartTagPr>
              <w:r>
                <w:rPr>
                  <w:rFonts w:ascii="宋体" w:hAnsi="宋体"/>
                  <w:sz w:val="18"/>
                </w:rPr>
                <w:t>1</w:t>
              </w:r>
              <w:r>
                <w:rPr>
                  <w:rFonts w:ascii="宋体" w:hAnsi="宋体" w:hint="eastAsia"/>
                  <w:sz w:val="18"/>
                </w:rPr>
                <w:t>0℃</w:t>
              </w:r>
            </w:smartTag>
            <w:r>
              <w:rPr>
                <w:rFonts w:ascii="宋体" w:hAnsi="宋体" w:hint="eastAsia"/>
                <w:sz w:val="18"/>
              </w:rPr>
              <w:t>，7月气温</w:t>
            </w:r>
            <w:smartTag w:uri="urn:schemas-microsoft-com:office:smarttags" w:element="chmetcnv">
              <w:smartTagPr>
                <w:attr w:name="UnitName" w:val="℃"/>
                <w:attr w:name="SourceValue" w:val="28"/>
                <w:attr w:name="HasSpace" w:val="False"/>
                <w:attr w:name="Negative" w:val="False"/>
                <w:attr w:name="NumberType" w:val="1"/>
                <w:attr w:name="TCSC" w:val="0"/>
              </w:smartTagPr>
              <w:r>
                <w:rPr>
                  <w:rFonts w:ascii="宋体" w:hAnsi="宋体"/>
                  <w:sz w:val="18"/>
                </w:rPr>
                <w:t>2</w:t>
              </w:r>
              <w:r>
                <w:rPr>
                  <w:rFonts w:ascii="宋体" w:hAnsi="宋体" w:hint="eastAsia"/>
                  <w:sz w:val="18"/>
                </w:rPr>
                <w:t>8℃</w:t>
              </w:r>
            </w:smartTag>
            <w:r>
              <w:rPr>
                <w:rFonts w:ascii="宋体" w:hAnsi="宋体" w:hint="eastAsia"/>
                <w:sz w:val="18"/>
              </w:rPr>
              <w:t>左右；主要粮油作物为单、双季稻、冬小麦；代表性储粮害虫为玉米象、谷蠹、麦蛾、锯谷盗、长角扁谷盗、大谷盗、赤拟谷盗；夏季高温、高湿；晚稻水分含量高。</w:t>
            </w:r>
          </w:p>
        </w:tc>
        <w:tc>
          <w:tcPr>
            <w:tcW w:w="3360" w:type="dxa"/>
            <w:vAlign w:val="center"/>
          </w:tcPr>
          <w:p w:rsidR="00134C77" w:rsidRDefault="00134C77">
            <w:pPr>
              <w:spacing w:line="280" w:lineRule="exact"/>
              <w:rPr>
                <w:rFonts w:ascii="宋体" w:hAnsi="宋体" w:hint="eastAsia"/>
                <w:sz w:val="18"/>
              </w:rPr>
            </w:pPr>
            <w:r>
              <w:rPr>
                <w:rFonts w:ascii="宋体" w:hAnsi="宋体" w:hint="eastAsia"/>
                <w:sz w:val="18"/>
              </w:rPr>
              <w:t>1.收后机械通风、烘干</w:t>
            </w:r>
          </w:p>
          <w:p w:rsidR="00134C77" w:rsidRDefault="00134C77">
            <w:pPr>
              <w:spacing w:line="280" w:lineRule="exact"/>
              <w:rPr>
                <w:rFonts w:ascii="宋体" w:hAnsi="宋体" w:hint="eastAsia"/>
                <w:sz w:val="18"/>
              </w:rPr>
            </w:pPr>
            <w:r>
              <w:rPr>
                <w:rFonts w:ascii="宋体" w:hAnsi="宋体" w:hint="eastAsia"/>
                <w:sz w:val="18"/>
              </w:rPr>
              <w:t>2.冬春通风降温</w:t>
            </w:r>
          </w:p>
          <w:p w:rsidR="00134C77" w:rsidRDefault="00134C77">
            <w:pPr>
              <w:spacing w:line="280" w:lineRule="exact"/>
              <w:rPr>
                <w:rFonts w:ascii="宋体" w:hAnsi="宋体" w:hint="eastAsia"/>
                <w:sz w:val="18"/>
              </w:rPr>
            </w:pPr>
            <w:r>
              <w:rPr>
                <w:rFonts w:ascii="宋体" w:hAnsi="宋体" w:hint="eastAsia"/>
                <w:sz w:val="18"/>
              </w:rPr>
              <w:t>3.次年春季干燥高水分粮</w:t>
            </w:r>
          </w:p>
          <w:p w:rsidR="00134C77" w:rsidRDefault="00134C77">
            <w:pPr>
              <w:spacing w:line="280" w:lineRule="exact"/>
              <w:rPr>
                <w:rFonts w:ascii="宋体" w:hAnsi="宋体" w:hint="eastAsia"/>
                <w:sz w:val="18"/>
              </w:rPr>
            </w:pPr>
            <w:r>
              <w:rPr>
                <w:rFonts w:ascii="宋体" w:hAnsi="宋体" w:hint="eastAsia"/>
                <w:sz w:val="18"/>
              </w:rPr>
              <w:t>4.春季气温回升前密封</w:t>
            </w:r>
          </w:p>
          <w:p w:rsidR="00134C77" w:rsidRDefault="00134C77">
            <w:pPr>
              <w:spacing w:line="280" w:lineRule="exact"/>
              <w:rPr>
                <w:rFonts w:ascii="宋体" w:hAnsi="宋体" w:hint="eastAsia"/>
                <w:sz w:val="18"/>
              </w:rPr>
            </w:pPr>
            <w:r>
              <w:rPr>
                <w:rFonts w:ascii="宋体" w:hAnsi="宋体" w:hint="eastAsia"/>
                <w:sz w:val="18"/>
              </w:rPr>
              <w:t>5.施用防护剂，害虫多时熏蒸</w:t>
            </w:r>
          </w:p>
          <w:p w:rsidR="00134C77" w:rsidRDefault="00134C77">
            <w:pPr>
              <w:spacing w:line="280" w:lineRule="exact"/>
              <w:rPr>
                <w:rFonts w:hint="eastAsia"/>
                <w:sz w:val="18"/>
              </w:rPr>
            </w:pPr>
            <w:r>
              <w:rPr>
                <w:rFonts w:ascii="宋体" w:hAnsi="宋体" w:hint="eastAsia"/>
                <w:sz w:val="18"/>
              </w:rPr>
              <w:t>6.密切注意过夏粮粮温、水分，及时采取措施</w:t>
            </w:r>
          </w:p>
        </w:tc>
      </w:tr>
    </w:tbl>
    <w:p w:rsidR="00134C77" w:rsidRPr="00141D68" w:rsidRDefault="00134C77">
      <w:pPr>
        <w:pStyle w:val="af4"/>
        <w:numPr>
          <w:ilvl w:val="0"/>
          <w:numId w:val="0"/>
        </w:numPr>
        <w:spacing w:before="156" w:after="156"/>
        <w:rPr>
          <w:rFonts w:hint="eastAsia"/>
        </w:rPr>
      </w:pPr>
      <w:r>
        <w:rPr>
          <w:rFonts w:hint="eastAsia"/>
        </w:rPr>
        <w:t>表A.1（续）</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65"/>
        <w:gridCol w:w="4410"/>
        <w:gridCol w:w="3360"/>
      </w:tblGrid>
      <w:tr w:rsidR="00134C77">
        <w:trPr>
          <w:jc w:val="center"/>
        </w:trPr>
        <w:tc>
          <w:tcPr>
            <w:tcW w:w="1365" w:type="dxa"/>
            <w:vAlign w:val="center"/>
          </w:tcPr>
          <w:p w:rsidR="00134C77" w:rsidRDefault="00134C77">
            <w:pPr>
              <w:jc w:val="center"/>
              <w:rPr>
                <w:rFonts w:hint="eastAsia"/>
                <w:sz w:val="18"/>
              </w:rPr>
            </w:pPr>
            <w:r>
              <w:rPr>
                <w:rFonts w:hint="eastAsia"/>
                <w:b/>
                <w:sz w:val="18"/>
              </w:rPr>
              <w:t>区域名称</w:t>
            </w:r>
          </w:p>
        </w:tc>
        <w:tc>
          <w:tcPr>
            <w:tcW w:w="4410" w:type="dxa"/>
            <w:vAlign w:val="center"/>
          </w:tcPr>
          <w:p w:rsidR="00134C77" w:rsidRDefault="00134C77">
            <w:pPr>
              <w:jc w:val="center"/>
              <w:rPr>
                <w:rFonts w:hint="eastAsia"/>
                <w:sz w:val="18"/>
              </w:rPr>
            </w:pPr>
            <w:r>
              <w:rPr>
                <w:rFonts w:hint="eastAsia"/>
                <w:b/>
                <w:sz w:val="18"/>
              </w:rPr>
              <w:t>生态特点</w:t>
            </w:r>
          </w:p>
        </w:tc>
        <w:tc>
          <w:tcPr>
            <w:tcW w:w="3360" w:type="dxa"/>
            <w:vAlign w:val="center"/>
          </w:tcPr>
          <w:p w:rsidR="00134C77" w:rsidRDefault="00134C77">
            <w:pPr>
              <w:jc w:val="center"/>
              <w:rPr>
                <w:rFonts w:hint="eastAsia"/>
                <w:sz w:val="18"/>
              </w:rPr>
            </w:pPr>
            <w:r>
              <w:rPr>
                <w:rFonts w:hint="eastAsia"/>
                <w:b/>
                <w:sz w:val="18"/>
              </w:rPr>
              <w:t>主要储粮措施</w:t>
            </w:r>
          </w:p>
        </w:tc>
      </w:tr>
      <w:tr w:rsidR="00134C77">
        <w:trPr>
          <w:jc w:val="center"/>
        </w:trPr>
        <w:tc>
          <w:tcPr>
            <w:tcW w:w="1365" w:type="dxa"/>
            <w:vAlign w:val="center"/>
          </w:tcPr>
          <w:p w:rsidR="00134C77" w:rsidRDefault="00134C77">
            <w:pPr>
              <w:rPr>
                <w:rFonts w:hint="eastAsia"/>
                <w:sz w:val="18"/>
              </w:rPr>
            </w:pPr>
            <w:r>
              <w:rPr>
                <w:rFonts w:ascii="黑体" w:eastAsia="黑体" w:hAnsi="宋体" w:cs="Arial" w:hint="eastAsia"/>
                <w:color w:val="000000"/>
                <w:sz w:val="18"/>
              </w:rPr>
              <w:t>第六区：</w:t>
            </w:r>
            <w:r>
              <w:rPr>
                <w:rFonts w:ascii="黑体" w:eastAsia="黑体" w:hAnsi="宋体" w:hint="eastAsia"/>
                <w:color w:val="000000"/>
                <w:sz w:val="18"/>
              </w:rPr>
              <w:t>中温低湿储粮区</w:t>
            </w:r>
          </w:p>
        </w:tc>
        <w:tc>
          <w:tcPr>
            <w:tcW w:w="4410" w:type="dxa"/>
            <w:vAlign w:val="center"/>
          </w:tcPr>
          <w:p w:rsidR="00134C77" w:rsidRDefault="00134C77">
            <w:pPr>
              <w:spacing w:line="280" w:lineRule="exact"/>
              <w:rPr>
                <w:rFonts w:hint="eastAsia"/>
                <w:sz w:val="18"/>
              </w:rPr>
            </w:pPr>
            <w:smartTag w:uri="urn:schemas-microsoft-com:office:smarttags" w:element="chmetcnv">
              <w:smartTagPr>
                <w:attr w:name="UnitName" w:val="℃"/>
                <w:attr w:name="SourceValue" w:val="15"/>
                <w:attr w:name="HasSpace" w:val="False"/>
                <w:attr w:name="Negative" w:val="False"/>
                <w:attr w:name="NumberType" w:val="1"/>
                <w:attr w:name="TCSC" w:val="0"/>
              </w:smartTagPr>
              <w:r w:rsidRPr="00C06DF1">
                <w:rPr>
                  <w:rFonts w:ascii="宋体" w:hAnsi="宋体" w:hint="eastAsia"/>
                  <w:sz w:val="18"/>
                </w:rPr>
                <w:t>15℃</w:t>
              </w:r>
            </w:smartTag>
            <w:r w:rsidRPr="00C06DF1">
              <w:rPr>
                <w:rFonts w:ascii="宋体" w:hAnsi="宋体" w:hint="eastAsia"/>
                <w:sz w:val="18"/>
              </w:rPr>
              <w:t>以上有效积温</w:t>
            </w:r>
            <w:smartTag w:uri="urn:schemas-microsoft-com:office:smarttags" w:element="chmetcnv">
              <w:smartTagPr>
                <w:attr w:name="UnitName" w:val="℃"/>
                <w:attr w:name="SourceValue" w:val="724"/>
                <w:attr w:name="HasSpace" w:val="False"/>
                <w:attr w:name="Negative" w:val="False"/>
                <w:attr w:name="NumberType" w:val="1"/>
                <w:attr w:name="TCSC" w:val="0"/>
              </w:smartTagPr>
              <w:r>
                <w:rPr>
                  <w:rFonts w:ascii="宋体" w:hAnsi="宋体" w:hint="eastAsia"/>
                  <w:sz w:val="18"/>
                </w:rPr>
                <w:t>724</w:t>
              </w:r>
              <w:r w:rsidRPr="00C06DF1">
                <w:rPr>
                  <w:rFonts w:ascii="宋体" w:hAnsi="宋体" w:hint="eastAsia"/>
                  <w:sz w:val="18"/>
                </w:rPr>
                <w:t>℃</w:t>
              </w:r>
            </w:smartTag>
            <w:r w:rsidRPr="00C06DF1">
              <w:rPr>
                <w:rFonts w:ascii="宋体" w:hAnsi="宋体" w:hint="eastAsia"/>
                <w:sz w:val="18"/>
              </w:rPr>
              <w:t>·d</w:t>
            </w:r>
            <w:r>
              <w:rPr>
                <w:rFonts w:ascii="宋体" w:hAnsi="宋体" w:hint="eastAsia"/>
                <w:sz w:val="18"/>
              </w:rPr>
              <w:t>～</w:t>
            </w:r>
            <w:smartTag w:uri="urn:schemas-microsoft-com:office:smarttags" w:element="chmetcnv">
              <w:smartTagPr>
                <w:attr w:name="UnitName" w:val="℃"/>
                <w:attr w:name="SourceValue" w:val="1307"/>
                <w:attr w:name="HasSpace" w:val="False"/>
                <w:attr w:name="Negative" w:val="False"/>
                <w:attr w:name="NumberType" w:val="1"/>
                <w:attr w:name="TCSC" w:val="0"/>
              </w:smartTagPr>
              <w:r>
                <w:rPr>
                  <w:rFonts w:ascii="宋体" w:hAnsi="宋体" w:hint="eastAsia"/>
                  <w:sz w:val="18"/>
                </w:rPr>
                <w:t>1307</w:t>
              </w:r>
              <w:r w:rsidRPr="00C06DF1">
                <w:rPr>
                  <w:rFonts w:ascii="宋体" w:hAnsi="宋体" w:hint="eastAsia"/>
                  <w:sz w:val="18"/>
                </w:rPr>
                <w:t>℃</w:t>
              </w:r>
            </w:smartTag>
            <w:r w:rsidRPr="00C06DF1">
              <w:rPr>
                <w:rFonts w:ascii="宋体" w:hAnsi="宋体" w:hint="eastAsia"/>
                <w:sz w:val="18"/>
              </w:rPr>
              <w:t>·d，</w:t>
            </w:r>
            <w:smartTag w:uri="urn:schemas-microsoft-com:office:smarttags" w:element="chmetcnv">
              <w:smartTagPr>
                <w:attr w:name="UnitName" w:val="℃"/>
                <w:attr w:name="SourceValue" w:val="15"/>
                <w:attr w:name="HasSpace" w:val="False"/>
                <w:attr w:name="Negative" w:val="False"/>
                <w:attr w:name="NumberType" w:val="1"/>
                <w:attr w:name="TCSC" w:val="0"/>
              </w:smartTagPr>
              <w:r w:rsidRPr="00C06DF1">
                <w:rPr>
                  <w:rFonts w:ascii="宋体" w:hAnsi="宋体" w:hint="eastAsia"/>
                  <w:sz w:val="18"/>
                </w:rPr>
                <w:t>15℃</w:t>
              </w:r>
            </w:smartTag>
            <w:r w:rsidRPr="00C06DF1">
              <w:rPr>
                <w:rFonts w:ascii="宋体" w:hAnsi="宋体" w:hint="eastAsia"/>
                <w:sz w:val="18"/>
              </w:rPr>
              <w:t>以上的时间</w:t>
            </w:r>
            <w:r>
              <w:rPr>
                <w:rFonts w:ascii="宋体" w:hAnsi="宋体" w:hint="eastAsia"/>
                <w:sz w:val="18"/>
              </w:rPr>
              <w:t>173 d～224 d；年降水量</w:t>
            </w:r>
            <w:smartTag w:uri="urn:schemas-microsoft-com:office:smarttags" w:element="chmetcnv">
              <w:smartTagPr>
                <w:attr w:name="UnitName" w:val="mm"/>
                <w:attr w:name="SourceValue" w:val="1000"/>
                <w:attr w:name="HasSpace" w:val="True"/>
                <w:attr w:name="Negative" w:val="False"/>
                <w:attr w:name="NumberType" w:val="1"/>
                <w:attr w:name="TCSC" w:val="0"/>
              </w:smartTagPr>
              <w:r>
                <w:rPr>
                  <w:rFonts w:ascii="宋体" w:hAnsi="宋体" w:hint="eastAsia"/>
                  <w:sz w:val="18"/>
                </w:rPr>
                <w:t>10</w:t>
              </w:r>
              <w:r>
                <w:rPr>
                  <w:rFonts w:ascii="宋体" w:hAnsi="宋体"/>
                  <w:sz w:val="18"/>
                </w:rPr>
                <w:t>00</w:t>
              </w:r>
              <w:r>
                <w:rPr>
                  <w:rFonts w:ascii="宋体" w:hAnsi="宋体" w:hint="eastAsia"/>
                  <w:sz w:val="18"/>
                </w:rPr>
                <w:t xml:space="preserve"> mm</w:t>
              </w:r>
            </w:smartTag>
            <w:r>
              <w:rPr>
                <w:rFonts w:ascii="宋体" w:hAnsi="宋体" w:hint="eastAsia"/>
                <w:sz w:val="18"/>
              </w:rPr>
              <w:t>左右；年平均相对湿度30%～98%；1月气温</w:t>
            </w:r>
            <w:smartTag w:uri="urn:schemas-microsoft-com:office:smarttags" w:element="chmetcnv">
              <w:smartTagPr>
                <w:attr w:name="UnitName" w:val="℃"/>
                <w:attr w:name="SourceValue" w:val="2"/>
                <w:attr w:name="HasSpace" w:val="False"/>
                <w:attr w:name="Negative" w:val="False"/>
                <w:attr w:name="NumberType" w:val="1"/>
                <w:attr w:name="TCSC" w:val="0"/>
              </w:smartTagPr>
              <w:r>
                <w:rPr>
                  <w:rFonts w:ascii="宋体" w:hAnsi="宋体" w:hint="eastAsia"/>
                  <w:sz w:val="18"/>
                </w:rPr>
                <w:t>2℃</w:t>
              </w:r>
            </w:smartTag>
            <w:r>
              <w:rPr>
                <w:rFonts w:ascii="宋体" w:hAnsi="宋体" w:hint="eastAsia"/>
                <w:sz w:val="18"/>
              </w:rPr>
              <w:t>～</w:t>
            </w:r>
            <w:smartTag w:uri="urn:schemas-microsoft-com:office:smarttags" w:element="chmetcnv">
              <w:smartTagPr>
                <w:attr w:name="UnitName" w:val="℃"/>
                <w:attr w:name="SourceValue" w:val="10"/>
                <w:attr w:name="HasSpace" w:val="False"/>
                <w:attr w:name="Negative" w:val="False"/>
                <w:attr w:name="NumberType" w:val="1"/>
                <w:attr w:name="TCSC" w:val="0"/>
              </w:smartTagPr>
              <w:r>
                <w:rPr>
                  <w:rFonts w:ascii="宋体" w:hAnsi="宋体"/>
                  <w:sz w:val="18"/>
                </w:rPr>
                <w:t>1</w:t>
              </w:r>
              <w:r>
                <w:rPr>
                  <w:rFonts w:ascii="宋体" w:hAnsi="宋体" w:hint="eastAsia"/>
                  <w:sz w:val="18"/>
                </w:rPr>
                <w:t>0℃</w:t>
              </w:r>
            </w:smartTag>
            <w:r>
              <w:rPr>
                <w:rFonts w:ascii="宋体" w:hAnsi="宋体" w:hint="eastAsia"/>
                <w:sz w:val="18"/>
              </w:rPr>
              <w:t>，7月气温18～</w:t>
            </w:r>
            <w:smartTag w:uri="urn:schemas-microsoft-com:office:smarttags" w:element="chmetcnv">
              <w:smartTagPr>
                <w:attr w:name="UnitName" w:val="℃"/>
                <w:attr w:name="SourceValue" w:val="28"/>
                <w:attr w:name="HasSpace" w:val="False"/>
                <w:attr w:name="Negative" w:val="False"/>
                <w:attr w:name="NumberType" w:val="1"/>
                <w:attr w:name="TCSC" w:val="0"/>
              </w:smartTagPr>
              <w:r>
                <w:rPr>
                  <w:rFonts w:ascii="宋体" w:hAnsi="宋体" w:hint="eastAsia"/>
                  <w:sz w:val="18"/>
                </w:rPr>
                <w:t>28℃</w:t>
              </w:r>
            </w:smartTag>
            <w:r>
              <w:rPr>
                <w:rFonts w:ascii="宋体" w:hAnsi="宋体" w:hint="eastAsia"/>
                <w:sz w:val="18"/>
              </w:rPr>
              <w:t>左右；主要粮油作物为单季稻、冬小麦、玉米；代表性储粮害虫为玉米象、谷蠹</w:t>
            </w:r>
            <w:r>
              <w:rPr>
                <w:rFonts w:ascii="宋体" w:hAnsi="宋体"/>
                <w:sz w:val="18"/>
              </w:rPr>
              <w:t xml:space="preserve"> </w:t>
            </w:r>
            <w:r>
              <w:rPr>
                <w:rFonts w:ascii="宋体" w:hAnsi="宋体" w:hint="eastAsia"/>
                <w:sz w:val="18"/>
              </w:rPr>
              <w:t>、麦</w:t>
            </w:r>
            <w:r>
              <w:rPr>
                <w:rFonts w:ascii="宋体" w:hAnsi="宋体"/>
                <w:sz w:val="18"/>
              </w:rPr>
              <w:t xml:space="preserve"> </w:t>
            </w:r>
            <w:r>
              <w:rPr>
                <w:rFonts w:ascii="宋体" w:hAnsi="宋体" w:hint="eastAsia"/>
                <w:sz w:val="18"/>
              </w:rPr>
              <w:t>蛾、锯谷盗、长角扁谷盗、大谷盗、赤拟谷盗；冬暖夏热。降水较多，日照少、湿度高。储粮虫害问题较严重。</w:t>
            </w:r>
          </w:p>
        </w:tc>
        <w:tc>
          <w:tcPr>
            <w:tcW w:w="3360" w:type="dxa"/>
            <w:vAlign w:val="center"/>
          </w:tcPr>
          <w:p w:rsidR="00134C77" w:rsidRDefault="00134C77">
            <w:pPr>
              <w:spacing w:line="280" w:lineRule="exact"/>
              <w:rPr>
                <w:rFonts w:ascii="宋体" w:hAnsi="宋体" w:hint="eastAsia"/>
                <w:sz w:val="18"/>
              </w:rPr>
            </w:pPr>
            <w:r>
              <w:rPr>
                <w:rFonts w:ascii="宋体" w:hAnsi="宋体" w:hint="eastAsia"/>
                <w:sz w:val="18"/>
              </w:rPr>
              <w:t>1.收后机械通风、烘干</w:t>
            </w:r>
          </w:p>
          <w:p w:rsidR="00134C77" w:rsidRDefault="00134C77">
            <w:pPr>
              <w:spacing w:line="280" w:lineRule="exact"/>
              <w:rPr>
                <w:rFonts w:ascii="宋体" w:hAnsi="宋体" w:hint="eastAsia"/>
                <w:sz w:val="18"/>
              </w:rPr>
            </w:pPr>
            <w:r>
              <w:rPr>
                <w:rFonts w:ascii="宋体" w:hAnsi="宋体" w:hint="eastAsia"/>
                <w:sz w:val="18"/>
              </w:rPr>
              <w:t>2.害虫多时熏蒸</w:t>
            </w:r>
          </w:p>
          <w:p w:rsidR="00134C77" w:rsidRDefault="00134C77">
            <w:pPr>
              <w:spacing w:line="280" w:lineRule="exact"/>
              <w:rPr>
                <w:rFonts w:ascii="宋体" w:hAnsi="宋体" w:hint="eastAsia"/>
                <w:sz w:val="18"/>
              </w:rPr>
            </w:pPr>
            <w:r>
              <w:rPr>
                <w:rFonts w:ascii="宋体" w:hAnsi="宋体" w:hint="eastAsia"/>
                <w:sz w:val="18"/>
              </w:rPr>
              <w:t>3.冬春通风降温</w:t>
            </w:r>
          </w:p>
          <w:p w:rsidR="00134C77" w:rsidRDefault="00134C77">
            <w:pPr>
              <w:spacing w:line="280" w:lineRule="exact"/>
              <w:rPr>
                <w:rFonts w:ascii="宋体" w:hAnsi="宋体" w:hint="eastAsia"/>
                <w:sz w:val="18"/>
              </w:rPr>
            </w:pPr>
            <w:r>
              <w:rPr>
                <w:rFonts w:ascii="宋体" w:hAnsi="宋体" w:hint="eastAsia"/>
                <w:sz w:val="18"/>
              </w:rPr>
              <w:t>4.施用防护剂并密闭储藏</w:t>
            </w:r>
          </w:p>
          <w:p w:rsidR="00134C77" w:rsidRDefault="00134C77">
            <w:pPr>
              <w:spacing w:line="280" w:lineRule="exact"/>
              <w:rPr>
                <w:rFonts w:hint="eastAsia"/>
                <w:sz w:val="18"/>
              </w:rPr>
            </w:pPr>
            <w:r>
              <w:rPr>
                <w:rFonts w:ascii="宋体" w:hAnsi="宋体" w:hint="eastAsia"/>
                <w:sz w:val="18"/>
              </w:rPr>
              <w:t>5.四川盆地应密切注意过夏粮粮温、水分含量，及时采取措施</w:t>
            </w:r>
          </w:p>
        </w:tc>
      </w:tr>
      <w:tr w:rsidR="00134C77">
        <w:trPr>
          <w:jc w:val="center"/>
        </w:trPr>
        <w:tc>
          <w:tcPr>
            <w:tcW w:w="1365" w:type="dxa"/>
            <w:vAlign w:val="center"/>
          </w:tcPr>
          <w:p w:rsidR="00134C77" w:rsidRDefault="00134C77">
            <w:pPr>
              <w:rPr>
                <w:rFonts w:hint="eastAsia"/>
                <w:sz w:val="18"/>
              </w:rPr>
            </w:pPr>
            <w:r>
              <w:rPr>
                <w:rFonts w:ascii="黑体" w:eastAsia="黑体" w:hAnsi="宋体" w:hint="eastAsia"/>
                <w:color w:val="000000"/>
                <w:sz w:val="18"/>
              </w:rPr>
              <w:t>第七区：高温高湿储粮区</w:t>
            </w:r>
          </w:p>
        </w:tc>
        <w:tc>
          <w:tcPr>
            <w:tcW w:w="4410" w:type="dxa"/>
            <w:vAlign w:val="center"/>
          </w:tcPr>
          <w:p w:rsidR="00134C77" w:rsidRDefault="00134C77">
            <w:pPr>
              <w:spacing w:line="280" w:lineRule="exact"/>
              <w:rPr>
                <w:rFonts w:hint="eastAsia"/>
                <w:sz w:val="18"/>
              </w:rPr>
            </w:pPr>
            <w:smartTag w:uri="urn:schemas-microsoft-com:office:smarttags" w:element="chmetcnv">
              <w:smartTagPr>
                <w:attr w:name="UnitName" w:val="℃"/>
                <w:attr w:name="SourceValue" w:val="15"/>
                <w:attr w:name="HasSpace" w:val="False"/>
                <w:attr w:name="Negative" w:val="False"/>
                <w:attr w:name="NumberType" w:val="1"/>
                <w:attr w:name="TCSC" w:val="0"/>
              </w:smartTagPr>
              <w:r w:rsidRPr="00C06DF1">
                <w:rPr>
                  <w:rFonts w:ascii="宋体" w:hAnsi="宋体" w:hint="eastAsia"/>
                  <w:sz w:val="18"/>
                </w:rPr>
                <w:t>15℃</w:t>
              </w:r>
            </w:smartTag>
            <w:r w:rsidRPr="00C06DF1">
              <w:rPr>
                <w:rFonts w:ascii="宋体" w:hAnsi="宋体" w:hint="eastAsia"/>
                <w:sz w:val="18"/>
              </w:rPr>
              <w:t>以上有效积温</w:t>
            </w:r>
            <w:smartTag w:uri="urn:schemas-microsoft-com:office:smarttags" w:element="chmetcnv">
              <w:smartTagPr>
                <w:attr w:name="UnitName" w:val="℃"/>
                <w:attr w:name="SourceValue" w:val="1566"/>
                <w:attr w:name="HasSpace" w:val="False"/>
                <w:attr w:name="Negative" w:val="False"/>
                <w:attr w:name="NumberType" w:val="1"/>
                <w:attr w:name="TCSC" w:val="0"/>
              </w:smartTagPr>
              <w:r>
                <w:rPr>
                  <w:rFonts w:ascii="宋体" w:hAnsi="宋体" w:hint="eastAsia"/>
                  <w:sz w:val="18"/>
                </w:rPr>
                <w:t>1566</w:t>
              </w:r>
              <w:r w:rsidRPr="00C06DF1">
                <w:rPr>
                  <w:rFonts w:ascii="宋体" w:hAnsi="宋体" w:hint="eastAsia"/>
                  <w:sz w:val="18"/>
                </w:rPr>
                <w:t>℃</w:t>
              </w:r>
            </w:smartTag>
            <w:r w:rsidRPr="00C06DF1">
              <w:rPr>
                <w:rFonts w:ascii="宋体" w:hAnsi="宋体" w:hint="eastAsia"/>
                <w:sz w:val="18"/>
              </w:rPr>
              <w:t>·d</w:t>
            </w:r>
            <w:r>
              <w:rPr>
                <w:rFonts w:ascii="宋体" w:hAnsi="宋体" w:hint="eastAsia"/>
                <w:sz w:val="18"/>
              </w:rPr>
              <w:t>～</w:t>
            </w:r>
            <w:smartTag w:uri="urn:schemas-microsoft-com:office:smarttags" w:element="chmetcnv">
              <w:smartTagPr>
                <w:attr w:name="UnitName" w:val="℃"/>
                <w:attr w:name="SourceValue" w:val="3476"/>
                <w:attr w:name="HasSpace" w:val="False"/>
                <w:attr w:name="Negative" w:val="False"/>
                <w:attr w:name="NumberType" w:val="1"/>
                <w:attr w:name="TCSC" w:val="0"/>
              </w:smartTagPr>
              <w:r>
                <w:rPr>
                  <w:rFonts w:ascii="宋体" w:hAnsi="宋体" w:hint="eastAsia"/>
                  <w:sz w:val="18"/>
                </w:rPr>
                <w:t>3476</w:t>
              </w:r>
              <w:r w:rsidRPr="00C06DF1">
                <w:rPr>
                  <w:rFonts w:ascii="宋体" w:hAnsi="宋体" w:hint="eastAsia"/>
                  <w:sz w:val="18"/>
                </w:rPr>
                <w:t>℃</w:t>
              </w:r>
            </w:smartTag>
            <w:r w:rsidRPr="00C06DF1">
              <w:rPr>
                <w:rFonts w:ascii="宋体" w:hAnsi="宋体" w:hint="eastAsia"/>
                <w:sz w:val="18"/>
              </w:rPr>
              <w:t>·d，</w:t>
            </w:r>
            <w:smartTag w:uri="urn:schemas-microsoft-com:office:smarttags" w:element="chmetcnv">
              <w:smartTagPr>
                <w:attr w:name="UnitName" w:val="℃"/>
                <w:attr w:name="SourceValue" w:val="15"/>
                <w:attr w:name="HasSpace" w:val="False"/>
                <w:attr w:name="Negative" w:val="False"/>
                <w:attr w:name="NumberType" w:val="1"/>
                <w:attr w:name="TCSC" w:val="0"/>
              </w:smartTagPr>
              <w:r w:rsidRPr="00C06DF1">
                <w:rPr>
                  <w:rFonts w:ascii="宋体" w:hAnsi="宋体" w:hint="eastAsia"/>
                  <w:sz w:val="18"/>
                </w:rPr>
                <w:t>15℃</w:t>
              </w:r>
            </w:smartTag>
            <w:r w:rsidRPr="00C06DF1">
              <w:rPr>
                <w:rFonts w:ascii="宋体" w:hAnsi="宋体" w:hint="eastAsia"/>
                <w:sz w:val="18"/>
              </w:rPr>
              <w:t>以上的时间</w:t>
            </w:r>
            <w:r>
              <w:rPr>
                <w:rFonts w:ascii="宋体" w:hAnsi="宋体" w:hint="eastAsia"/>
                <w:sz w:val="18"/>
              </w:rPr>
              <w:t>289 d～352 d；年降水量</w:t>
            </w:r>
            <w:smartTag w:uri="urn:schemas-microsoft-com:office:smarttags" w:element="chmetcnv">
              <w:smartTagPr>
                <w:attr w:name="UnitName" w:val="mm"/>
                <w:attr w:name="SourceValue" w:val="1400"/>
                <w:attr w:name="HasSpace" w:val="True"/>
                <w:attr w:name="Negative" w:val="False"/>
                <w:attr w:name="NumberType" w:val="1"/>
                <w:attr w:name="TCSC" w:val="0"/>
              </w:smartTagPr>
              <w:r>
                <w:rPr>
                  <w:rFonts w:ascii="宋体" w:hAnsi="宋体" w:hint="eastAsia"/>
                  <w:sz w:val="18"/>
                </w:rPr>
                <w:t>1400 mm</w:t>
              </w:r>
            </w:smartTag>
            <w:r>
              <w:rPr>
                <w:rFonts w:ascii="宋体" w:hAnsi="宋体" w:hint="eastAsia"/>
                <w:sz w:val="18"/>
              </w:rPr>
              <w:t>～</w:t>
            </w:r>
            <w:smartTag w:uri="urn:schemas-microsoft-com:office:smarttags" w:element="chmetcnv">
              <w:smartTagPr>
                <w:attr w:name="UnitName" w:val="mm"/>
                <w:attr w:name="SourceValue" w:val="2000"/>
                <w:attr w:name="HasSpace" w:val="True"/>
                <w:attr w:name="Negative" w:val="False"/>
                <w:attr w:name="NumberType" w:val="1"/>
                <w:attr w:name="TCSC" w:val="0"/>
              </w:smartTagPr>
              <w:r>
                <w:rPr>
                  <w:rFonts w:ascii="宋体" w:hAnsi="宋体" w:hint="eastAsia"/>
                  <w:sz w:val="18"/>
                </w:rPr>
                <w:t>2000 mm</w:t>
              </w:r>
            </w:smartTag>
            <w:r>
              <w:rPr>
                <w:rFonts w:ascii="宋体" w:hAnsi="宋体" w:hint="eastAsia"/>
                <w:sz w:val="18"/>
              </w:rPr>
              <w:t>；年平均相对湿度35%～98%；1月气温</w:t>
            </w:r>
            <w:smartTag w:uri="urn:schemas-microsoft-com:office:smarttags" w:element="chmetcnv">
              <w:smartTagPr>
                <w:attr w:name="UnitName" w:val="℃"/>
                <w:attr w:name="SourceValue" w:val="10"/>
                <w:attr w:name="HasSpace" w:val="False"/>
                <w:attr w:name="Negative" w:val="False"/>
                <w:attr w:name="NumberType" w:val="1"/>
                <w:attr w:name="TCSC" w:val="0"/>
              </w:smartTagPr>
              <w:r>
                <w:rPr>
                  <w:rFonts w:ascii="宋体" w:hAnsi="宋体" w:hint="eastAsia"/>
                  <w:sz w:val="18"/>
                </w:rPr>
                <w:t>10℃</w:t>
              </w:r>
            </w:smartTag>
            <w:r>
              <w:rPr>
                <w:rFonts w:ascii="宋体" w:hAnsi="宋体" w:hint="eastAsia"/>
                <w:sz w:val="18"/>
              </w:rPr>
              <w:t>～</w:t>
            </w:r>
            <w:smartTag w:uri="urn:schemas-microsoft-com:office:smarttags" w:element="chmetcnv">
              <w:smartTagPr>
                <w:attr w:name="UnitName" w:val="℃"/>
                <w:attr w:name="SourceValue" w:val="26"/>
                <w:attr w:name="HasSpace" w:val="False"/>
                <w:attr w:name="Negative" w:val="False"/>
                <w:attr w:name="NumberType" w:val="1"/>
                <w:attr w:name="TCSC" w:val="0"/>
              </w:smartTagPr>
              <w:r>
                <w:rPr>
                  <w:rFonts w:ascii="宋体" w:hAnsi="宋体" w:hint="eastAsia"/>
                  <w:sz w:val="18"/>
                </w:rPr>
                <w:t>26℃</w:t>
              </w:r>
            </w:smartTag>
            <w:r>
              <w:rPr>
                <w:rFonts w:ascii="宋体" w:hAnsi="宋体" w:hint="eastAsia"/>
                <w:sz w:val="18"/>
              </w:rPr>
              <w:t>，7月气温</w:t>
            </w:r>
            <w:smartTag w:uri="urn:schemas-microsoft-com:office:smarttags" w:element="chmetcnv">
              <w:smartTagPr>
                <w:attr w:name="UnitName" w:val="℃"/>
                <w:attr w:name="SourceValue" w:val="23"/>
                <w:attr w:name="HasSpace" w:val="False"/>
                <w:attr w:name="Negative" w:val="False"/>
                <w:attr w:name="NumberType" w:val="1"/>
                <w:attr w:name="TCSC" w:val="0"/>
              </w:smartTagPr>
              <w:r>
                <w:rPr>
                  <w:rFonts w:ascii="宋体" w:hAnsi="宋体" w:hint="eastAsia"/>
                  <w:sz w:val="18"/>
                </w:rPr>
                <w:t>23℃</w:t>
              </w:r>
            </w:smartTag>
            <w:r>
              <w:rPr>
                <w:rFonts w:ascii="宋体" w:hAnsi="宋体" w:hint="eastAsia"/>
                <w:sz w:val="18"/>
              </w:rPr>
              <w:t>～</w:t>
            </w:r>
            <w:smartTag w:uri="urn:schemas-microsoft-com:office:smarttags" w:element="chmetcnv">
              <w:smartTagPr>
                <w:attr w:name="UnitName" w:val="℃"/>
                <w:attr w:name="SourceValue" w:val="28"/>
                <w:attr w:name="HasSpace" w:val="False"/>
                <w:attr w:name="Negative" w:val="False"/>
                <w:attr w:name="NumberType" w:val="1"/>
                <w:attr w:name="TCSC" w:val="0"/>
              </w:smartTagPr>
              <w:r>
                <w:rPr>
                  <w:rFonts w:ascii="宋体" w:hAnsi="宋体" w:hint="eastAsia"/>
                  <w:sz w:val="18"/>
                </w:rPr>
                <w:t>28℃</w:t>
              </w:r>
            </w:smartTag>
            <w:r>
              <w:rPr>
                <w:rFonts w:ascii="宋体" w:hAnsi="宋体" w:hint="eastAsia"/>
                <w:sz w:val="18"/>
              </w:rPr>
              <w:t>左右；主要粮油作物为双季稻、单季稻、冬小麦、玉米；代表性储粮害虫为米象、玉米象、谷蠹、麦蛾、锯谷盗、长角扁谷盗、大谷盗、赤拟谷盗；本区大部分地区夏长5～9个月。本区长夏无冬，年均温20～</w:t>
            </w:r>
            <w:smartTag w:uri="urn:schemas-microsoft-com:office:smarttags" w:element="chmetcnv">
              <w:smartTagPr>
                <w:attr w:name="UnitName" w:val="℃"/>
                <w:attr w:name="SourceValue" w:val="26"/>
                <w:attr w:name="HasSpace" w:val="False"/>
                <w:attr w:name="Negative" w:val="False"/>
                <w:attr w:name="NumberType" w:val="1"/>
                <w:attr w:name="TCSC" w:val="0"/>
              </w:smartTagPr>
              <w:r>
                <w:rPr>
                  <w:rFonts w:ascii="宋体" w:hAnsi="宋体" w:hint="eastAsia"/>
                  <w:sz w:val="18"/>
                </w:rPr>
                <w:t>26℃</w:t>
              </w:r>
            </w:smartTag>
            <w:r>
              <w:rPr>
                <w:rFonts w:ascii="宋体" w:hAnsi="宋体" w:hint="eastAsia"/>
                <w:sz w:val="18"/>
              </w:rPr>
              <w:t>，只有干湿季之分。降水多，相对湿度80%左右。本区台风季节5～11月，台风雨占年降雨10%～40%，是我国最“湿、热”的地区，虫害问题严重，储粮难度最大。</w:t>
            </w:r>
          </w:p>
        </w:tc>
        <w:tc>
          <w:tcPr>
            <w:tcW w:w="3360" w:type="dxa"/>
            <w:vAlign w:val="center"/>
          </w:tcPr>
          <w:p w:rsidR="00134C77" w:rsidRDefault="00134C77">
            <w:pPr>
              <w:spacing w:line="280" w:lineRule="exact"/>
              <w:rPr>
                <w:rFonts w:ascii="宋体" w:hAnsi="宋体" w:hint="eastAsia"/>
                <w:sz w:val="18"/>
              </w:rPr>
            </w:pPr>
            <w:r>
              <w:rPr>
                <w:rFonts w:ascii="宋体" w:hAnsi="宋体" w:hint="eastAsia"/>
                <w:sz w:val="18"/>
              </w:rPr>
              <w:t>1收后及时通风或高温干燥（晚稻收后自然通风即可满足降水要求）</w:t>
            </w:r>
          </w:p>
          <w:p w:rsidR="00134C77" w:rsidRDefault="00134C77">
            <w:pPr>
              <w:spacing w:line="280" w:lineRule="exact"/>
              <w:rPr>
                <w:rFonts w:ascii="宋体" w:hAnsi="宋体" w:hint="eastAsia"/>
                <w:sz w:val="18"/>
              </w:rPr>
            </w:pPr>
            <w:r>
              <w:rPr>
                <w:rFonts w:ascii="宋体" w:hAnsi="宋体" w:hint="eastAsia"/>
                <w:sz w:val="18"/>
              </w:rPr>
              <w:t>2有虫及时熏蒸</w:t>
            </w:r>
          </w:p>
          <w:p w:rsidR="00134C77" w:rsidRDefault="00134C77">
            <w:pPr>
              <w:spacing w:line="280" w:lineRule="exact"/>
              <w:rPr>
                <w:rFonts w:ascii="宋体" w:hAnsi="宋体" w:hint="eastAsia"/>
                <w:sz w:val="18"/>
              </w:rPr>
            </w:pPr>
            <w:r>
              <w:rPr>
                <w:rFonts w:ascii="宋体" w:hAnsi="宋体" w:hint="eastAsia"/>
                <w:sz w:val="18"/>
              </w:rPr>
              <w:t>3干季及时通风降温、降水，然后施用防护剂并密闭储藏</w:t>
            </w:r>
          </w:p>
          <w:p w:rsidR="00134C77" w:rsidRDefault="00134C77">
            <w:pPr>
              <w:spacing w:line="280" w:lineRule="exact"/>
              <w:rPr>
                <w:rFonts w:ascii="宋体" w:hAnsi="宋体" w:hint="eastAsia"/>
                <w:sz w:val="18"/>
              </w:rPr>
            </w:pPr>
            <w:r>
              <w:rPr>
                <w:rFonts w:ascii="宋体" w:hAnsi="宋体" w:hint="eastAsia"/>
                <w:sz w:val="18"/>
              </w:rPr>
              <w:t>4使用降温、吸湿设备</w:t>
            </w:r>
          </w:p>
          <w:p w:rsidR="00134C77" w:rsidRDefault="00134C77">
            <w:pPr>
              <w:spacing w:line="280" w:lineRule="exact"/>
              <w:rPr>
                <w:rFonts w:hint="eastAsia"/>
                <w:sz w:val="18"/>
              </w:rPr>
            </w:pPr>
            <w:r>
              <w:rPr>
                <w:rFonts w:ascii="宋体" w:hAnsi="宋体" w:hint="eastAsia"/>
                <w:sz w:val="18"/>
              </w:rPr>
              <w:t>5采用降温、吸湿和熏蒸设备</w:t>
            </w:r>
          </w:p>
        </w:tc>
      </w:tr>
      <w:tr w:rsidR="00134C77">
        <w:trPr>
          <w:jc w:val="center"/>
        </w:trPr>
        <w:tc>
          <w:tcPr>
            <w:tcW w:w="9135" w:type="dxa"/>
            <w:gridSpan w:val="3"/>
            <w:vAlign w:val="center"/>
          </w:tcPr>
          <w:p w:rsidR="00134C77" w:rsidRDefault="00134C77">
            <w:pPr>
              <w:pStyle w:val="a"/>
              <w:tabs>
                <w:tab w:val="num" w:pos="1140"/>
              </w:tabs>
              <w:ind w:left="840" w:hanging="420"/>
              <w:rPr>
                <w:rFonts w:hint="eastAsia"/>
              </w:rPr>
            </w:pPr>
            <w:r>
              <w:rPr>
                <w:rFonts w:hint="eastAsia"/>
              </w:rPr>
              <w:t>①各储粮生态区域的主要分布范围详见中国储粮生态区划图。</w:t>
            </w:r>
          </w:p>
          <w:p w:rsidR="00134C77" w:rsidRDefault="00134C77">
            <w:pPr>
              <w:pStyle w:val="a"/>
              <w:tabs>
                <w:tab w:val="num" w:pos="1140"/>
              </w:tabs>
              <w:ind w:left="840" w:hanging="420"/>
              <w:rPr>
                <w:rFonts w:hAnsi="宋体" w:hint="eastAsia"/>
              </w:rPr>
            </w:pPr>
            <w:r>
              <w:rPr>
                <w:rFonts w:hint="eastAsia"/>
              </w:rPr>
              <w:t>②由于同一储粮生态区域内因海拔、地形等差异，不同地区的实际储粮生态环境可能存在差异。应以实际储粮生态环境为依据，确定储粮技术的最佳组合。比如，在云南省，按地域划分属于</w:t>
            </w:r>
            <w:r>
              <w:rPr>
                <w:rFonts w:hAnsi="宋体" w:hint="eastAsia"/>
              </w:rPr>
              <w:t>“西南中温低湿区”，但高海拔地区的储粮生态符合高寒干燥储粮区的条件；低海拔偏低地区的储粮生态则符合高温高湿储粮区的条件。</w:t>
            </w:r>
          </w:p>
        </w:tc>
      </w:tr>
    </w:tbl>
    <w:p w:rsidR="00134C77" w:rsidRDefault="00134C77">
      <w:pPr>
        <w:pStyle w:val="aff6"/>
        <w:rPr>
          <w:rFonts w:hint="eastAsia"/>
        </w:rPr>
      </w:pPr>
    </w:p>
    <w:p w:rsidR="00134C77" w:rsidRDefault="00134C77">
      <w:pPr>
        <w:pStyle w:val="aff6"/>
        <w:ind w:firstLineChars="0" w:firstLine="0"/>
        <w:rPr>
          <w:rFonts w:hint="eastAsia"/>
        </w:rPr>
      </w:pPr>
      <w:r w:rsidRPr="00E0774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6.65pt;height:360.7pt">
            <v:imagedata r:id="rId12" o:title="中国生态区化分地图20111227"/>
          </v:shape>
        </w:pict>
      </w:r>
    </w:p>
    <w:p w:rsidR="00134C77" w:rsidRDefault="00134C77">
      <w:pPr>
        <w:pStyle w:val="aa"/>
        <w:spacing w:before="156" w:after="156"/>
        <w:rPr>
          <w:rFonts w:hint="eastAsia"/>
        </w:rPr>
      </w:pPr>
      <w:r>
        <w:rPr>
          <w:rFonts w:hint="eastAsia"/>
        </w:rPr>
        <w:t>中国储粮生态区划图</w:t>
      </w:r>
    </w:p>
    <w:p w:rsidR="00134C77" w:rsidRDefault="00134C77">
      <w:pPr>
        <w:pStyle w:val="aa"/>
        <w:numPr>
          <w:ilvl w:val="0"/>
          <w:numId w:val="0"/>
        </w:numPr>
        <w:spacing w:before="156" w:after="156"/>
        <w:jc w:val="both"/>
        <w:rPr>
          <w:rFonts w:hint="eastAsia"/>
        </w:rPr>
      </w:pPr>
    </w:p>
    <w:p w:rsidR="00134C77" w:rsidRDefault="00134C77">
      <w:pPr>
        <w:pStyle w:val="aa"/>
        <w:numPr>
          <w:ilvl w:val="0"/>
          <w:numId w:val="0"/>
        </w:numPr>
        <w:spacing w:before="156" w:after="156"/>
        <w:jc w:val="both"/>
        <w:rPr>
          <w:rFonts w:hint="eastAsia"/>
        </w:rPr>
      </w:pPr>
    </w:p>
    <w:p w:rsidR="00134C77" w:rsidRDefault="00134C77">
      <w:pPr>
        <w:pStyle w:val="aa"/>
        <w:numPr>
          <w:ilvl w:val="0"/>
          <w:numId w:val="0"/>
        </w:numPr>
        <w:spacing w:before="156" w:after="156"/>
        <w:jc w:val="both"/>
        <w:rPr>
          <w:rFonts w:hint="eastAsia"/>
        </w:rPr>
      </w:pPr>
    </w:p>
    <w:p w:rsidR="00134C77" w:rsidRDefault="00134C77">
      <w:pPr>
        <w:pStyle w:val="aa"/>
        <w:numPr>
          <w:ilvl w:val="0"/>
          <w:numId w:val="0"/>
        </w:numPr>
        <w:spacing w:before="156" w:after="156"/>
        <w:jc w:val="both"/>
        <w:rPr>
          <w:rFonts w:hint="eastAsia"/>
        </w:rPr>
      </w:pPr>
    </w:p>
    <w:p w:rsidR="00134C77" w:rsidRDefault="00134C77">
      <w:pPr>
        <w:pStyle w:val="aa"/>
        <w:numPr>
          <w:ilvl w:val="0"/>
          <w:numId w:val="0"/>
        </w:numPr>
        <w:spacing w:before="156" w:after="156"/>
        <w:jc w:val="both"/>
        <w:rPr>
          <w:rFonts w:hint="eastAsia"/>
        </w:rPr>
      </w:pPr>
    </w:p>
    <w:p w:rsidR="00134C77" w:rsidRDefault="00134C77">
      <w:pPr>
        <w:pStyle w:val="aa"/>
        <w:numPr>
          <w:ilvl w:val="0"/>
          <w:numId w:val="0"/>
        </w:numPr>
        <w:spacing w:before="156" w:after="156"/>
        <w:jc w:val="both"/>
        <w:rPr>
          <w:rFonts w:hint="eastAsia"/>
        </w:rPr>
      </w:pPr>
    </w:p>
    <w:p w:rsidR="00134C77" w:rsidRDefault="00134C77">
      <w:pPr>
        <w:pStyle w:val="aa"/>
        <w:numPr>
          <w:ilvl w:val="0"/>
          <w:numId w:val="0"/>
        </w:numPr>
        <w:spacing w:before="156" w:after="156"/>
        <w:jc w:val="both"/>
        <w:rPr>
          <w:rFonts w:hint="eastAsia"/>
        </w:rPr>
      </w:pPr>
    </w:p>
    <w:p w:rsidR="00134C77" w:rsidRPr="006515D8" w:rsidRDefault="00134C77">
      <w:pPr>
        <w:pStyle w:val="a9"/>
        <w:rPr>
          <w:rFonts w:hint="eastAsia"/>
        </w:rPr>
      </w:pPr>
    </w:p>
    <w:p w:rsidR="00134C77" w:rsidRDefault="00134C77">
      <w:pPr>
        <w:pStyle w:val="af3"/>
        <w:rPr>
          <w:rFonts w:hint="eastAsia"/>
        </w:rPr>
      </w:pPr>
    </w:p>
    <w:p w:rsidR="00134C77" w:rsidRDefault="00134C77">
      <w:pPr>
        <w:pStyle w:val="af6"/>
        <w:rPr>
          <w:rFonts w:hint="eastAsia"/>
        </w:rPr>
      </w:pPr>
      <w:r>
        <w:br/>
      </w:r>
      <w:bookmarkStart w:id="1684" w:name="_Toc317895968"/>
      <w:bookmarkStart w:id="1685" w:name="_Toc317971773"/>
      <w:bookmarkStart w:id="1686" w:name="_Toc317971907"/>
      <w:bookmarkStart w:id="1687" w:name="_Toc318369922"/>
      <w:bookmarkStart w:id="1688" w:name="_Toc319071106"/>
      <w:r>
        <w:rPr>
          <w:rFonts w:hint="eastAsia"/>
        </w:rPr>
        <w:t>（规范性附录）</w:t>
      </w:r>
      <w:r>
        <w:br/>
      </w:r>
      <w:r>
        <w:rPr>
          <w:rFonts w:hint="eastAsia"/>
        </w:rPr>
        <w:t>检测仪器和设备配置</w:t>
      </w:r>
      <w:bookmarkEnd w:id="1684"/>
      <w:bookmarkEnd w:id="1685"/>
      <w:bookmarkEnd w:id="1686"/>
      <w:bookmarkEnd w:id="1687"/>
      <w:bookmarkEnd w:id="1688"/>
    </w:p>
    <w:p w:rsidR="00134C77" w:rsidRPr="00075EA6" w:rsidRDefault="00134C77">
      <w:pPr>
        <w:pStyle w:val="aff6"/>
        <w:rPr>
          <w:rFonts w:hint="eastAsia"/>
        </w:rPr>
      </w:pPr>
      <w:r w:rsidRPr="00075EA6">
        <w:rPr>
          <w:rFonts w:hint="eastAsia"/>
        </w:rPr>
        <w:t>各级检测中心及</w:t>
      </w:r>
      <w:r>
        <w:rPr>
          <w:rFonts w:hint="eastAsia"/>
        </w:rPr>
        <w:t>粮库</w:t>
      </w:r>
      <w:r w:rsidRPr="00075EA6">
        <w:rPr>
          <w:rFonts w:hint="eastAsia"/>
        </w:rPr>
        <w:t>应</w:t>
      </w:r>
      <w:r>
        <w:rPr>
          <w:rFonts w:hint="eastAsia"/>
        </w:rPr>
        <w:t>按照</w:t>
      </w:r>
      <w:r w:rsidRPr="00075EA6">
        <w:rPr>
          <w:rFonts w:hint="eastAsia"/>
        </w:rPr>
        <w:t>下述要求配置</w:t>
      </w:r>
      <w:r>
        <w:rPr>
          <w:rFonts w:hint="eastAsia"/>
        </w:rPr>
        <w:t>检测</w:t>
      </w:r>
      <w:r w:rsidRPr="00075EA6">
        <w:rPr>
          <w:rFonts w:hint="eastAsia"/>
        </w:rPr>
        <w:t>仪器</w:t>
      </w:r>
      <w:r>
        <w:rPr>
          <w:rFonts w:hint="eastAsia"/>
        </w:rPr>
        <w:t>和</w:t>
      </w:r>
      <w:r w:rsidRPr="00075EA6">
        <w:rPr>
          <w:rFonts w:hint="eastAsia"/>
        </w:rPr>
        <w:t>设备</w:t>
      </w:r>
      <w:r>
        <w:rPr>
          <w:rFonts w:hint="eastAsia"/>
        </w:rPr>
        <w:t>。</w:t>
      </w:r>
    </w:p>
    <w:p w:rsidR="00134C77" w:rsidRDefault="00134C77">
      <w:pPr>
        <w:pStyle w:val="af7"/>
        <w:tabs>
          <w:tab w:val="clear" w:pos="360"/>
        </w:tabs>
        <w:spacing w:beforeLines="50" w:before="156" w:afterLines="50" w:after="156"/>
        <w:rPr>
          <w:rFonts w:hint="eastAsia"/>
        </w:rPr>
      </w:pPr>
      <w:bookmarkStart w:id="1689" w:name="_Toc317512289"/>
      <w:bookmarkStart w:id="1690" w:name="_Toc317671219"/>
      <w:r w:rsidRPr="00DA41F5">
        <w:rPr>
          <w:rFonts w:hint="eastAsia"/>
        </w:rPr>
        <w:t>直属库</w:t>
      </w:r>
      <w:bookmarkEnd w:id="1689"/>
      <w:bookmarkEnd w:id="1690"/>
    </w:p>
    <w:p w:rsidR="00134C77" w:rsidRDefault="00134C77">
      <w:pPr>
        <w:pStyle w:val="af8"/>
        <w:tabs>
          <w:tab w:val="clear" w:pos="360"/>
        </w:tabs>
        <w:spacing w:beforeLines="0" w:before="0" w:afterLines="0" w:after="0"/>
        <w:rPr>
          <w:rFonts w:hAnsi="" w:hint="eastAsia"/>
        </w:rPr>
      </w:pPr>
      <w:bookmarkStart w:id="1691" w:name="_Toc317512290"/>
      <w:r>
        <w:rPr>
          <w:rFonts w:hint="eastAsia"/>
          <w:szCs w:val="21"/>
        </w:rPr>
        <w:t>应</w:t>
      </w:r>
      <w:r w:rsidRPr="008E3ABE">
        <w:rPr>
          <w:rFonts w:hint="eastAsia"/>
          <w:szCs w:val="21"/>
        </w:rPr>
        <w:t>配置</w:t>
      </w:r>
      <w:r>
        <w:rPr>
          <w:rFonts w:hint="eastAsia"/>
          <w:szCs w:val="21"/>
        </w:rPr>
        <w:t>粮油质量指标和储藏品质指标</w:t>
      </w:r>
      <w:r w:rsidRPr="008E3ABE">
        <w:rPr>
          <w:rFonts w:hint="eastAsia"/>
          <w:szCs w:val="21"/>
        </w:rPr>
        <w:t>检测</w:t>
      </w:r>
      <w:r>
        <w:rPr>
          <w:rFonts w:hint="eastAsia"/>
          <w:szCs w:val="21"/>
        </w:rPr>
        <w:t>仪器和</w:t>
      </w:r>
      <w:r w:rsidRPr="008E3ABE">
        <w:rPr>
          <w:rFonts w:hint="eastAsia"/>
          <w:szCs w:val="21"/>
        </w:rPr>
        <w:t>设备</w:t>
      </w:r>
      <w:r>
        <w:rPr>
          <w:rFonts w:hint="eastAsia"/>
          <w:szCs w:val="21"/>
        </w:rPr>
        <w:t>。</w:t>
      </w:r>
      <w:bookmarkEnd w:id="1691"/>
    </w:p>
    <w:p w:rsidR="00134C77" w:rsidRDefault="00134C77">
      <w:pPr>
        <w:pStyle w:val="af8"/>
        <w:tabs>
          <w:tab w:val="clear" w:pos="360"/>
        </w:tabs>
        <w:spacing w:beforeLines="0" w:before="0" w:afterLines="0" w:after="0"/>
        <w:rPr>
          <w:rFonts w:hAnsi="" w:hint="eastAsia"/>
        </w:rPr>
      </w:pPr>
      <w:bookmarkStart w:id="1692" w:name="_Toc317512291"/>
      <w:r w:rsidRPr="00DA41F5">
        <w:rPr>
          <w:rFonts w:hint="eastAsia"/>
          <w:szCs w:val="21"/>
        </w:rPr>
        <w:t>储备稻谷的应配置</w:t>
      </w:r>
      <w:r>
        <w:rPr>
          <w:rFonts w:hint="eastAsia"/>
          <w:szCs w:val="21"/>
        </w:rPr>
        <w:t>：</w:t>
      </w:r>
      <w:bookmarkEnd w:id="1692"/>
    </w:p>
    <w:p w:rsidR="00134C77" w:rsidRPr="00380A69" w:rsidRDefault="00134C77">
      <w:pPr>
        <w:pStyle w:val="ab"/>
        <w:rPr>
          <w:rFonts w:hint="eastAsia"/>
          <w:kern w:val="2"/>
        </w:rPr>
      </w:pPr>
      <w:r w:rsidRPr="00380A69">
        <w:rPr>
          <w:rFonts w:hint="eastAsia"/>
          <w:kern w:val="2"/>
        </w:rPr>
        <w:t>实验用砻谷机，实验用碾米机，粮仓深层扦样器，分样器，恒温鼓风干燥箱，感量</w:t>
      </w:r>
      <w:smartTag w:uri="urn:schemas-microsoft-com:office:smarttags" w:element="chmetcnv">
        <w:smartTagPr>
          <w:attr w:name="UnitName" w:val="g"/>
          <w:attr w:name="SourceValue" w:val=".01"/>
          <w:attr w:name="HasSpace" w:val="True"/>
          <w:attr w:name="Negative" w:val="False"/>
          <w:attr w:name="NumberType" w:val="1"/>
          <w:attr w:name="TCSC" w:val="0"/>
        </w:smartTagPr>
        <w:r w:rsidRPr="00380A69">
          <w:rPr>
            <w:rFonts w:hint="eastAsia"/>
            <w:kern w:val="2"/>
          </w:rPr>
          <w:t>0.01 g</w:t>
        </w:r>
      </w:smartTag>
      <w:r w:rsidRPr="00380A69">
        <w:rPr>
          <w:rFonts w:hint="eastAsia"/>
          <w:kern w:val="2"/>
        </w:rPr>
        <w:t>称量范围不小于</w:t>
      </w:r>
      <w:smartTag w:uri="urn:schemas-microsoft-com:office:smarttags" w:element="chmetcnv">
        <w:smartTagPr>
          <w:attr w:name="UnitName" w:val="g"/>
          <w:attr w:name="SourceValue" w:val="100"/>
          <w:attr w:name="HasSpace" w:val="True"/>
          <w:attr w:name="Negative" w:val="False"/>
          <w:attr w:name="NumberType" w:val="1"/>
          <w:attr w:name="TCSC" w:val="0"/>
        </w:smartTagPr>
        <w:r w:rsidRPr="00380A69">
          <w:rPr>
            <w:rFonts w:hint="eastAsia"/>
            <w:kern w:val="2"/>
          </w:rPr>
          <w:t>100 g</w:t>
        </w:r>
      </w:smartTag>
      <w:r w:rsidRPr="00380A69">
        <w:rPr>
          <w:rFonts w:hint="eastAsia"/>
          <w:kern w:val="2"/>
        </w:rPr>
        <w:t>的天平，感量</w:t>
      </w:r>
      <w:smartTag w:uri="urn:schemas-microsoft-com:office:smarttags" w:element="chmetcnv">
        <w:smartTagPr>
          <w:attr w:name="UnitName" w:val="g"/>
          <w:attr w:name="SourceValue" w:val=".0001"/>
          <w:attr w:name="HasSpace" w:val="True"/>
          <w:attr w:name="Negative" w:val="False"/>
          <w:attr w:name="NumberType" w:val="1"/>
          <w:attr w:name="TCSC" w:val="0"/>
        </w:smartTagPr>
        <w:r w:rsidRPr="00380A69">
          <w:rPr>
            <w:rFonts w:hint="eastAsia"/>
            <w:kern w:val="2"/>
          </w:rPr>
          <w:t>0.0001 g</w:t>
        </w:r>
      </w:smartTag>
      <w:r w:rsidRPr="00380A69">
        <w:rPr>
          <w:rFonts w:hint="eastAsia"/>
          <w:kern w:val="2"/>
        </w:rPr>
        <w:t>天平，电脑水分测定仪，锤片式粮食试验粉碎机，粮食水分测试粉碎磨，脂肪酸值专用振荡器，谷物选筛等；实验室常用玻璃器皿及用具。</w:t>
      </w:r>
    </w:p>
    <w:p w:rsidR="00134C77" w:rsidRPr="006A4B5D" w:rsidRDefault="00134C77">
      <w:pPr>
        <w:pStyle w:val="ab"/>
        <w:rPr>
          <w:rFonts w:hint="eastAsia"/>
          <w:szCs w:val="21"/>
        </w:rPr>
      </w:pPr>
      <w:r>
        <w:rPr>
          <w:rFonts w:hint="eastAsia"/>
          <w:szCs w:val="21"/>
        </w:rPr>
        <w:t>选配</w:t>
      </w:r>
      <w:r w:rsidRPr="008E3ABE">
        <w:rPr>
          <w:rFonts w:hint="eastAsia"/>
          <w:szCs w:val="21"/>
        </w:rPr>
        <w:t>稻米脂肪酸值测定仪</w:t>
      </w:r>
      <w:r w:rsidRPr="00380A69">
        <w:rPr>
          <w:rFonts w:hint="eastAsia"/>
          <w:szCs w:val="21"/>
        </w:rPr>
        <w:t>，粮油滴定分析仪</w:t>
      </w:r>
      <w:r>
        <w:rPr>
          <w:rFonts w:hint="eastAsia"/>
          <w:szCs w:val="21"/>
        </w:rPr>
        <w:t>。</w:t>
      </w:r>
    </w:p>
    <w:p w:rsidR="00134C77" w:rsidRDefault="00134C77">
      <w:pPr>
        <w:pStyle w:val="af8"/>
        <w:tabs>
          <w:tab w:val="clear" w:pos="360"/>
        </w:tabs>
        <w:spacing w:beforeLines="0" w:before="0" w:afterLines="0" w:after="0"/>
        <w:rPr>
          <w:rFonts w:hAnsi="" w:hint="eastAsia"/>
        </w:rPr>
      </w:pPr>
      <w:bookmarkStart w:id="1693" w:name="_Toc317512292"/>
      <w:r w:rsidRPr="00DA41F5">
        <w:rPr>
          <w:rFonts w:hint="eastAsia"/>
          <w:szCs w:val="21"/>
        </w:rPr>
        <w:t>储备</w:t>
      </w:r>
      <w:r>
        <w:rPr>
          <w:rFonts w:hint="eastAsia"/>
          <w:szCs w:val="21"/>
        </w:rPr>
        <w:t>小麦</w:t>
      </w:r>
      <w:r w:rsidRPr="00DA41F5">
        <w:rPr>
          <w:rFonts w:hint="eastAsia"/>
          <w:szCs w:val="21"/>
        </w:rPr>
        <w:t>的应配置</w:t>
      </w:r>
      <w:r>
        <w:rPr>
          <w:rFonts w:hint="eastAsia"/>
          <w:szCs w:val="21"/>
        </w:rPr>
        <w:t>：</w:t>
      </w:r>
      <w:bookmarkEnd w:id="1693"/>
    </w:p>
    <w:p w:rsidR="00134C77" w:rsidRPr="00380A69" w:rsidRDefault="00134C77">
      <w:pPr>
        <w:pStyle w:val="ab"/>
        <w:rPr>
          <w:rFonts w:hint="eastAsia"/>
          <w:kern w:val="2"/>
        </w:rPr>
      </w:pPr>
      <w:r w:rsidRPr="00380A69">
        <w:rPr>
          <w:rFonts w:hint="eastAsia"/>
          <w:kern w:val="2"/>
        </w:rPr>
        <w:t>小麦容重器，</w:t>
      </w:r>
      <w:r w:rsidRPr="008E3ABE">
        <w:rPr>
          <w:rFonts w:hAnsi="宋体" w:hint="eastAsia"/>
          <w:szCs w:val="21"/>
        </w:rPr>
        <w:t>小麦硬度指数仪，</w:t>
      </w:r>
      <w:r w:rsidRPr="00380A69">
        <w:rPr>
          <w:rFonts w:hint="eastAsia"/>
          <w:kern w:val="2"/>
        </w:rPr>
        <w:t>粮仓深层扦样器，分样器，恒温鼓风干燥箱，感量</w:t>
      </w:r>
      <w:smartTag w:uri="urn:schemas-microsoft-com:office:smarttags" w:element="chmetcnv">
        <w:smartTagPr>
          <w:attr w:name="UnitName" w:val="g"/>
          <w:attr w:name="SourceValue" w:val=".01"/>
          <w:attr w:name="HasSpace" w:val="True"/>
          <w:attr w:name="Negative" w:val="False"/>
          <w:attr w:name="NumberType" w:val="1"/>
          <w:attr w:name="TCSC" w:val="0"/>
        </w:smartTagPr>
        <w:r w:rsidRPr="00380A69">
          <w:rPr>
            <w:rFonts w:hint="eastAsia"/>
            <w:kern w:val="2"/>
          </w:rPr>
          <w:t>0.01 g</w:t>
        </w:r>
      </w:smartTag>
      <w:r w:rsidRPr="00380A69">
        <w:rPr>
          <w:rFonts w:hint="eastAsia"/>
          <w:kern w:val="2"/>
        </w:rPr>
        <w:t>称量范围不小于</w:t>
      </w:r>
      <w:smartTag w:uri="urn:schemas-microsoft-com:office:smarttags" w:element="chmetcnv">
        <w:smartTagPr>
          <w:attr w:name="UnitName" w:val="g"/>
          <w:attr w:name="SourceValue" w:val="100"/>
          <w:attr w:name="HasSpace" w:val="True"/>
          <w:attr w:name="Negative" w:val="False"/>
          <w:attr w:name="NumberType" w:val="1"/>
          <w:attr w:name="TCSC" w:val="0"/>
        </w:smartTagPr>
        <w:r w:rsidRPr="00380A69">
          <w:rPr>
            <w:rFonts w:hint="eastAsia"/>
            <w:kern w:val="2"/>
          </w:rPr>
          <w:t>100 g</w:t>
        </w:r>
      </w:smartTag>
      <w:r w:rsidRPr="00380A69">
        <w:rPr>
          <w:rFonts w:hint="eastAsia"/>
          <w:kern w:val="2"/>
        </w:rPr>
        <w:t>的天平，感量</w:t>
      </w:r>
      <w:smartTag w:uri="urn:schemas-microsoft-com:office:smarttags" w:element="chmetcnv">
        <w:smartTagPr>
          <w:attr w:name="UnitName" w:val="g"/>
          <w:attr w:name="SourceValue" w:val=".0001"/>
          <w:attr w:name="HasSpace" w:val="True"/>
          <w:attr w:name="Negative" w:val="False"/>
          <w:attr w:name="NumberType" w:val="1"/>
          <w:attr w:name="TCSC" w:val="0"/>
        </w:smartTagPr>
        <w:r w:rsidRPr="00380A69">
          <w:rPr>
            <w:rFonts w:hint="eastAsia"/>
            <w:kern w:val="2"/>
          </w:rPr>
          <w:t>0.0001 g</w:t>
        </w:r>
      </w:smartTag>
      <w:r w:rsidRPr="00380A69">
        <w:rPr>
          <w:rFonts w:hint="eastAsia"/>
          <w:kern w:val="2"/>
        </w:rPr>
        <w:t>天平，电脑水分测定仪，锤片式粮食试验粉碎机，粮食水分测试粉碎磨，面筋测定仪，</w:t>
      </w:r>
      <w:r>
        <w:rPr>
          <w:rFonts w:hint="eastAsia"/>
          <w:kern w:val="2"/>
        </w:rPr>
        <w:t>降落数值仪、</w:t>
      </w:r>
      <w:r w:rsidRPr="00380A69">
        <w:rPr>
          <w:rFonts w:hint="eastAsia"/>
          <w:kern w:val="2"/>
        </w:rPr>
        <w:t>谷物选筛等；实验室常用玻璃器皿及用具。</w:t>
      </w:r>
    </w:p>
    <w:p w:rsidR="00134C77" w:rsidRPr="006A4B5D" w:rsidRDefault="00134C77">
      <w:pPr>
        <w:pStyle w:val="ab"/>
        <w:rPr>
          <w:rFonts w:hint="eastAsia"/>
          <w:szCs w:val="21"/>
        </w:rPr>
      </w:pPr>
      <w:r>
        <w:rPr>
          <w:rFonts w:hint="eastAsia"/>
          <w:szCs w:val="21"/>
        </w:rPr>
        <w:t>选配</w:t>
      </w:r>
      <w:r w:rsidRPr="00380A69">
        <w:rPr>
          <w:rFonts w:hint="eastAsia"/>
          <w:szCs w:val="21"/>
        </w:rPr>
        <w:t>粮油滴定分析仪</w:t>
      </w:r>
      <w:r w:rsidRPr="001E633F">
        <w:rPr>
          <w:rFonts w:hint="eastAsia"/>
          <w:szCs w:val="21"/>
        </w:rPr>
        <w:t>，实验室磨粉机，</w:t>
      </w:r>
      <w:r w:rsidRPr="008E3ABE">
        <w:rPr>
          <w:rFonts w:hAnsi="宋体" w:hint="eastAsia"/>
          <w:szCs w:val="21"/>
        </w:rPr>
        <w:t>马弗炉</w:t>
      </w:r>
      <w:r w:rsidRPr="00F152D1">
        <w:rPr>
          <w:rFonts w:hAnsi="宋体" w:hint="eastAsia"/>
          <w:noProof/>
          <w:szCs w:val="21"/>
        </w:rPr>
        <w:t>，</w:t>
      </w:r>
      <w:r w:rsidRPr="001E633F">
        <w:rPr>
          <w:rFonts w:hint="eastAsia"/>
          <w:szCs w:val="21"/>
        </w:rPr>
        <w:t>拉伸仪，粉质仪</w:t>
      </w:r>
      <w:r w:rsidRPr="00380A69">
        <w:rPr>
          <w:rFonts w:hint="eastAsia"/>
          <w:szCs w:val="21"/>
        </w:rPr>
        <w:t>，</w:t>
      </w:r>
      <w:r w:rsidRPr="001E633F">
        <w:rPr>
          <w:rFonts w:hint="eastAsia"/>
          <w:szCs w:val="21"/>
        </w:rPr>
        <w:t>面包体积测量仪</w:t>
      </w:r>
      <w:r>
        <w:rPr>
          <w:rFonts w:hint="eastAsia"/>
          <w:szCs w:val="21"/>
        </w:rPr>
        <w:t>。</w:t>
      </w:r>
    </w:p>
    <w:p w:rsidR="00134C77" w:rsidRDefault="00134C77">
      <w:pPr>
        <w:pStyle w:val="af8"/>
        <w:tabs>
          <w:tab w:val="clear" w:pos="360"/>
        </w:tabs>
        <w:spacing w:beforeLines="0" w:before="0" w:afterLines="0" w:after="0"/>
        <w:rPr>
          <w:rFonts w:hAnsi="" w:hint="eastAsia"/>
        </w:rPr>
      </w:pPr>
      <w:bookmarkStart w:id="1694" w:name="_Toc317512293"/>
      <w:r w:rsidRPr="00DA41F5">
        <w:rPr>
          <w:rFonts w:hint="eastAsia"/>
          <w:szCs w:val="21"/>
        </w:rPr>
        <w:t>储备</w:t>
      </w:r>
      <w:r>
        <w:rPr>
          <w:rFonts w:hint="eastAsia"/>
          <w:szCs w:val="21"/>
        </w:rPr>
        <w:t>玉米</w:t>
      </w:r>
      <w:r w:rsidRPr="00DA41F5">
        <w:rPr>
          <w:rFonts w:hint="eastAsia"/>
          <w:szCs w:val="21"/>
        </w:rPr>
        <w:t>的应配置</w:t>
      </w:r>
      <w:r>
        <w:rPr>
          <w:rFonts w:hint="eastAsia"/>
          <w:szCs w:val="21"/>
        </w:rPr>
        <w:t>：</w:t>
      </w:r>
      <w:bookmarkEnd w:id="1694"/>
    </w:p>
    <w:p w:rsidR="00134C77" w:rsidRDefault="00134C77">
      <w:pPr>
        <w:pStyle w:val="ab"/>
        <w:rPr>
          <w:rFonts w:hint="eastAsia"/>
        </w:rPr>
      </w:pPr>
      <w:r w:rsidRPr="00AD4C07">
        <w:rPr>
          <w:rFonts w:hint="eastAsia"/>
        </w:rPr>
        <w:t>玉米容重器，粮仓深层扦样器，分样器，恒温鼓风干燥箱，感量</w:t>
      </w:r>
      <w:smartTag w:uri="urn:schemas-microsoft-com:office:smarttags" w:element="chmetcnv">
        <w:smartTagPr>
          <w:attr w:name="UnitName" w:val="g"/>
          <w:attr w:name="SourceValue" w:val=".01"/>
          <w:attr w:name="HasSpace" w:val="True"/>
          <w:attr w:name="Negative" w:val="False"/>
          <w:attr w:name="NumberType" w:val="1"/>
          <w:attr w:name="TCSC" w:val="0"/>
        </w:smartTagPr>
        <w:r w:rsidRPr="00AD4C07">
          <w:rPr>
            <w:rFonts w:hint="eastAsia"/>
          </w:rPr>
          <w:t>0.01 g</w:t>
        </w:r>
      </w:smartTag>
      <w:r w:rsidRPr="00AD4C07">
        <w:rPr>
          <w:rFonts w:hint="eastAsia"/>
        </w:rPr>
        <w:t>称量范围不小于</w:t>
      </w:r>
      <w:smartTag w:uri="urn:schemas-microsoft-com:office:smarttags" w:element="chmetcnv">
        <w:smartTagPr>
          <w:attr w:name="UnitName" w:val="g"/>
          <w:attr w:name="SourceValue" w:val="100"/>
          <w:attr w:name="HasSpace" w:val="True"/>
          <w:attr w:name="Negative" w:val="False"/>
          <w:attr w:name="NumberType" w:val="1"/>
          <w:attr w:name="TCSC" w:val="0"/>
        </w:smartTagPr>
        <w:r w:rsidRPr="00AD4C07">
          <w:rPr>
            <w:rFonts w:hint="eastAsia"/>
          </w:rPr>
          <w:t>100 g</w:t>
        </w:r>
      </w:smartTag>
      <w:r w:rsidRPr="00AD4C07">
        <w:rPr>
          <w:rFonts w:hint="eastAsia"/>
        </w:rPr>
        <w:t>的天平，感量</w:t>
      </w:r>
      <w:smartTag w:uri="urn:schemas-microsoft-com:office:smarttags" w:element="chmetcnv">
        <w:smartTagPr>
          <w:attr w:name="UnitName" w:val="g"/>
          <w:attr w:name="SourceValue" w:val=".0001"/>
          <w:attr w:name="HasSpace" w:val="True"/>
          <w:attr w:name="Negative" w:val="False"/>
          <w:attr w:name="NumberType" w:val="1"/>
          <w:attr w:name="TCSC" w:val="0"/>
        </w:smartTagPr>
        <w:r w:rsidRPr="00AD4C07">
          <w:rPr>
            <w:rFonts w:hint="eastAsia"/>
          </w:rPr>
          <w:t>0.0001 g</w:t>
        </w:r>
      </w:smartTag>
      <w:r w:rsidRPr="00AD4C07">
        <w:rPr>
          <w:rFonts w:hint="eastAsia"/>
        </w:rPr>
        <w:t>天平，电脑水分测定仪，锤片式粮食试验粉碎机，粮食水分测试粉碎磨，脂肪酸值专用振荡器，谷物选筛等；实验室常用玻璃器皿及用具。</w:t>
      </w:r>
    </w:p>
    <w:p w:rsidR="00134C77" w:rsidRPr="006A4B5D" w:rsidRDefault="00134C77">
      <w:pPr>
        <w:pStyle w:val="ab"/>
        <w:rPr>
          <w:rFonts w:hint="eastAsia"/>
        </w:rPr>
      </w:pPr>
      <w:r>
        <w:rPr>
          <w:rFonts w:hint="eastAsia"/>
        </w:rPr>
        <w:t>选配</w:t>
      </w:r>
      <w:r w:rsidRPr="00380A69">
        <w:rPr>
          <w:rFonts w:hint="eastAsia"/>
        </w:rPr>
        <w:t>粮油滴定分析仪</w:t>
      </w:r>
      <w:r>
        <w:rPr>
          <w:rFonts w:hint="eastAsia"/>
        </w:rPr>
        <w:t>。</w:t>
      </w:r>
    </w:p>
    <w:p w:rsidR="00134C77" w:rsidRDefault="00134C77">
      <w:pPr>
        <w:pStyle w:val="af8"/>
        <w:tabs>
          <w:tab w:val="clear" w:pos="360"/>
        </w:tabs>
        <w:spacing w:beforeLines="0" w:before="0" w:afterLines="0" w:after="0"/>
        <w:rPr>
          <w:rFonts w:hAnsi="" w:hint="eastAsia"/>
        </w:rPr>
      </w:pPr>
      <w:bookmarkStart w:id="1695" w:name="_Toc317512294"/>
      <w:r w:rsidRPr="00DA41F5">
        <w:rPr>
          <w:rFonts w:hint="eastAsia"/>
          <w:szCs w:val="21"/>
        </w:rPr>
        <w:t>储备</w:t>
      </w:r>
      <w:r>
        <w:rPr>
          <w:rFonts w:hint="eastAsia"/>
          <w:szCs w:val="21"/>
        </w:rPr>
        <w:t>大豆</w:t>
      </w:r>
      <w:r w:rsidRPr="00DA41F5">
        <w:rPr>
          <w:rFonts w:hint="eastAsia"/>
          <w:szCs w:val="21"/>
        </w:rPr>
        <w:t>的应配置</w:t>
      </w:r>
      <w:r>
        <w:rPr>
          <w:rFonts w:hint="eastAsia"/>
          <w:szCs w:val="21"/>
        </w:rPr>
        <w:t>：</w:t>
      </w:r>
      <w:bookmarkEnd w:id="1695"/>
    </w:p>
    <w:p w:rsidR="00134C77" w:rsidRPr="00AD4C07" w:rsidRDefault="00134C77">
      <w:pPr>
        <w:pStyle w:val="ab"/>
        <w:rPr>
          <w:rFonts w:hint="eastAsia"/>
          <w:kern w:val="2"/>
        </w:rPr>
      </w:pPr>
      <w:r w:rsidRPr="00AD4C07">
        <w:rPr>
          <w:rFonts w:hint="eastAsia"/>
          <w:kern w:val="2"/>
        </w:rPr>
        <w:t>粮仓深层扦样器，分样器，恒温鼓风干燥箱，感量</w:t>
      </w:r>
      <w:smartTag w:uri="urn:schemas-microsoft-com:office:smarttags" w:element="chmetcnv">
        <w:smartTagPr>
          <w:attr w:name="UnitName" w:val="g"/>
          <w:attr w:name="SourceValue" w:val=".01"/>
          <w:attr w:name="HasSpace" w:val="True"/>
          <w:attr w:name="Negative" w:val="False"/>
          <w:attr w:name="NumberType" w:val="1"/>
          <w:attr w:name="TCSC" w:val="0"/>
        </w:smartTagPr>
        <w:r w:rsidRPr="00AD4C07">
          <w:rPr>
            <w:rFonts w:hint="eastAsia"/>
            <w:kern w:val="2"/>
          </w:rPr>
          <w:t>0.01 g</w:t>
        </w:r>
      </w:smartTag>
      <w:r w:rsidRPr="00AD4C07">
        <w:rPr>
          <w:rFonts w:hint="eastAsia"/>
          <w:kern w:val="2"/>
        </w:rPr>
        <w:t>称量范围不小于</w:t>
      </w:r>
      <w:smartTag w:uri="urn:schemas-microsoft-com:office:smarttags" w:element="chmetcnv">
        <w:smartTagPr>
          <w:attr w:name="UnitName" w:val="g"/>
          <w:attr w:name="SourceValue" w:val="100"/>
          <w:attr w:name="HasSpace" w:val="True"/>
          <w:attr w:name="Negative" w:val="False"/>
          <w:attr w:name="NumberType" w:val="1"/>
          <w:attr w:name="TCSC" w:val="0"/>
        </w:smartTagPr>
        <w:r w:rsidRPr="00AD4C07">
          <w:rPr>
            <w:rFonts w:hint="eastAsia"/>
            <w:kern w:val="2"/>
          </w:rPr>
          <w:t>100 g</w:t>
        </w:r>
      </w:smartTag>
      <w:r w:rsidRPr="00AD4C07">
        <w:rPr>
          <w:rFonts w:hint="eastAsia"/>
          <w:kern w:val="2"/>
        </w:rPr>
        <w:t>的天平，感量</w:t>
      </w:r>
      <w:smartTag w:uri="urn:schemas-microsoft-com:office:smarttags" w:element="chmetcnv">
        <w:smartTagPr>
          <w:attr w:name="UnitName" w:val="g"/>
          <w:attr w:name="SourceValue" w:val=".0001"/>
          <w:attr w:name="HasSpace" w:val="True"/>
          <w:attr w:name="Negative" w:val="False"/>
          <w:attr w:name="NumberType" w:val="1"/>
          <w:attr w:name="TCSC" w:val="0"/>
        </w:smartTagPr>
        <w:r w:rsidRPr="00AD4C07">
          <w:rPr>
            <w:rFonts w:hint="eastAsia"/>
            <w:kern w:val="2"/>
          </w:rPr>
          <w:t>0.0001 g</w:t>
        </w:r>
      </w:smartTag>
      <w:r w:rsidRPr="00AD4C07">
        <w:rPr>
          <w:rFonts w:hint="eastAsia"/>
          <w:kern w:val="2"/>
        </w:rPr>
        <w:t>天平，电脑水分测定仪，锤片式粮食试验粉碎机，粮食水分测试粉碎磨，</w:t>
      </w:r>
      <w:r>
        <w:rPr>
          <w:rFonts w:hint="eastAsia"/>
          <w:kern w:val="2"/>
        </w:rPr>
        <w:t>凯氏</w:t>
      </w:r>
      <w:r w:rsidRPr="00AD4C07">
        <w:rPr>
          <w:rFonts w:hint="eastAsia"/>
          <w:kern w:val="2"/>
        </w:rPr>
        <w:t>定氮</w:t>
      </w:r>
      <w:r>
        <w:rPr>
          <w:rFonts w:hint="eastAsia"/>
          <w:kern w:val="2"/>
        </w:rPr>
        <w:t>装置</w:t>
      </w:r>
      <w:r w:rsidRPr="00AD4C07">
        <w:rPr>
          <w:rFonts w:hint="eastAsia"/>
          <w:kern w:val="2"/>
        </w:rPr>
        <w:t>，</w:t>
      </w:r>
      <w:r>
        <w:rPr>
          <w:rFonts w:hint="eastAsia"/>
          <w:kern w:val="2"/>
        </w:rPr>
        <w:t>索氏抽提装置，</w:t>
      </w:r>
      <w:r w:rsidRPr="00AD4C07">
        <w:rPr>
          <w:rFonts w:hint="eastAsia"/>
          <w:kern w:val="2"/>
        </w:rPr>
        <w:t>谷物选筛等；实验室常用玻璃器皿及用具。</w:t>
      </w:r>
    </w:p>
    <w:p w:rsidR="00134C77" w:rsidRDefault="00134C77">
      <w:pPr>
        <w:pStyle w:val="ab"/>
        <w:rPr>
          <w:rFonts w:hint="eastAsia"/>
          <w:szCs w:val="21"/>
        </w:rPr>
      </w:pPr>
      <w:r w:rsidRPr="008E3ABE">
        <w:rPr>
          <w:rFonts w:hint="eastAsia"/>
          <w:szCs w:val="21"/>
        </w:rPr>
        <w:t>选配</w:t>
      </w:r>
      <w:r w:rsidRPr="00380A69">
        <w:rPr>
          <w:rFonts w:hint="eastAsia"/>
          <w:szCs w:val="21"/>
        </w:rPr>
        <w:t>粮油滴定分析仪</w:t>
      </w:r>
      <w:r>
        <w:rPr>
          <w:rFonts w:hint="eastAsia"/>
          <w:szCs w:val="21"/>
        </w:rPr>
        <w:t>，</w:t>
      </w:r>
      <w:r w:rsidRPr="008E3ABE">
        <w:rPr>
          <w:rFonts w:hint="eastAsia"/>
          <w:szCs w:val="21"/>
        </w:rPr>
        <w:t>定氮仪</w:t>
      </w:r>
      <w:r>
        <w:rPr>
          <w:rFonts w:hint="eastAsia"/>
          <w:szCs w:val="21"/>
        </w:rPr>
        <w:t>，</w:t>
      </w:r>
      <w:r w:rsidRPr="008E3ABE">
        <w:rPr>
          <w:rFonts w:hint="eastAsia"/>
          <w:szCs w:val="21"/>
        </w:rPr>
        <w:t>粗脂肪测定仪。</w:t>
      </w:r>
    </w:p>
    <w:p w:rsidR="00134C77" w:rsidRDefault="00134C77">
      <w:pPr>
        <w:pStyle w:val="af8"/>
        <w:tabs>
          <w:tab w:val="clear" w:pos="360"/>
        </w:tabs>
        <w:spacing w:beforeLines="0" w:before="0" w:afterLines="0" w:after="0"/>
        <w:rPr>
          <w:rFonts w:hAnsi="" w:hint="eastAsia"/>
        </w:rPr>
      </w:pPr>
      <w:bookmarkStart w:id="1696" w:name="_Toc317512295"/>
      <w:r w:rsidRPr="00DA41F5">
        <w:rPr>
          <w:rFonts w:hint="eastAsia"/>
          <w:szCs w:val="21"/>
        </w:rPr>
        <w:t>储备</w:t>
      </w:r>
      <w:r>
        <w:rPr>
          <w:rFonts w:hint="eastAsia"/>
          <w:szCs w:val="21"/>
        </w:rPr>
        <w:t>油脂</w:t>
      </w:r>
      <w:r w:rsidRPr="00DA41F5">
        <w:rPr>
          <w:rFonts w:hint="eastAsia"/>
          <w:szCs w:val="21"/>
        </w:rPr>
        <w:t>的应配置</w:t>
      </w:r>
      <w:r>
        <w:rPr>
          <w:rFonts w:hint="eastAsia"/>
          <w:szCs w:val="21"/>
        </w:rPr>
        <w:t>：</w:t>
      </w:r>
      <w:bookmarkEnd w:id="1696"/>
    </w:p>
    <w:p w:rsidR="00134C77" w:rsidRPr="008E3ABE" w:rsidRDefault="00134C77">
      <w:pPr>
        <w:pStyle w:val="ab"/>
        <w:rPr>
          <w:rFonts w:hint="eastAsia"/>
        </w:rPr>
      </w:pPr>
      <w:bookmarkStart w:id="1697" w:name="_Toc317512296"/>
      <w:bookmarkStart w:id="1698" w:name="_Toc317671220"/>
      <w:r w:rsidRPr="008E3ABE">
        <w:rPr>
          <w:rFonts w:hint="eastAsia"/>
          <w:noProof/>
        </w:rPr>
        <w:t>油脂扦样器、干燥器、冰箱、量油尺、密度计、电热恒温干燥箱、分析天平（感量</w:t>
      </w:r>
      <w:smartTag w:uri="urn:schemas-microsoft-com:office:smarttags" w:element="chmetcnv">
        <w:smartTagPr>
          <w:attr w:name="UnitName" w:val="g"/>
          <w:attr w:name="SourceValue" w:val=".1"/>
          <w:attr w:name="HasSpace" w:val="True"/>
          <w:attr w:name="Negative" w:val="False"/>
          <w:attr w:name="NumberType" w:val="1"/>
          <w:attr w:name="TCSC" w:val="0"/>
        </w:smartTagPr>
        <w:r w:rsidRPr="008E3ABE">
          <w:rPr>
            <w:rFonts w:hint="eastAsia"/>
            <w:noProof/>
          </w:rPr>
          <w:t>0.1</w:t>
        </w:r>
        <w:r>
          <w:rPr>
            <w:rFonts w:hint="eastAsia"/>
            <w:noProof/>
          </w:rPr>
          <w:t xml:space="preserve"> g</w:t>
        </w:r>
      </w:smartTag>
      <w:r w:rsidRPr="008E3ABE">
        <w:rPr>
          <w:rFonts w:hint="eastAsia"/>
          <w:noProof/>
        </w:rPr>
        <w:t>、</w:t>
      </w:r>
      <w:smartTag w:uri="urn:schemas-microsoft-com:office:smarttags" w:element="chmetcnv">
        <w:smartTagPr>
          <w:attr w:name="UnitName" w:val="g"/>
          <w:attr w:name="SourceValue" w:val=".01"/>
          <w:attr w:name="HasSpace" w:val="True"/>
          <w:attr w:name="Negative" w:val="False"/>
          <w:attr w:name="NumberType" w:val="1"/>
          <w:attr w:name="TCSC" w:val="0"/>
        </w:smartTagPr>
        <w:r w:rsidRPr="008E3ABE">
          <w:rPr>
            <w:rFonts w:hint="eastAsia"/>
            <w:noProof/>
          </w:rPr>
          <w:t>0.01</w:t>
        </w:r>
        <w:r>
          <w:rPr>
            <w:rFonts w:hint="eastAsia"/>
            <w:noProof/>
          </w:rPr>
          <w:t xml:space="preserve"> g</w:t>
        </w:r>
      </w:smartTag>
      <w:r w:rsidRPr="008E3ABE">
        <w:rPr>
          <w:rFonts w:hint="eastAsia"/>
          <w:noProof/>
        </w:rPr>
        <w:t>、</w:t>
      </w:r>
      <w:smartTag w:uri="urn:schemas-microsoft-com:office:smarttags" w:element="chmetcnv">
        <w:smartTagPr>
          <w:attr w:name="UnitName" w:val="g"/>
          <w:attr w:name="SourceValue" w:val=".0001"/>
          <w:attr w:name="HasSpace" w:val="True"/>
          <w:attr w:name="Negative" w:val="False"/>
          <w:attr w:name="NumberType" w:val="1"/>
          <w:attr w:name="TCSC" w:val="0"/>
        </w:smartTagPr>
        <w:r w:rsidRPr="008E3ABE">
          <w:rPr>
            <w:rFonts w:hint="eastAsia"/>
            <w:noProof/>
          </w:rPr>
          <w:t>0.0001</w:t>
        </w:r>
        <w:r>
          <w:rPr>
            <w:rFonts w:hint="eastAsia"/>
            <w:noProof/>
          </w:rPr>
          <w:t xml:space="preserve"> </w:t>
        </w:r>
        <w:r w:rsidRPr="008E3ABE">
          <w:rPr>
            <w:rFonts w:hint="eastAsia"/>
            <w:noProof/>
          </w:rPr>
          <w:t>g</w:t>
        </w:r>
      </w:smartTag>
      <w:r w:rsidRPr="008E3ABE">
        <w:rPr>
          <w:rFonts w:hint="eastAsia"/>
          <w:noProof/>
        </w:rPr>
        <w:t>）、可调电炉、温度计、罗维朋比色计、恒温水浴及常规玻璃仪器。</w:t>
      </w:r>
      <w:bookmarkEnd w:id="1697"/>
      <w:bookmarkEnd w:id="1698"/>
    </w:p>
    <w:p w:rsidR="00134C77" w:rsidRPr="008E3ABE" w:rsidRDefault="00134C77">
      <w:pPr>
        <w:pStyle w:val="ab"/>
        <w:rPr>
          <w:rFonts w:hint="eastAsia"/>
          <w:noProof/>
        </w:rPr>
      </w:pPr>
      <w:bookmarkStart w:id="1699" w:name="_Toc317512297"/>
      <w:bookmarkStart w:id="1700" w:name="_Toc317671221"/>
      <w:r w:rsidRPr="008E3ABE">
        <w:rPr>
          <w:rFonts w:hint="eastAsia"/>
          <w:noProof/>
        </w:rPr>
        <w:t>选配阿贝折光仪</w:t>
      </w:r>
      <w:r>
        <w:rPr>
          <w:rFonts w:hint="eastAsia"/>
          <w:noProof/>
        </w:rPr>
        <w:t>，</w:t>
      </w:r>
      <w:r w:rsidRPr="008E3ABE">
        <w:rPr>
          <w:rFonts w:hint="eastAsia"/>
          <w:noProof/>
        </w:rPr>
        <w:t>闪点仪</w:t>
      </w:r>
      <w:r>
        <w:rPr>
          <w:rFonts w:hint="eastAsia"/>
          <w:noProof/>
        </w:rPr>
        <w:t>，</w:t>
      </w:r>
      <w:r w:rsidRPr="008E3ABE">
        <w:rPr>
          <w:rFonts w:hint="eastAsia"/>
          <w:noProof/>
        </w:rPr>
        <w:t>油脂烟点测定仪</w:t>
      </w:r>
      <w:r>
        <w:rPr>
          <w:rFonts w:hint="eastAsia"/>
          <w:noProof/>
        </w:rPr>
        <w:t>，</w:t>
      </w:r>
      <w:r w:rsidRPr="008E3ABE">
        <w:rPr>
          <w:rFonts w:hint="eastAsia"/>
          <w:noProof/>
        </w:rPr>
        <w:t>马弗炉</w:t>
      </w:r>
      <w:r>
        <w:rPr>
          <w:rFonts w:hint="eastAsia"/>
          <w:noProof/>
        </w:rPr>
        <w:t>，</w:t>
      </w:r>
      <w:r w:rsidRPr="008E3ABE">
        <w:rPr>
          <w:rFonts w:hint="eastAsia"/>
          <w:noProof/>
        </w:rPr>
        <w:t>离心机</w:t>
      </w:r>
      <w:r>
        <w:rPr>
          <w:rFonts w:hint="eastAsia"/>
          <w:noProof/>
        </w:rPr>
        <w:t>，</w:t>
      </w:r>
      <w:r w:rsidRPr="008E3ABE">
        <w:rPr>
          <w:rFonts w:hint="eastAsia"/>
          <w:noProof/>
        </w:rPr>
        <w:t>旋转蒸发仪</w:t>
      </w:r>
      <w:r>
        <w:rPr>
          <w:rFonts w:hint="eastAsia"/>
          <w:noProof/>
        </w:rPr>
        <w:t>，</w:t>
      </w:r>
      <w:r w:rsidRPr="008E3ABE">
        <w:rPr>
          <w:rFonts w:hint="eastAsia"/>
          <w:noProof/>
        </w:rPr>
        <w:t>真空泵</w:t>
      </w:r>
      <w:r>
        <w:rPr>
          <w:rFonts w:hint="eastAsia"/>
          <w:noProof/>
        </w:rPr>
        <w:t>，</w:t>
      </w:r>
      <w:r w:rsidRPr="008E3ABE">
        <w:rPr>
          <w:rFonts w:hint="eastAsia"/>
          <w:noProof/>
        </w:rPr>
        <w:t>酶标仪</w:t>
      </w:r>
      <w:r>
        <w:rPr>
          <w:rFonts w:hint="eastAsia"/>
          <w:noProof/>
        </w:rPr>
        <w:t>，</w:t>
      </w:r>
      <w:r w:rsidRPr="00380A69">
        <w:rPr>
          <w:rFonts w:hint="eastAsia"/>
          <w:kern w:val="2"/>
        </w:rPr>
        <w:t>粮油滴定分析仪</w:t>
      </w:r>
      <w:r>
        <w:rPr>
          <w:rFonts w:hint="eastAsia"/>
          <w:kern w:val="2"/>
        </w:rPr>
        <w:t>，</w:t>
      </w:r>
      <w:r w:rsidRPr="008E3ABE">
        <w:rPr>
          <w:rFonts w:hint="eastAsia"/>
          <w:noProof/>
        </w:rPr>
        <w:t>气相色谱仪</w:t>
      </w:r>
      <w:r>
        <w:rPr>
          <w:rFonts w:hint="eastAsia"/>
          <w:noProof/>
        </w:rPr>
        <w:t>，</w:t>
      </w:r>
      <w:r w:rsidRPr="008E3ABE">
        <w:rPr>
          <w:rFonts w:hint="eastAsia"/>
          <w:noProof/>
        </w:rPr>
        <w:t>液相色谱仪。</w:t>
      </w:r>
      <w:bookmarkEnd w:id="1699"/>
      <w:bookmarkEnd w:id="1700"/>
    </w:p>
    <w:p w:rsidR="00134C77" w:rsidRDefault="00134C77">
      <w:pPr>
        <w:pStyle w:val="af7"/>
        <w:tabs>
          <w:tab w:val="clear" w:pos="360"/>
        </w:tabs>
        <w:spacing w:beforeLines="50" w:before="156" w:afterLines="50" w:after="156"/>
        <w:rPr>
          <w:rFonts w:hint="eastAsia"/>
        </w:rPr>
      </w:pPr>
      <w:bookmarkStart w:id="1701" w:name="_Toc317512298"/>
      <w:bookmarkStart w:id="1702" w:name="_Toc317671222"/>
      <w:r w:rsidRPr="008E3ABE">
        <w:rPr>
          <w:rFonts w:ascii="宋体" w:hAnsi="宋体" w:hint="eastAsia"/>
          <w:b/>
          <w:szCs w:val="21"/>
        </w:rPr>
        <w:t>分公司质检中</w:t>
      </w:r>
      <w:r>
        <w:rPr>
          <w:rFonts w:hint="eastAsia"/>
        </w:rPr>
        <w:t>心</w:t>
      </w:r>
      <w:bookmarkEnd w:id="1701"/>
      <w:bookmarkEnd w:id="1702"/>
    </w:p>
    <w:p w:rsidR="00134C77" w:rsidRDefault="00134C77">
      <w:pPr>
        <w:pStyle w:val="af8"/>
        <w:tabs>
          <w:tab w:val="clear" w:pos="360"/>
        </w:tabs>
        <w:spacing w:beforeLines="0" w:before="0" w:afterLines="0" w:after="0"/>
        <w:rPr>
          <w:rFonts w:hAnsi="" w:hint="eastAsia"/>
        </w:rPr>
      </w:pPr>
      <w:bookmarkStart w:id="1703" w:name="_Toc317512299"/>
      <w:r w:rsidRPr="008E3ABE">
        <w:rPr>
          <w:rFonts w:hAnsi="宋体" w:hint="eastAsia"/>
          <w:szCs w:val="21"/>
        </w:rPr>
        <w:t>分公司质检中心应配置粮油</w:t>
      </w:r>
      <w:r>
        <w:rPr>
          <w:rFonts w:hint="eastAsia"/>
          <w:szCs w:val="21"/>
        </w:rPr>
        <w:t>质量指标和储藏品质</w:t>
      </w:r>
      <w:r w:rsidRPr="008E3ABE">
        <w:rPr>
          <w:rFonts w:hAnsi="宋体" w:hint="eastAsia"/>
          <w:szCs w:val="21"/>
        </w:rPr>
        <w:t>指标</w:t>
      </w:r>
      <w:r>
        <w:rPr>
          <w:rFonts w:hAnsi="宋体" w:hint="eastAsia"/>
          <w:szCs w:val="21"/>
        </w:rPr>
        <w:t>以及主要卫生指标</w:t>
      </w:r>
      <w:r w:rsidRPr="008E3ABE">
        <w:rPr>
          <w:rFonts w:hAnsi="宋体" w:hint="eastAsia"/>
          <w:szCs w:val="21"/>
        </w:rPr>
        <w:t>检测所必须的设备</w:t>
      </w:r>
      <w:r>
        <w:rPr>
          <w:rFonts w:hAnsi="宋体" w:hint="eastAsia"/>
          <w:szCs w:val="21"/>
        </w:rPr>
        <w:t>。</w:t>
      </w:r>
      <w:bookmarkEnd w:id="1703"/>
    </w:p>
    <w:p w:rsidR="00134C77" w:rsidRDefault="00134C77">
      <w:pPr>
        <w:pStyle w:val="af8"/>
        <w:tabs>
          <w:tab w:val="clear" w:pos="360"/>
        </w:tabs>
        <w:spacing w:beforeLines="0" w:before="0" w:afterLines="0" w:after="0"/>
        <w:rPr>
          <w:rFonts w:hAnsi="" w:hint="eastAsia"/>
        </w:rPr>
      </w:pPr>
      <w:bookmarkStart w:id="1704" w:name="_Toc317512300"/>
      <w:r w:rsidRPr="008E3ABE">
        <w:rPr>
          <w:rFonts w:hAnsi="宋体" w:hint="eastAsia"/>
          <w:color w:val="000000"/>
          <w:szCs w:val="21"/>
        </w:rPr>
        <w:t>必配设备包括</w:t>
      </w:r>
      <w:r>
        <w:rPr>
          <w:rFonts w:hint="eastAsia"/>
          <w:szCs w:val="21"/>
        </w:rPr>
        <w:t>：</w:t>
      </w:r>
      <w:bookmarkEnd w:id="1704"/>
    </w:p>
    <w:p w:rsidR="00134C77" w:rsidRPr="00F152D1" w:rsidRDefault="00134C77">
      <w:pPr>
        <w:pStyle w:val="affffff7"/>
        <w:ind w:left="0" w:firstLineChars="200" w:firstLine="420"/>
        <w:rPr>
          <w:rFonts w:ascii="宋体" w:hAnsi="宋体" w:hint="eastAsia"/>
          <w:noProof/>
          <w:kern w:val="0"/>
          <w:szCs w:val="21"/>
        </w:rPr>
      </w:pPr>
      <w:r w:rsidRPr="00F152D1">
        <w:rPr>
          <w:rFonts w:ascii="宋体" w:hAnsi="宋体" w:hint="eastAsia"/>
          <w:noProof/>
          <w:kern w:val="0"/>
          <w:szCs w:val="21"/>
        </w:rPr>
        <w:t>分析天平（感量</w:t>
      </w:r>
      <w:smartTag w:uri="urn:schemas-microsoft-com:office:smarttags" w:element="chmetcnv">
        <w:smartTagPr>
          <w:attr w:name="UnitName" w:val="g"/>
          <w:attr w:name="SourceValue" w:val="1"/>
          <w:attr w:name="HasSpace" w:val="False"/>
          <w:attr w:name="Negative" w:val="False"/>
          <w:attr w:name="NumberType" w:val="1"/>
          <w:attr w:name="TCSC" w:val="0"/>
        </w:smartTagPr>
        <w:r w:rsidRPr="00F152D1">
          <w:rPr>
            <w:rFonts w:ascii="宋体" w:hAnsi="宋体" w:hint="eastAsia"/>
            <w:noProof/>
            <w:kern w:val="0"/>
            <w:szCs w:val="21"/>
          </w:rPr>
          <w:t>1g</w:t>
        </w:r>
      </w:smartTag>
      <w:r w:rsidRPr="00F152D1">
        <w:rPr>
          <w:rFonts w:ascii="宋体" w:hAnsi="宋体" w:hint="eastAsia"/>
          <w:noProof/>
          <w:kern w:val="0"/>
          <w:szCs w:val="21"/>
        </w:rPr>
        <w:t>、</w:t>
      </w:r>
      <w:smartTag w:uri="urn:schemas-microsoft-com:office:smarttags" w:element="chmetcnv">
        <w:smartTagPr>
          <w:attr w:name="UnitName" w:val="g"/>
          <w:attr w:name="SourceValue" w:val=".1"/>
          <w:attr w:name="HasSpace" w:val="True"/>
          <w:attr w:name="Negative" w:val="False"/>
          <w:attr w:name="NumberType" w:val="1"/>
          <w:attr w:name="TCSC" w:val="0"/>
        </w:smartTagPr>
        <w:r w:rsidRPr="00F152D1">
          <w:rPr>
            <w:rFonts w:ascii="宋体" w:hAnsi="宋体" w:hint="eastAsia"/>
            <w:noProof/>
            <w:kern w:val="0"/>
            <w:szCs w:val="21"/>
          </w:rPr>
          <w:t>0.1 g</w:t>
        </w:r>
      </w:smartTag>
      <w:r w:rsidRPr="00F152D1">
        <w:rPr>
          <w:rFonts w:ascii="宋体" w:hAnsi="宋体" w:hint="eastAsia"/>
          <w:noProof/>
          <w:kern w:val="0"/>
          <w:szCs w:val="21"/>
        </w:rPr>
        <w:t>、</w:t>
      </w:r>
      <w:smartTag w:uri="urn:schemas-microsoft-com:office:smarttags" w:element="chmetcnv">
        <w:smartTagPr>
          <w:attr w:name="UnitName" w:val="g"/>
          <w:attr w:name="SourceValue" w:val=".01"/>
          <w:attr w:name="HasSpace" w:val="True"/>
          <w:attr w:name="Negative" w:val="False"/>
          <w:attr w:name="NumberType" w:val="1"/>
          <w:attr w:name="TCSC" w:val="0"/>
        </w:smartTagPr>
        <w:r w:rsidRPr="00F152D1">
          <w:rPr>
            <w:rFonts w:ascii="宋体" w:hAnsi="宋体" w:hint="eastAsia"/>
            <w:noProof/>
            <w:kern w:val="0"/>
            <w:szCs w:val="21"/>
          </w:rPr>
          <w:t>0.01 g</w:t>
        </w:r>
      </w:smartTag>
      <w:r w:rsidRPr="00F152D1">
        <w:rPr>
          <w:rFonts w:ascii="宋体" w:hAnsi="宋体" w:hint="eastAsia"/>
          <w:noProof/>
          <w:kern w:val="0"/>
          <w:szCs w:val="21"/>
        </w:rPr>
        <w:t>、</w:t>
      </w:r>
      <w:smartTag w:uri="urn:schemas-microsoft-com:office:smarttags" w:element="chmetcnv">
        <w:smartTagPr>
          <w:attr w:name="UnitName" w:val="g"/>
          <w:attr w:name="SourceValue" w:val=".0001"/>
          <w:attr w:name="HasSpace" w:val="False"/>
          <w:attr w:name="Negative" w:val="False"/>
          <w:attr w:name="NumberType" w:val="1"/>
          <w:attr w:name="TCSC" w:val="0"/>
        </w:smartTagPr>
        <w:r w:rsidRPr="00F152D1">
          <w:rPr>
            <w:rFonts w:ascii="宋体" w:hAnsi="宋体" w:hint="eastAsia"/>
            <w:noProof/>
            <w:kern w:val="0"/>
            <w:szCs w:val="21"/>
          </w:rPr>
          <w:t>0</w:t>
        </w:r>
        <w:smartTag w:uri="urn:schemas-microsoft-com:office:smarttags" w:element="chmetcnv">
          <w:smartTagPr>
            <w:attr w:name="TCSC" w:val="0"/>
            <w:attr w:name="NumberType" w:val="1"/>
            <w:attr w:name="Negative" w:val="False"/>
            <w:attr w:name="HasSpace" w:val="False"/>
            <w:attr w:name="SourceValue" w:val=".0001"/>
            <w:attr w:name="UnitName" w:val="g"/>
          </w:smartTagPr>
          <w:r w:rsidRPr="00F152D1">
            <w:rPr>
              <w:rFonts w:ascii="宋体" w:hAnsi="宋体" w:hint="eastAsia"/>
              <w:noProof/>
              <w:kern w:val="0"/>
              <w:szCs w:val="21"/>
            </w:rPr>
            <w:t>.0001g</w:t>
          </w:r>
        </w:smartTag>
      </w:smartTag>
      <w:r w:rsidRPr="00F152D1">
        <w:rPr>
          <w:rFonts w:ascii="宋体" w:hAnsi="宋体" w:hint="eastAsia"/>
          <w:noProof/>
          <w:kern w:val="0"/>
          <w:szCs w:val="21"/>
        </w:rPr>
        <w:t>）、粮仓深层扦样器，分样器，恒温鼓风干燥箱，恒温培养箱，实验用砻谷机，实验用碾米机，碎米分离器，台式米质判定仪，脂肪酸值专用振荡器，粮食水分测试粉碎磨，锤片式粮食试验粉碎机，电动筛选器，粮油滴定分析仪，谷物选筛，电动粉筛，油脂扦样器，干燥器，量油尺，密度计，可调电炉，</w:t>
      </w:r>
      <w:r w:rsidRPr="008E3ABE">
        <w:rPr>
          <w:rFonts w:hAnsi="宋体" w:hint="eastAsia"/>
          <w:szCs w:val="21"/>
        </w:rPr>
        <w:t>马弗炉，</w:t>
      </w:r>
      <w:r w:rsidRPr="00F152D1">
        <w:rPr>
          <w:rFonts w:ascii="宋体" w:hAnsi="宋体" w:hint="eastAsia"/>
          <w:noProof/>
          <w:kern w:val="0"/>
          <w:szCs w:val="21"/>
        </w:rPr>
        <w:t>罗维朋比色计，恒温水浴，</w:t>
      </w:r>
      <w:r w:rsidRPr="008E3ABE">
        <w:rPr>
          <w:rFonts w:hAnsi="宋体" w:hint="eastAsia"/>
          <w:szCs w:val="21"/>
        </w:rPr>
        <w:t>小麦硬度指数仪，</w:t>
      </w:r>
      <w:r w:rsidRPr="00F152D1">
        <w:rPr>
          <w:rFonts w:hAnsi="宋体" w:hint="eastAsia"/>
          <w:szCs w:val="21"/>
        </w:rPr>
        <w:t>玉米容重器，面筋测定仪，智能白度仪，降落数值仪，小麦容重器，实验室磨粉机，</w:t>
      </w:r>
      <w:r w:rsidRPr="001E633F">
        <w:rPr>
          <w:rFonts w:hAnsi="宋体" w:hint="eastAsia"/>
          <w:szCs w:val="21"/>
        </w:rPr>
        <w:t>粉质仪</w:t>
      </w:r>
      <w:r w:rsidRPr="00380A69">
        <w:rPr>
          <w:rFonts w:hAnsi="宋体" w:hint="eastAsia"/>
          <w:szCs w:val="21"/>
        </w:rPr>
        <w:t>，</w:t>
      </w:r>
      <w:r w:rsidRPr="001E633F">
        <w:rPr>
          <w:rFonts w:hAnsi="宋体" w:hint="eastAsia"/>
          <w:szCs w:val="21"/>
        </w:rPr>
        <w:t>拉伸仪，</w:t>
      </w:r>
      <w:r w:rsidRPr="00F152D1">
        <w:rPr>
          <w:rFonts w:hAnsi="宋体" w:hint="eastAsia"/>
          <w:szCs w:val="21"/>
        </w:rPr>
        <w:t>面包体积测量仪，和面机，恒温恒湿醒发箱压片机，</w:t>
      </w:r>
      <w:r w:rsidRPr="00F152D1">
        <w:rPr>
          <w:rFonts w:ascii="宋体" w:hAnsi="宋体" w:hint="eastAsia"/>
          <w:noProof/>
          <w:kern w:val="0"/>
          <w:szCs w:val="21"/>
        </w:rPr>
        <w:t>电热恒温干燥箱、气相色谱仪，冰箱</w:t>
      </w:r>
      <w:r>
        <w:rPr>
          <w:rFonts w:ascii="宋体" w:hAnsi="宋体" w:hint="eastAsia"/>
          <w:noProof/>
          <w:kern w:val="0"/>
          <w:szCs w:val="21"/>
        </w:rPr>
        <w:t>、</w:t>
      </w:r>
      <w:r w:rsidRPr="00F152D1">
        <w:rPr>
          <w:rFonts w:ascii="宋体" w:hAnsi="宋体" w:hint="eastAsia"/>
          <w:noProof/>
          <w:kern w:val="0"/>
          <w:szCs w:val="21"/>
        </w:rPr>
        <w:t>实验室常规玻璃仪器</w:t>
      </w:r>
      <w:r w:rsidRPr="008E3ABE">
        <w:rPr>
          <w:rFonts w:hAnsi="宋体" w:hint="eastAsia"/>
          <w:szCs w:val="21"/>
        </w:rPr>
        <w:t>及</w:t>
      </w:r>
      <w:r>
        <w:rPr>
          <w:rFonts w:hAnsi="宋体" w:hint="eastAsia"/>
          <w:szCs w:val="21"/>
        </w:rPr>
        <w:t>主要</w:t>
      </w:r>
      <w:r w:rsidRPr="008E3ABE">
        <w:rPr>
          <w:rFonts w:hAnsi="宋体" w:hint="eastAsia"/>
          <w:szCs w:val="21"/>
        </w:rPr>
        <w:t>卫生指标的检测设备</w:t>
      </w:r>
      <w:r>
        <w:rPr>
          <w:rFonts w:hAnsi="宋体" w:hint="eastAsia"/>
          <w:szCs w:val="21"/>
        </w:rPr>
        <w:t>如前处理设备、原子荧光、原子吸收、真菌毒素检测系统、酶标仪、气相色谱仪</w:t>
      </w:r>
      <w:r w:rsidRPr="00F152D1">
        <w:rPr>
          <w:rFonts w:ascii="宋体" w:hAnsi="宋体" w:hint="eastAsia"/>
          <w:noProof/>
          <w:kern w:val="0"/>
          <w:szCs w:val="21"/>
        </w:rPr>
        <w:t>等。</w:t>
      </w:r>
    </w:p>
    <w:p w:rsidR="00134C77" w:rsidRDefault="00134C77">
      <w:pPr>
        <w:pStyle w:val="af8"/>
        <w:tabs>
          <w:tab w:val="clear" w:pos="360"/>
        </w:tabs>
        <w:spacing w:beforeLines="0" w:before="0" w:afterLines="0" w:after="0"/>
        <w:rPr>
          <w:rFonts w:hAnsi="" w:hint="eastAsia"/>
        </w:rPr>
      </w:pPr>
      <w:bookmarkStart w:id="1705" w:name="_Toc317512301"/>
      <w:r w:rsidRPr="008E3ABE">
        <w:rPr>
          <w:rFonts w:hAnsi="宋体" w:hint="eastAsia"/>
          <w:color w:val="000000"/>
          <w:szCs w:val="21"/>
        </w:rPr>
        <w:t>可选配的</w:t>
      </w:r>
      <w:r w:rsidRPr="008E3ABE">
        <w:rPr>
          <w:rFonts w:hAnsi="宋体" w:hint="eastAsia"/>
          <w:szCs w:val="21"/>
        </w:rPr>
        <w:t>检</w:t>
      </w:r>
      <w:r w:rsidRPr="008E3ABE">
        <w:rPr>
          <w:rFonts w:hAnsi="宋体" w:hint="eastAsia"/>
          <w:color w:val="000000"/>
          <w:szCs w:val="21"/>
        </w:rPr>
        <w:t>测仪器设备</w:t>
      </w:r>
      <w:r>
        <w:rPr>
          <w:rFonts w:hint="eastAsia"/>
          <w:szCs w:val="21"/>
        </w:rPr>
        <w:t>：</w:t>
      </w:r>
      <w:bookmarkEnd w:id="1705"/>
    </w:p>
    <w:p w:rsidR="00134C77" w:rsidRPr="008E3ABE" w:rsidRDefault="00134C77">
      <w:pPr>
        <w:pStyle w:val="aff6"/>
        <w:ind w:firstLineChars="0" w:firstLine="0"/>
        <w:rPr>
          <w:rFonts w:hint="eastAsia"/>
          <w:szCs w:val="21"/>
        </w:rPr>
      </w:pPr>
      <w:r>
        <w:rPr>
          <w:rFonts w:hAnsi="宋体" w:hint="eastAsia"/>
          <w:color w:val="000000"/>
          <w:szCs w:val="21"/>
        </w:rPr>
        <w:t xml:space="preserve">  </w:t>
      </w:r>
      <w:r w:rsidRPr="00F152D1">
        <w:rPr>
          <w:rFonts w:hAnsi="宋体" w:hint="eastAsia"/>
          <w:szCs w:val="21"/>
        </w:rPr>
        <w:t>分析天平（感量</w:t>
      </w:r>
      <w:smartTag w:uri="urn:schemas-microsoft-com:office:smarttags" w:element="chmetcnv">
        <w:smartTagPr>
          <w:attr w:name="UnitName" w:val="g"/>
          <w:attr w:name="SourceValue" w:val=".00001"/>
          <w:attr w:name="HasSpace" w:val="False"/>
          <w:attr w:name="Negative" w:val="False"/>
          <w:attr w:name="NumberType" w:val="1"/>
          <w:attr w:name="TCSC" w:val="0"/>
        </w:smartTagPr>
        <w:r w:rsidRPr="00F152D1">
          <w:rPr>
            <w:rFonts w:hAnsi="宋体" w:hint="eastAsia"/>
            <w:szCs w:val="21"/>
          </w:rPr>
          <w:t>0.000</w:t>
        </w:r>
        <w:r>
          <w:rPr>
            <w:rFonts w:hAnsi="宋体" w:hint="eastAsia"/>
            <w:szCs w:val="21"/>
          </w:rPr>
          <w:t>0</w:t>
        </w:r>
        <w:r w:rsidRPr="00F152D1">
          <w:rPr>
            <w:rFonts w:hAnsi="宋体" w:hint="eastAsia"/>
            <w:szCs w:val="21"/>
          </w:rPr>
          <w:t>1g</w:t>
        </w:r>
      </w:smartTag>
      <w:r w:rsidRPr="00F152D1">
        <w:rPr>
          <w:rFonts w:hAnsi="宋体" w:hint="eastAsia"/>
          <w:szCs w:val="21"/>
        </w:rPr>
        <w:t>）</w:t>
      </w:r>
      <w:r>
        <w:rPr>
          <w:rFonts w:hAnsi="宋体" w:hint="eastAsia"/>
          <w:color w:val="000000"/>
          <w:szCs w:val="21"/>
        </w:rPr>
        <w:t xml:space="preserve"> </w:t>
      </w:r>
      <w:r w:rsidRPr="008E3ABE">
        <w:rPr>
          <w:rFonts w:hAnsi="宋体" w:hint="eastAsia"/>
          <w:szCs w:val="21"/>
        </w:rPr>
        <w:t>定氮仪，阿贝折光仪，闪点仪，油脂烟点测定仪，离心机，旋转蒸发仪，真空泵，脂肪测定仪，液相色谱仪。</w:t>
      </w:r>
    </w:p>
    <w:p w:rsidR="00134C77" w:rsidRDefault="00134C77">
      <w:pPr>
        <w:pStyle w:val="aff6"/>
        <w:ind w:firstLineChars="0" w:firstLine="0"/>
        <w:rPr>
          <w:rFonts w:hint="eastAsia"/>
          <w:szCs w:val="21"/>
        </w:rPr>
      </w:pPr>
    </w:p>
    <w:p w:rsidR="00134C77" w:rsidRPr="00740AA7" w:rsidRDefault="00134C77">
      <w:pPr>
        <w:pStyle w:val="aff6"/>
        <w:rPr>
          <w:rFonts w:hint="eastAsia"/>
        </w:rPr>
      </w:pPr>
    </w:p>
    <w:p w:rsidR="00134C77" w:rsidRDefault="00134C77">
      <w:pPr>
        <w:pStyle w:val="af4"/>
        <w:numPr>
          <w:ilvl w:val="0"/>
          <w:numId w:val="0"/>
        </w:numPr>
        <w:spacing w:before="156" w:after="156"/>
        <w:jc w:val="both"/>
        <w:rPr>
          <w:rFonts w:hint="eastAsia"/>
        </w:rPr>
      </w:pPr>
    </w:p>
    <w:p w:rsidR="00134C77" w:rsidRPr="006515D8" w:rsidRDefault="00134C77">
      <w:pPr>
        <w:pStyle w:val="aff6"/>
        <w:rPr>
          <w:rFonts w:hint="eastAsia"/>
        </w:rPr>
      </w:pPr>
    </w:p>
    <w:p w:rsidR="00134C77" w:rsidRPr="00141D68" w:rsidRDefault="00134C77">
      <w:pPr>
        <w:pStyle w:val="a9"/>
        <w:rPr>
          <w:rFonts w:hint="eastAsia"/>
        </w:rPr>
      </w:pPr>
      <w:r>
        <w:rPr>
          <w:rFonts w:hint="eastAsia"/>
        </w:rPr>
        <w:t xml:space="preserve"> </w:t>
      </w:r>
    </w:p>
    <w:p w:rsidR="00134C77" w:rsidRDefault="00134C77">
      <w:pPr>
        <w:pStyle w:val="af3"/>
        <w:rPr>
          <w:rFonts w:hint="eastAsia"/>
        </w:rPr>
      </w:pPr>
    </w:p>
    <w:p w:rsidR="00134C77" w:rsidRDefault="00134C77">
      <w:pPr>
        <w:pStyle w:val="af6"/>
        <w:rPr>
          <w:rFonts w:hint="eastAsia"/>
        </w:rPr>
      </w:pPr>
      <w:r>
        <w:br/>
      </w:r>
      <w:bookmarkStart w:id="1706" w:name="_Toc317895969"/>
      <w:bookmarkStart w:id="1707" w:name="_Toc317971774"/>
      <w:bookmarkStart w:id="1708" w:name="_Toc317971908"/>
      <w:bookmarkStart w:id="1709" w:name="_Toc318369923"/>
      <w:bookmarkStart w:id="1710" w:name="_Toc319071107"/>
      <w:r>
        <w:rPr>
          <w:rFonts w:hint="eastAsia"/>
        </w:rPr>
        <w:t>（资料性附录）</w:t>
      </w:r>
      <w:r>
        <w:br/>
      </w:r>
      <w:r>
        <w:rPr>
          <w:rFonts w:hint="eastAsia"/>
        </w:rPr>
        <w:t>主要储粮害虫与螨类种群增长的最低和最适条件</w:t>
      </w:r>
      <w:bookmarkEnd w:id="1706"/>
      <w:bookmarkEnd w:id="1707"/>
      <w:bookmarkEnd w:id="1708"/>
      <w:bookmarkEnd w:id="1709"/>
      <w:bookmarkEnd w:id="1710"/>
    </w:p>
    <w:p w:rsidR="00134C77" w:rsidRPr="00F02D6B" w:rsidRDefault="00134C77">
      <w:pPr>
        <w:pStyle w:val="aff6"/>
        <w:rPr>
          <w:rFonts w:hint="eastAsia"/>
        </w:rPr>
      </w:pPr>
      <w:r>
        <w:rPr>
          <w:rFonts w:hint="eastAsia"/>
        </w:rPr>
        <w:t>主要储粮害虫与螨类种群增长的最低和最适条件见表C.1。</w:t>
      </w:r>
    </w:p>
    <w:p w:rsidR="00134C77" w:rsidRDefault="00134C77">
      <w:pPr>
        <w:pStyle w:val="af4"/>
        <w:spacing w:before="156" w:after="156"/>
        <w:rPr>
          <w:rFonts w:hint="eastAsia"/>
        </w:rPr>
      </w:pPr>
      <w:r>
        <w:rPr>
          <w:rFonts w:hint="eastAsia"/>
        </w:rPr>
        <w:t>主要储粮害虫与螨类种群增长的最低和最适条件</w:t>
      </w:r>
    </w:p>
    <w:tbl>
      <w:tblPr>
        <w:tblW w:w="92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77"/>
        <w:gridCol w:w="846"/>
        <w:gridCol w:w="1155"/>
        <w:gridCol w:w="846"/>
        <w:gridCol w:w="1155"/>
        <w:gridCol w:w="1307"/>
        <w:gridCol w:w="426"/>
        <w:gridCol w:w="426"/>
        <w:gridCol w:w="426"/>
        <w:gridCol w:w="426"/>
        <w:gridCol w:w="426"/>
        <w:gridCol w:w="426"/>
      </w:tblGrid>
      <w:tr w:rsidR="00134C77">
        <w:tblPrEx>
          <w:tblCellMar>
            <w:top w:w="0" w:type="dxa"/>
            <w:bottom w:w="0" w:type="dxa"/>
          </w:tblCellMar>
        </w:tblPrEx>
        <w:trPr>
          <w:trHeight w:val="397"/>
          <w:jc w:val="center"/>
        </w:trPr>
        <w:tc>
          <w:tcPr>
            <w:tcW w:w="1377" w:type="dxa"/>
            <w:vMerge w:val="restart"/>
            <w:vAlign w:val="center"/>
          </w:tcPr>
          <w:p w:rsidR="00134C77" w:rsidRDefault="00134C77">
            <w:pPr>
              <w:jc w:val="center"/>
              <w:rPr>
                <w:rFonts w:hint="eastAsia"/>
                <w:sz w:val="18"/>
              </w:rPr>
            </w:pPr>
            <w:r>
              <w:rPr>
                <w:rFonts w:hint="eastAsia"/>
                <w:sz w:val="18"/>
              </w:rPr>
              <w:t>虫螨种类</w:t>
            </w:r>
          </w:p>
        </w:tc>
        <w:tc>
          <w:tcPr>
            <w:tcW w:w="2001" w:type="dxa"/>
            <w:gridSpan w:val="2"/>
            <w:vAlign w:val="center"/>
          </w:tcPr>
          <w:p w:rsidR="00134C77" w:rsidRDefault="00134C77">
            <w:pPr>
              <w:jc w:val="center"/>
              <w:rPr>
                <w:rFonts w:hint="eastAsia"/>
                <w:sz w:val="18"/>
              </w:rPr>
            </w:pPr>
            <w:r>
              <w:rPr>
                <w:rFonts w:hint="eastAsia"/>
                <w:sz w:val="18"/>
              </w:rPr>
              <w:t>最低</w:t>
            </w:r>
          </w:p>
        </w:tc>
        <w:tc>
          <w:tcPr>
            <w:tcW w:w="2001" w:type="dxa"/>
            <w:gridSpan w:val="2"/>
            <w:vAlign w:val="center"/>
          </w:tcPr>
          <w:p w:rsidR="00134C77" w:rsidRDefault="00134C77">
            <w:pPr>
              <w:jc w:val="center"/>
              <w:rPr>
                <w:rFonts w:hint="eastAsia"/>
                <w:sz w:val="18"/>
              </w:rPr>
            </w:pPr>
            <w:r>
              <w:rPr>
                <w:rFonts w:hint="eastAsia"/>
                <w:sz w:val="18"/>
              </w:rPr>
              <w:t>最高</w:t>
            </w:r>
          </w:p>
        </w:tc>
        <w:tc>
          <w:tcPr>
            <w:tcW w:w="1307" w:type="dxa"/>
            <w:vAlign w:val="center"/>
          </w:tcPr>
          <w:p w:rsidR="00134C77" w:rsidRDefault="00134C77">
            <w:pPr>
              <w:jc w:val="center"/>
              <w:rPr>
                <w:rFonts w:hint="eastAsia"/>
                <w:sz w:val="18"/>
              </w:rPr>
            </w:pPr>
            <w:r>
              <w:rPr>
                <w:rFonts w:hint="eastAsia"/>
                <w:sz w:val="18"/>
              </w:rPr>
              <w:t>每月最大</w:t>
            </w:r>
          </w:p>
          <w:p w:rsidR="00134C77" w:rsidRDefault="00134C77">
            <w:pPr>
              <w:jc w:val="center"/>
              <w:rPr>
                <w:rFonts w:hint="eastAsia"/>
                <w:sz w:val="18"/>
              </w:rPr>
            </w:pPr>
            <w:r>
              <w:rPr>
                <w:rFonts w:hint="eastAsia"/>
                <w:sz w:val="18"/>
              </w:rPr>
              <w:t>繁殖率（×）</w:t>
            </w:r>
          </w:p>
        </w:tc>
        <w:tc>
          <w:tcPr>
            <w:tcW w:w="2556" w:type="dxa"/>
            <w:gridSpan w:val="6"/>
            <w:vAlign w:val="center"/>
          </w:tcPr>
          <w:p w:rsidR="00134C77" w:rsidRDefault="00134C77">
            <w:pPr>
              <w:jc w:val="center"/>
              <w:rPr>
                <w:rFonts w:hint="eastAsia"/>
                <w:sz w:val="18"/>
              </w:rPr>
            </w:pPr>
            <w:r>
              <w:rPr>
                <w:rFonts w:hint="eastAsia"/>
                <w:sz w:val="18"/>
              </w:rPr>
              <w:t>为害对象</w:t>
            </w:r>
          </w:p>
        </w:tc>
      </w:tr>
      <w:tr w:rsidR="00134C77">
        <w:tblPrEx>
          <w:tblCellMar>
            <w:top w:w="0" w:type="dxa"/>
            <w:bottom w:w="0" w:type="dxa"/>
          </w:tblCellMar>
        </w:tblPrEx>
        <w:trPr>
          <w:trHeight w:val="397"/>
          <w:jc w:val="center"/>
        </w:trPr>
        <w:tc>
          <w:tcPr>
            <w:tcW w:w="1377" w:type="dxa"/>
            <w:vMerge/>
            <w:vAlign w:val="center"/>
          </w:tcPr>
          <w:p w:rsidR="00134C77" w:rsidRDefault="00134C77">
            <w:pPr>
              <w:rPr>
                <w:rFonts w:hint="eastAsia"/>
                <w:sz w:val="18"/>
              </w:rPr>
            </w:pPr>
          </w:p>
        </w:tc>
        <w:tc>
          <w:tcPr>
            <w:tcW w:w="846" w:type="dxa"/>
            <w:vAlign w:val="center"/>
          </w:tcPr>
          <w:p w:rsidR="00134C77" w:rsidRDefault="00134C77">
            <w:pPr>
              <w:jc w:val="center"/>
              <w:rPr>
                <w:rFonts w:hint="eastAsia"/>
                <w:sz w:val="18"/>
              </w:rPr>
            </w:pPr>
            <w:r>
              <w:rPr>
                <w:rFonts w:hint="eastAsia"/>
                <w:sz w:val="18"/>
              </w:rPr>
              <w:t>温度</w:t>
            </w:r>
            <w:r>
              <w:rPr>
                <w:rFonts w:hint="eastAsia"/>
                <w:sz w:val="18"/>
              </w:rPr>
              <w:t>/</w:t>
            </w:r>
          </w:p>
          <w:p w:rsidR="00134C77" w:rsidRDefault="00134C77">
            <w:pPr>
              <w:jc w:val="center"/>
              <w:rPr>
                <w:rFonts w:hint="eastAsia"/>
                <w:sz w:val="18"/>
              </w:rPr>
            </w:pPr>
            <w:r>
              <w:rPr>
                <w:rFonts w:hint="eastAsia"/>
                <w:sz w:val="18"/>
              </w:rPr>
              <w:t>℃</w:t>
            </w:r>
          </w:p>
        </w:tc>
        <w:tc>
          <w:tcPr>
            <w:tcW w:w="1155" w:type="dxa"/>
            <w:vAlign w:val="center"/>
          </w:tcPr>
          <w:p w:rsidR="00134C77" w:rsidRDefault="00134C77">
            <w:pPr>
              <w:jc w:val="center"/>
              <w:rPr>
                <w:rFonts w:hint="eastAsia"/>
                <w:sz w:val="18"/>
              </w:rPr>
            </w:pPr>
            <w:r>
              <w:rPr>
                <w:rFonts w:hint="eastAsia"/>
                <w:sz w:val="18"/>
              </w:rPr>
              <w:t>相对湿度</w:t>
            </w:r>
            <w:r>
              <w:rPr>
                <w:rFonts w:hint="eastAsia"/>
                <w:sz w:val="18"/>
              </w:rPr>
              <w:t>/</w:t>
            </w:r>
          </w:p>
          <w:p w:rsidR="00134C77" w:rsidRDefault="00134C77">
            <w:pPr>
              <w:jc w:val="center"/>
              <w:rPr>
                <w:rFonts w:hint="eastAsia"/>
                <w:sz w:val="18"/>
              </w:rPr>
            </w:pPr>
            <w:r>
              <w:rPr>
                <w:rFonts w:hint="eastAsia"/>
                <w:sz w:val="18"/>
              </w:rPr>
              <w:t>%</w:t>
            </w:r>
          </w:p>
        </w:tc>
        <w:tc>
          <w:tcPr>
            <w:tcW w:w="846" w:type="dxa"/>
            <w:vAlign w:val="center"/>
          </w:tcPr>
          <w:p w:rsidR="00134C77" w:rsidRDefault="00134C77">
            <w:pPr>
              <w:jc w:val="center"/>
              <w:rPr>
                <w:rFonts w:hint="eastAsia"/>
                <w:sz w:val="18"/>
              </w:rPr>
            </w:pPr>
            <w:r>
              <w:rPr>
                <w:rFonts w:hint="eastAsia"/>
                <w:sz w:val="18"/>
              </w:rPr>
              <w:t>温度</w:t>
            </w:r>
            <w:r>
              <w:rPr>
                <w:rFonts w:hint="eastAsia"/>
                <w:sz w:val="18"/>
              </w:rPr>
              <w:t>/</w:t>
            </w:r>
          </w:p>
          <w:p w:rsidR="00134C77" w:rsidRDefault="00134C77">
            <w:pPr>
              <w:jc w:val="center"/>
              <w:rPr>
                <w:rFonts w:hint="eastAsia"/>
                <w:sz w:val="18"/>
              </w:rPr>
            </w:pPr>
            <w:r>
              <w:rPr>
                <w:rFonts w:hint="eastAsia"/>
                <w:sz w:val="18"/>
              </w:rPr>
              <w:t>℃</w:t>
            </w:r>
          </w:p>
        </w:tc>
        <w:tc>
          <w:tcPr>
            <w:tcW w:w="1155" w:type="dxa"/>
            <w:vAlign w:val="center"/>
          </w:tcPr>
          <w:p w:rsidR="00134C77" w:rsidRDefault="00134C77">
            <w:pPr>
              <w:jc w:val="center"/>
              <w:rPr>
                <w:rFonts w:hint="eastAsia"/>
                <w:sz w:val="18"/>
              </w:rPr>
            </w:pPr>
            <w:r>
              <w:rPr>
                <w:rFonts w:hint="eastAsia"/>
                <w:sz w:val="18"/>
              </w:rPr>
              <w:t>相对湿度</w:t>
            </w:r>
            <w:r>
              <w:rPr>
                <w:rFonts w:hint="eastAsia"/>
                <w:sz w:val="18"/>
              </w:rPr>
              <w:t>/</w:t>
            </w:r>
          </w:p>
          <w:p w:rsidR="00134C77" w:rsidRDefault="00134C77">
            <w:pPr>
              <w:jc w:val="center"/>
              <w:rPr>
                <w:rFonts w:hint="eastAsia"/>
                <w:sz w:val="18"/>
              </w:rPr>
            </w:pPr>
            <w:r>
              <w:rPr>
                <w:rFonts w:hint="eastAsia"/>
                <w:sz w:val="18"/>
              </w:rPr>
              <w:t>%</w:t>
            </w:r>
          </w:p>
        </w:tc>
        <w:tc>
          <w:tcPr>
            <w:tcW w:w="1307" w:type="dxa"/>
            <w:vAlign w:val="center"/>
          </w:tcPr>
          <w:p w:rsidR="00134C77" w:rsidRDefault="00134C77">
            <w:pPr>
              <w:rPr>
                <w:rFonts w:hint="eastAsia"/>
                <w:sz w:val="18"/>
              </w:rPr>
            </w:pPr>
          </w:p>
        </w:tc>
        <w:tc>
          <w:tcPr>
            <w:tcW w:w="426" w:type="dxa"/>
            <w:vAlign w:val="center"/>
          </w:tcPr>
          <w:p w:rsidR="00134C77" w:rsidRDefault="00134C77">
            <w:pPr>
              <w:rPr>
                <w:rFonts w:hint="eastAsia"/>
                <w:sz w:val="18"/>
              </w:rPr>
            </w:pPr>
            <w:r>
              <w:rPr>
                <w:rFonts w:hint="eastAsia"/>
                <w:sz w:val="18"/>
              </w:rPr>
              <w:t>A</w:t>
            </w:r>
          </w:p>
        </w:tc>
        <w:tc>
          <w:tcPr>
            <w:tcW w:w="426" w:type="dxa"/>
            <w:vAlign w:val="center"/>
          </w:tcPr>
          <w:p w:rsidR="00134C77" w:rsidRDefault="00134C77">
            <w:pPr>
              <w:rPr>
                <w:rFonts w:hint="eastAsia"/>
                <w:sz w:val="18"/>
              </w:rPr>
            </w:pPr>
            <w:r>
              <w:rPr>
                <w:rFonts w:hint="eastAsia"/>
                <w:sz w:val="18"/>
              </w:rPr>
              <w:t>B</w:t>
            </w:r>
          </w:p>
        </w:tc>
        <w:tc>
          <w:tcPr>
            <w:tcW w:w="426" w:type="dxa"/>
            <w:vAlign w:val="center"/>
          </w:tcPr>
          <w:p w:rsidR="00134C77" w:rsidRDefault="00134C77">
            <w:pPr>
              <w:rPr>
                <w:rFonts w:hint="eastAsia"/>
                <w:sz w:val="18"/>
              </w:rPr>
            </w:pPr>
            <w:r>
              <w:rPr>
                <w:rFonts w:hint="eastAsia"/>
                <w:sz w:val="18"/>
              </w:rPr>
              <w:t>C</w:t>
            </w:r>
          </w:p>
        </w:tc>
        <w:tc>
          <w:tcPr>
            <w:tcW w:w="426" w:type="dxa"/>
            <w:vAlign w:val="center"/>
          </w:tcPr>
          <w:p w:rsidR="00134C77" w:rsidRDefault="00134C77">
            <w:pPr>
              <w:rPr>
                <w:rFonts w:hint="eastAsia"/>
                <w:sz w:val="18"/>
              </w:rPr>
            </w:pPr>
            <w:r>
              <w:rPr>
                <w:rFonts w:hint="eastAsia"/>
                <w:sz w:val="18"/>
              </w:rPr>
              <w:t>D</w:t>
            </w:r>
          </w:p>
        </w:tc>
        <w:tc>
          <w:tcPr>
            <w:tcW w:w="426" w:type="dxa"/>
            <w:vAlign w:val="center"/>
          </w:tcPr>
          <w:p w:rsidR="00134C77" w:rsidRDefault="00134C77">
            <w:pPr>
              <w:rPr>
                <w:rFonts w:hint="eastAsia"/>
                <w:sz w:val="18"/>
              </w:rPr>
            </w:pPr>
            <w:r>
              <w:rPr>
                <w:rFonts w:hint="eastAsia"/>
                <w:sz w:val="18"/>
              </w:rPr>
              <w:t>E</w:t>
            </w:r>
          </w:p>
        </w:tc>
        <w:tc>
          <w:tcPr>
            <w:tcW w:w="426" w:type="dxa"/>
            <w:vAlign w:val="center"/>
          </w:tcPr>
          <w:p w:rsidR="00134C77" w:rsidRDefault="00134C77">
            <w:pPr>
              <w:rPr>
                <w:rFonts w:hint="eastAsia"/>
                <w:sz w:val="18"/>
              </w:rPr>
            </w:pPr>
            <w:r>
              <w:rPr>
                <w:rFonts w:hint="eastAsia"/>
                <w:sz w:val="18"/>
              </w:rPr>
              <w:t>F</w:t>
            </w:r>
          </w:p>
        </w:tc>
      </w:tr>
      <w:tr w:rsidR="00134C77">
        <w:tblPrEx>
          <w:tblCellMar>
            <w:top w:w="0" w:type="dxa"/>
            <w:bottom w:w="0" w:type="dxa"/>
          </w:tblCellMar>
        </w:tblPrEx>
        <w:trPr>
          <w:trHeight w:val="284"/>
          <w:jc w:val="center"/>
        </w:trPr>
        <w:tc>
          <w:tcPr>
            <w:tcW w:w="1377" w:type="dxa"/>
            <w:vAlign w:val="center"/>
          </w:tcPr>
          <w:p w:rsidR="00134C77" w:rsidRDefault="00134C77">
            <w:pPr>
              <w:pStyle w:val="affffffc"/>
              <w:ind w:firstLineChars="0" w:firstLine="0"/>
              <w:jc w:val="center"/>
              <w:rPr>
                <w:rFonts w:ascii="宋体" w:hAnsi="宋体" w:hint="eastAsia"/>
                <w:sz w:val="18"/>
              </w:rPr>
            </w:pPr>
            <w:r>
              <w:rPr>
                <w:rFonts w:ascii="宋体" w:hAnsi="宋体" w:hint="eastAsia"/>
                <w:sz w:val="18"/>
              </w:rPr>
              <w:t>大豆象</w:t>
            </w:r>
          </w:p>
        </w:tc>
        <w:tc>
          <w:tcPr>
            <w:tcW w:w="846" w:type="dxa"/>
            <w:vAlign w:val="center"/>
          </w:tcPr>
          <w:p w:rsidR="00134C77" w:rsidRDefault="00134C77">
            <w:pPr>
              <w:rPr>
                <w:rFonts w:ascii="宋体" w:hAnsi="宋体" w:hint="eastAsia"/>
                <w:sz w:val="18"/>
              </w:rPr>
            </w:pPr>
            <w:r>
              <w:rPr>
                <w:rFonts w:ascii="宋体" w:hAnsi="宋体" w:hint="eastAsia"/>
                <w:sz w:val="18"/>
              </w:rPr>
              <w:t>17</w:t>
            </w:r>
          </w:p>
        </w:tc>
        <w:tc>
          <w:tcPr>
            <w:tcW w:w="1155" w:type="dxa"/>
            <w:vAlign w:val="center"/>
          </w:tcPr>
          <w:p w:rsidR="00134C77" w:rsidRDefault="00134C77">
            <w:pPr>
              <w:rPr>
                <w:rFonts w:ascii="宋体" w:hAnsi="宋体" w:hint="eastAsia"/>
                <w:sz w:val="18"/>
              </w:rPr>
            </w:pPr>
            <w:r>
              <w:rPr>
                <w:rFonts w:ascii="宋体" w:hAnsi="宋体" w:hint="eastAsia"/>
                <w:sz w:val="18"/>
              </w:rPr>
              <w:t>30</w:t>
            </w:r>
          </w:p>
        </w:tc>
        <w:tc>
          <w:tcPr>
            <w:tcW w:w="846" w:type="dxa"/>
            <w:vAlign w:val="center"/>
          </w:tcPr>
          <w:p w:rsidR="00134C77" w:rsidRDefault="00134C77">
            <w:pPr>
              <w:rPr>
                <w:rFonts w:ascii="宋体" w:hAnsi="宋体" w:hint="eastAsia"/>
                <w:sz w:val="18"/>
              </w:rPr>
            </w:pPr>
            <w:r>
              <w:rPr>
                <w:rFonts w:ascii="宋体" w:hAnsi="宋体" w:hint="eastAsia"/>
                <w:sz w:val="18"/>
              </w:rPr>
              <w:t>27～31</w:t>
            </w:r>
          </w:p>
        </w:tc>
        <w:tc>
          <w:tcPr>
            <w:tcW w:w="1155" w:type="dxa"/>
            <w:vAlign w:val="center"/>
          </w:tcPr>
          <w:p w:rsidR="00134C77" w:rsidRDefault="00134C77">
            <w:pPr>
              <w:rPr>
                <w:rFonts w:ascii="宋体" w:hAnsi="宋体" w:hint="eastAsia"/>
                <w:sz w:val="18"/>
              </w:rPr>
            </w:pPr>
            <w:r>
              <w:rPr>
                <w:rFonts w:ascii="宋体" w:hAnsi="宋体" w:hint="eastAsia"/>
                <w:sz w:val="18"/>
              </w:rPr>
              <w:t>65</w:t>
            </w:r>
          </w:p>
        </w:tc>
        <w:tc>
          <w:tcPr>
            <w:tcW w:w="1307" w:type="dxa"/>
            <w:vAlign w:val="center"/>
          </w:tcPr>
          <w:p w:rsidR="00134C77" w:rsidRDefault="00134C77">
            <w:pPr>
              <w:rPr>
                <w:rFonts w:ascii="宋体" w:hAnsi="宋体" w:hint="eastAsia"/>
                <w:sz w:val="18"/>
              </w:rPr>
            </w:pPr>
            <w:r>
              <w:rPr>
                <w:rFonts w:ascii="宋体" w:hAnsi="宋体" w:hint="eastAsia"/>
                <w:sz w:val="18"/>
              </w:rPr>
              <w:t>25</w:t>
            </w:r>
          </w:p>
        </w:tc>
        <w:tc>
          <w:tcPr>
            <w:tcW w:w="426" w:type="dxa"/>
            <w:vAlign w:val="center"/>
          </w:tcPr>
          <w:p w:rsidR="00134C77" w:rsidRDefault="00134C77">
            <w:pPr>
              <w:rPr>
                <w:rFonts w:ascii="宋体" w:hAnsi="宋体" w:hint="eastAsia"/>
                <w:sz w:val="18"/>
              </w:rPr>
            </w:pPr>
          </w:p>
        </w:tc>
        <w:tc>
          <w:tcPr>
            <w:tcW w:w="426" w:type="dxa"/>
            <w:vAlign w:val="center"/>
          </w:tcPr>
          <w:p w:rsidR="00134C77" w:rsidRDefault="00134C77">
            <w:pPr>
              <w:rPr>
                <w:rFonts w:ascii="宋体" w:hAnsi="宋体" w:hint="eastAsia"/>
                <w:sz w:val="18"/>
              </w:rPr>
            </w:pPr>
          </w:p>
        </w:tc>
        <w:tc>
          <w:tcPr>
            <w:tcW w:w="426" w:type="dxa"/>
            <w:vAlign w:val="center"/>
          </w:tcPr>
          <w:p w:rsidR="00134C77" w:rsidRDefault="00134C77">
            <w:pPr>
              <w:rPr>
                <w:rFonts w:ascii="宋体" w:hAnsi="宋体" w:hint="eastAsia"/>
                <w:sz w:val="18"/>
              </w:rPr>
            </w:pPr>
          </w:p>
        </w:tc>
        <w:tc>
          <w:tcPr>
            <w:tcW w:w="426" w:type="dxa"/>
            <w:vAlign w:val="center"/>
          </w:tcPr>
          <w:p w:rsidR="00134C77" w:rsidRDefault="00134C77">
            <w:pPr>
              <w:rPr>
                <w:rFonts w:ascii="宋体" w:hAnsi="宋体" w:hint="eastAsia"/>
                <w:sz w:val="18"/>
              </w:rPr>
            </w:pPr>
          </w:p>
        </w:tc>
        <w:tc>
          <w:tcPr>
            <w:tcW w:w="426" w:type="dxa"/>
            <w:vAlign w:val="center"/>
          </w:tcPr>
          <w:p w:rsidR="00134C77" w:rsidRDefault="00134C77">
            <w:pPr>
              <w:rPr>
                <w:rFonts w:ascii="宋体" w:hAnsi="宋体" w:hint="eastAsia"/>
                <w:sz w:val="18"/>
              </w:rPr>
            </w:pPr>
            <w:r>
              <w:rPr>
                <w:rFonts w:ascii="宋体" w:hAnsi="宋体" w:hint="eastAsia"/>
                <w:sz w:val="18"/>
              </w:rPr>
              <w:t>●</w:t>
            </w:r>
          </w:p>
        </w:tc>
        <w:tc>
          <w:tcPr>
            <w:tcW w:w="426" w:type="dxa"/>
            <w:vAlign w:val="center"/>
          </w:tcPr>
          <w:p w:rsidR="00134C77" w:rsidRDefault="00134C77">
            <w:pPr>
              <w:rPr>
                <w:rFonts w:ascii="宋体" w:hAnsi="宋体" w:hint="eastAsia"/>
                <w:sz w:val="18"/>
              </w:rPr>
            </w:pPr>
          </w:p>
        </w:tc>
      </w:tr>
      <w:tr w:rsidR="00134C77">
        <w:tblPrEx>
          <w:tblCellMar>
            <w:top w:w="0" w:type="dxa"/>
            <w:bottom w:w="0" w:type="dxa"/>
          </w:tblCellMar>
        </w:tblPrEx>
        <w:trPr>
          <w:trHeight w:val="284"/>
          <w:jc w:val="center"/>
        </w:trPr>
        <w:tc>
          <w:tcPr>
            <w:tcW w:w="1377" w:type="dxa"/>
            <w:vAlign w:val="center"/>
          </w:tcPr>
          <w:p w:rsidR="00134C77" w:rsidRDefault="00134C77">
            <w:pPr>
              <w:jc w:val="center"/>
              <w:rPr>
                <w:rFonts w:ascii="宋体" w:hAnsi="宋体" w:hint="eastAsia"/>
                <w:sz w:val="18"/>
              </w:rPr>
            </w:pPr>
            <w:r>
              <w:rPr>
                <w:rFonts w:ascii="宋体" w:hAnsi="宋体" w:hint="eastAsia"/>
                <w:sz w:val="18"/>
              </w:rPr>
              <w:t>粗足粉螨</w:t>
            </w:r>
          </w:p>
        </w:tc>
        <w:tc>
          <w:tcPr>
            <w:tcW w:w="846" w:type="dxa"/>
            <w:vAlign w:val="center"/>
          </w:tcPr>
          <w:p w:rsidR="00134C77" w:rsidRDefault="00134C77">
            <w:pPr>
              <w:rPr>
                <w:rFonts w:ascii="宋体" w:hAnsi="宋体" w:hint="eastAsia"/>
                <w:sz w:val="18"/>
              </w:rPr>
            </w:pPr>
            <w:r>
              <w:rPr>
                <w:rFonts w:ascii="宋体" w:hAnsi="宋体" w:hint="eastAsia"/>
                <w:sz w:val="18"/>
              </w:rPr>
              <w:t>2.5</w:t>
            </w:r>
          </w:p>
        </w:tc>
        <w:tc>
          <w:tcPr>
            <w:tcW w:w="1155" w:type="dxa"/>
            <w:vAlign w:val="center"/>
          </w:tcPr>
          <w:p w:rsidR="00134C77" w:rsidRDefault="00134C77">
            <w:pPr>
              <w:rPr>
                <w:rFonts w:ascii="宋体" w:hAnsi="宋体" w:hint="eastAsia"/>
                <w:sz w:val="18"/>
              </w:rPr>
            </w:pPr>
            <w:r>
              <w:rPr>
                <w:rFonts w:ascii="宋体" w:hAnsi="宋体" w:hint="eastAsia"/>
                <w:sz w:val="18"/>
              </w:rPr>
              <w:t>65</w:t>
            </w:r>
          </w:p>
        </w:tc>
        <w:tc>
          <w:tcPr>
            <w:tcW w:w="846" w:type="dxa"/>
            <w:vAlign w:val="center"/>
          </w:tcPr>
          <w:p w:rsidR="00134C77" w:rsidRDefault="00134C77">
            <w:pPr>
              <w:rPr>
                <w:rFonts w:ascii="宋体" w:hAnsi="宋体" w:hint="eastAsia"/>
                <w:sz w:val="18"/>
              </w:rPr>
            </w:pPr>
            <w:r>
              <w:rPr>
                <w:rFonts w:ascii="宋体" w:hAnsi="宋体" w:hint="eastAsia"/>
                <w:sz w:val="18"/>
              </w:rPr>
              <w:t>21～27</w:t>
            </w:r>
          </w:p>
        </w:tc>
        <w:tc>
          <w:tcPr>
            <w:tcW w:w="1155" w:type="dxa"/>
            <w:vAlign w:val="center"/>
          </w:tcPr>
          <w:p w:rsidR="00134C77" w:rsidRDefault="00134C77">
            <w:pPr>
              <w:rPr>
                <w:rFonts w:ascii="宋体" w:hAnsi="宋体" w:hint="eastAsia"/>
                <w:sz w:val="18"/>
              </w:rPr>
            </w:pPr>
            <w:r>
              <w:rPr>
                <w:rFonts w:ascii="宋体" w:hAnsi="宋体" w:hint="eastAsia"/>
                <w:sz w:val="18"/>
              </w:rPr>
              <w:t>80</w:t>
            </w:r>
          </w:p>
        </w:tc>
        <w:tc>
          <w:tcPr>
            <w:tcW w:w="1307" w:type="dxa"/>
            <w:vAlign w:val="center"/>
          </w:tcPr>
          <w:p w:rsidR="00134C77" w:rsidRDefault="00134C77">
            <w:pPr>
              <w:rPr>
                <w:rFonts w:ascii="宋体" w:hAnsi="宋体" w:hint="eastAsia"/>
                <w:sz w:val="18"/>
              </w:rPr>
            </w:pPr>
            <w:r>
              <w:rPr>
                <w:rFonts w:ascii="宋体" w:hAnsi="宋体" w:hint="eastAsia"/>
                <w:sz w:val="18"/>
              </w:rPr>
              <w:t>2500</w:t>
            </w:r>
          </w:p>
        </w:tc>
        <w:tc>
          <w:tcPr>
            <w:tcW w:w="426" w:type="dxa"/>
            <w:vAlign w:val="center"/>
          </w:tcPr>
          <w:p w:rsidR="00134C77" w:rsidRDefault="00134C77">
            <w:pPr>
              <w:rPr>
                <w:rFonts w:ascii="宋体" w:hAnsi="宋体" w:hint="eastAsia"/>
                <w:sz w:val="18"/>
              </w:rPr>
            </w:pPr>
          </w:p>
        </w:tc>
        <w:tc>
          <w:tcPr>
            <w:tcW w:w="426" w:type="dxa"/>
            <w:vAlign w:val="center"/>
          </w:tcPr>
          <w:p w:rsidR="00134C77" w:rsidRDefault="00134C77">
            <w:pPr>
              <w:rPr>
                <w:rFonts w:ascii="宋体" w:hAnsi="宋体" w:hint="eastAsia"/>
                <w:sz w:val="18"/>
              </w:rPr>
            </w:pPr>
            <w:r>
              <w:rPr>
                <w:rFonts w:ascii="宋体" w:hAnsi="宋体" w:hint="eastAsia"/>
                <w:sz w:val="18"/>
              </w:rPr>
              <w:t>●</w:t>
            </w:r>
          </w:p>
        </w:tc>
        <w:tc>
          <w:tcPr>
            <w:tcW w:w="426" w:type="dxa"/>
            <w:vAlign w:val="center"/>
          </w:tcPr>
          <w:p w:rsidR="00134C77" w:rsidRDefault="00134C77">
            <w:pPr>
              <w:rPr>
                <w:rFonts w:ascii="宋体" w:hAnsi="宋体" w:hint="eastAsia"/>
                <w:sz w:val="18"/>
              </w:rPr>
            </w:pPr>
          </w:p>
        </w:tc>
        <w:tc>
          <w:tcPr>
            <w:tcW w:w="426" w:type="dxa"/>
            <w:vAlign w:val="center"/>
          </w:tcPr>
          <w:p w:rsidR="00134C77" w:rsidRDefault="00134C77">
            <w:pPr>
              <w:rPr>
                <w:rFonts w:ascii="宋体" w:hAnsi="宋体" w:hint="eastAsia"/>
                <w:sz w:val="18"/>
              </w:rPr>
            </w:pPr>
            <w:r>
              <w:rPr>
                <w:rFonts w:ascii="宋体" w:hAnsi="宋体" w:hint="eastAsia"/>
                <w:sz w:val="18"/>
              </w:rPr>
              <w:t>●</w:t>
            </w:r>
          </w:p>
        </w:tc>
        <w:tc>
          <w:tcPr>
            <w:tcW w:w="426" w:type="dxa"/>
            <w:vAlign w:val="center"/>
          </w:tcPr>
          <w:p w:rsidR="00134C77" w:rsidRDefault="00134C77">
            <w:pPr>
              <w:rPr>
                <w:rFonts w:ascii="宋体" w:hAnsi="宋体" w:hint="eastAsia"/>
                <w:sz w:val="18"/>
              </w:rPr>
            </w:pPr>
            <w:r>
              <w:rPr>
                <w:rFonts w:ascii="宋体" w:hAnsi="宋体" w:hint="eastAsia"/>
                <w:sz w:val="18"/>
              </w:rPr>
              <w:t>●</w:t>
            </w:r>
          </w:p>
        </w:tc>
        <w:tc>
          <w:tcPr>
            <w:tcW w:w="426" w:type="dxa"/>
            <w:vAlign w:val="center"/>
          </w:tcPr>
          <w:p w:rsidR="00134C77" w:rsidRDefault="00134C77">
            <w:pPr>
              <w:rPr>
                <w:rFonts w:ascii="宋体" w:hAnsi="宋体" w:hint="eastAsia"/>
                <w:sz w:val="18"/>
              </w:rPr>
            </w:pPr>
            <w:r>
              <w:rPr>
                <w:rFonts w:ascii="宋体" w:hAnsi="宋体" w:hint="eastAsia"/>
                <w:sz w:val="18"/>
              </w:rPr>
              <w:t>●</w:t>
            </w:r>
          </w:p>
        </w:tc>
      </w:tr>
      <w:tr w:rsidR="00134C77">
        <w:tblPrEx>
          <w:tblCellMar>
            <w:top w:w="0" w:type="dxa"/>
            <w:bottom w:w="0" w:type="dxa"/>
          </w:tblCellMar>
        </w:tblPrEx>
        <w:trPr>
          <w:trHeight w:val="284"/>
          <w:jc w:val="center"/>
        </w:trPr>
        <w:tc>
          <w:tcPr>
            <w:tcW w:w="1377" w:type="dxa"/>
            <w:vAlign w:val="center"/>
          </w:tcPr>
          <w:p w:rsidR="00134C77" w:rsidRDefault="00134C77">
            <w:pPr>
              <w:jc w:val="center"/>
              <w:rPr>
                <w:rFonts w:ascii="宋体" w:hAnsi="宋体" w:hint="eastAsia"/>
                <w:sz w:val="18"/>
              </w:rPr>
            </w:pPr>
            <w:r>
              <w:rPr>
                <w:rFonts w:ascii="宋体" w:hAnsi="宋体" w:hint="eastAsia"/>
                <w:sz w:val="18"/>
              </w:rPr>
              <w:t>绿豆象</w:t>
            </w:r>
          </w:p>
        </w:tc>
        <w:tc>
          <w:tcPr>
            <w:tcW w:w="846" w:type="dxa"/>
            <w:vAlign w:val="center"/>
          </w:tcPr>
          <w:p w:rsidR="00134C77" w:rsidRDefault="00134C77">
            <w:pPr>
              <w:rPr>
                <w:rFonts w:ascii="宋体" w:hAnsi="宋体" w:hint="eastAsia"/>
                <w:sz w:val="18"/>
              </w:rPr>
            </w:pPr>
            <w:r>
              <w:rPr>
                <w:rFonts w:ascii="宋体" w:hAnsi="宋体" w:hint="eastAsia"/>
                <w:sz w:val="18"/>
              </w:rPr>
              <w:t>19</w:t>
            </w:r>
          </w:p>
        </w:tc>
        <w:tc>
          <w:tcPr>
            <w:tcW w:w="1155" w:type="dxa"/>
            <w:vAlign w:val="center"/>
          </w:tcPr>
          <w:p w:rsidR="00134C77" w:rsidRDefault="00134C77">
            <w:pPr>
              <w:rPr>
                <w:rFonts w:ascii="宋体" w:hAnsi="宋体" w:hint="eastAsia"/>
                <w:sz w:val="18"/>
              </w:rPr>
            </w:pPr>
            <w:r>
              <w:rPr>
                <w:rFonts w:ascii="宋体" w:hAnsi="宋体" w:hint="eastAsia"/>
                <w:sz w:val="18"/>
              </w:rPr>
              <w:t>30</w:t>
            </w:r>
          </w:p>
        </w:tc>
        <w:tc>
          <w:tcPr>
            <w:tcW w:w="846" w:type="dxa"/>
            <w:vAlign w:val="center"/>
          </w:tcPr>
          <w:p w:rsidR="00134C77" w:rsidRDefault="00134C77">
            <w:pPr>
              <w:rPr>
                <w:rFonts w:ascii="宋体" w:hAnsi="宋体" w:hint="eastAsia"/>
                <w:sz w:val="18"/>
              </w:rPr>
            </w:pPr>
            <w:r>
              <w:rPr>
                <w:rFonts w:ascii="宋体" w:hAnsi="宋体" w:hint="eastAsia"/>
                <w:sz w:val="18"/>
              </w:rPr>
              <w:t>28～32</w:t>
            </w:r>
          </w:p>
        </w:tc>
        <w:tc>
          <w:tcPr>
            <w:tcW w:w="1155" w:type="dxa"/>
            <w:vAlign w:val="center"/>
          </w:tcPr>
          <w:p w:rsidR="00134C77" w:rsidRDefault="00134C77">
            <w:pPr>
              <w:rPr>
                <w:rFonts w:ascii="宋体" w:hAnsi="宋体" w:hint="eastAsia"/>
                <w:sz w:val="18"/>
              </w:rPr>
            </w:pPr>
            <w:r>
              <w:rPr>
                <w:rFonts w:ascii="宋体" w:hAnsi="宋体" w:hint="eastAsia"/>
                <w:sz w:val="18"/>
              </w:rPr>
              <w:t>60</w:t>
            </w:r>
          </w:p>
        </w:tc>
        <w:tc>
          <w:tcPr>
            <w:tcW w:w="1307" w:type="dxa"/>
            <w:vAlign w:val="center"/>
          </w:tcPr>
          <w:p w:rsidR="00134C77" w:rsidRDefault="00134C77">
            <w:pPr>
              <w:rPr>
                <w:rFonts w:ascii="宋体" w:hAnsi="宋体" w:hint="eastAsia"/>
                <w:sz w:val="18"/>
              </w:rPr>
            </w:pPr>
            <w:r>
              <w:rPr>
                <w:rFonts w:ascii="宋体" w:hAnsi="宋体" w:hint="eastAsia"/>
                <w:sz w:val="18"/>
              </w:rPr>
              <w:t>30</w:t>
            </w:r>
          </w:p>
        </w:tc>
        <w:tc>
          <w:tcPr>
            <w:tcW w:w="426" w:type="dxa"/>
            <w:vAlign w:val="center"/>
          </w:tcPr>
          <w:p w:rsidR="00134C77" w:rsidRDefault="00134C77">
            <w:pPr>
              <w:rPr>
                <w:rFonts w:ascii="宋体" w:hAnsi="宋体" w:hint="eastAsia"/>
                <w:sz w:val="18"/>
              </w:rPr>
            </w:pPr>
          </w:p>
        </w:tc>
        <w:tc>
          <w:tcPr>
            <w:tcW w:w="426" w:type="dxa"/>
            <w:vAlign w:val="center"/>
          </w:tcPr>
          <w:p w:rsidR="00134C77" w:rsidRDefault="00134C77">
            <w:pPr>
              <w:rPr>
                <w:rFonts w:ascii="宋体" w:hAnsi="宋体" w:hint="eastAsia"/>
                <w:sz w:val="18"/>
              </w:rPr>
            </w:pPr>
          </w:p>
        </w:tc>
        <w:tc>
          <w:tcPr>
            <w:tcW w:w="426" w:type="dxa"/>
            <w:vAlign w:val="center"/>
          </w:tcPr>
          <w:p w:rsidR="00134C77" w:rsidRDefault="00134C77">
            <w:pPr>
              <w:rPr>
                <w:rFonts w:ascii="宋体" w:hAnsi="宋体" w:hint="eastAsia"/>
                <w:sz w:val="18"/>
              </w:rPr>
            </w:pPr>
          </w:p>
        </w:tc>
        <w:tc>
          <w:tcPr>
            <w:tcW w:w="426" w:type="dxa"/>
            <w:vAlign w:val="center"/>
          </w:tcPr>
          <w:p w:rsidR="00134C77" w:rsidRDefault="00134C77">
            <w:pPr>
              <w:rPr>
                <w:rFonts w:ascii="宋体" w:hAnsi="宋体" w:hint="eastAsia"/>
                <w:sz w:val="18"/>
              </w:rPr>
            </w:pPr>
          </w:p>
        </w:tc>
        <w:tc>
          <w:tcPr>
            <w:tcW w:w="426" w:type="dxa"/>
            <w:vAlign w:val="center"/>
          </w:tcPr>
          <w:p w:rsidR="00134C77" w:rsidRDefault="00134C77">
            <w:pPr>
              <w:rPr>
                <w:rFonts w:ascii="宋体" w:hAnsi="宋体" w:hint="eastAsia"/>
                <w:sz w:val="18"/>
              </w:rPr>
            </w:pPr>
            <w:r>
              <w:rPr>
                <w:rFonts w:ascii="宋体" w:hAnsi="宋体" w:hint="eastAsia"/>
                <w:sz w:val="18"/>
              </w:rPr>
              <w:t>●</w:t>
            </w:r>
          </w:p>
        </w:tc>
        <w:tc>
          <w:tcPr>
            <w:tcW w:w="426" w:type="dxa"/>
            <w:vAlign w:val="center"/>
          </w:tcPr>
          <w:p w:rsidR="00134C77" w:rsidRDefault="00134C77">
            <w:pPr>
              <w:rPr>
                <w:rFonts w:ascii="宋体" w:hAnsi="宋体" w:hint="eastAsia"/>
                <w:sz w:val="18"/>
              </w:rPr>
            </w:pPr>
          </w:p>
        </w:tc>
      </w:tr>
      <w:tr w:rsidR="00134C77">
        <w:tblPrEx>
          <w:tblCellMar>
            <w:top w:w="0" w:type="dxa"/>
            <w:bottom w:w="0" w:type="dxa"/>
          </w:tblCellMar>
        </w:tblPrEx>
        <w:trPr>
          <w:trHeight w:val="284"/>
          <w:jc w:val="center"/>
        </w:trPr>
        <w:tc>
          <w:tcPr>
            <w:tcW w:w="1377" w:type="dxa"/>
            <w:vAlign w:val="center"/>
          </w:tcPr>
          <w:p w:rsidR="00134C77" w:rsidRDefault="00134C77">
            <w:pPr>
              <w:rPr>
                <w:rFonts w:ascii="宋体" w:hAnsi="宋体" w:hint="eastAsia"/>
                <w:sz w:val="18"/>
              </w:rPr>
            </w:pPr>
            <w:r>
              <w:rPr>
                <w:rFonts w:ascii="宋体" w:hAnsi="宋体" w:hint="eastAsia"/>
                <w:sz w:val="18"/>
              </w:rPr>
              <w:t>四纹豆象</w:t>
            </w:r>
          </w:p>
        </w:tc>
        <w:tc>
          <w:tcPr>
            <w:tcW w:w="846" w:type="dxa"/>
            <w:vAlign w:val="center"/>
          </w:tcPr>
          <w:p w:rsidR="00134C77" w:rsidRDefault="00134C77">
            <w:pPr>
              <w:rPr>
                <w:rFonts w:ascii="宋体" w:hAnsi="宋体" w:hint="eastAsia"/>
                <w:sz w:val="18"/>
              </w:rPr>
            </w:pPr>
            <w:r>
              <w:rPr>
                <w:rFonts w:ascii="宋体" w:hAnsi="宋体" w:hint="eastAsia"/>
                <w:sz w:val="18"/>
              </w:rPr>
              <w:t>22</w:t>
            </w:r>
          </w:p>
        </w:tc>
        <w:tc>
          <w:tcPr>
            <w:tcW w:w="1155" w:type="dxa"/>
            <w:vAlign w:val="center"/>
          </w:tcPr>
          <w:p w:rsidR="00134C77" w:rsidRDefault="00134C77">
            <w:pPr>
              <w:rPr>
                <w:rFonts w:ascii="宋体" w:hAnsi="宋体" w:hint="eastAsia"/>
                <w:sz w:val="18"/>
              </w:rPr>
            </w:pPr>
            <w:r>
              <w:rPr>
                <w:rFonts w:ascii="宋体" w:hAnsi="宋体" w:hint="eastAsia"/>
                <w:sz w:val="18"/>
              </w:rPr>
              <w:t>30</w:t>
            </w:r>
          </w:p>
        </w:tc>
        <w:tc>
          <w:tcPr>
            <w:tcW w:w="846" w:type="dxa"/>
            <w:vAlign w:val="center"/>
          </w:tcPr>
          <w:p w:rsidR="00134C77" w:rsidRDefault="00134C77">
            <w:pPr>
              <w:rPr>
                <w:rFonts w:ascii="宋体" w:hAnsi="宋体" w:hint="eastAsia"/>
                <w:sz w:val="18"/>
              </w:rPr>
            </w:pPr>
            <w:r>
              <w:rPr>
                <w:rFonts w:ascii="宋体" w:hAnsi="宋体" w:hint="eastAsia"/>
                <w:sz w:val="18"/>
              </w:rPr>
              <w:t>30～35</w:t>
            </w:r>
          </w:p>
        </w:tc>
        <w:tc>
          <w:tcPr>
            <w:tcW w:w="1155" w:type="dxa"/>
            <w:vAlign w:val="center"/>
          </w:tcPr>
          <w:p w:rsidR="00134C77" w:rsidRDefault="00134C77">
            <w:pPr>
              <w:rPr>
                <w:rFonts w:ascii="宋体" w:hAnsi="宋体" w:hint="eastAsia"/>
                <w:sz w:val="18"/>
              </w:rPr>
            </w:pPr>
            <w:r>
              <w:rPr>
                <w:rFonts w:ascii="宋体" w:hAnsi="宋体" w:hint="eastAsia"/>
                <w:sz w:val="18"/>
              </w:rPr>
              <w:t>50</w:t>
            </w:r>
          </w:p>
        </w:tc>
        <w:tc>
          <w:tcPr>
            <w:tcW w:w="1307" w:type="dxa"/>
            <w:vAlign w:val="center"/>
          </w:tcPr>
          <w:p w:rsidR="00134C77" w:rsidRDefault="00134C77">
            <w:pPr>
              <w:rPr>
                <w:rFonts w:ascii="宋体" w:hAnsi="宋体" w:hint="eastAsia"/>
                <w:sz w:val="18"/>
              </w:rPr>
            </w:pPr>
            <w:r>
              <w:rPr>
                <w:rFonts w:ascii="宋体" w:hAnsi="宋体" w:hint="eastAsia"/>
                <w:sz w:val="18"/>
              </w:rPr>
              <w:t>50</w:t>
            </w:r>
          </w:p>
        </w:tc>
        <w:tc>
          <w:tcPr>
            <w:tcW w:w="426" w:type="dxa"/>
            <w:vAlign w:val="center"/>
          </w:tcPr>
          <w:p w:rsidR="00134C77" w:rsidRDefault="00134C77">
            <w:pPr>
              <w:rPr>
                <w:rFonts w:ascii="宋体" w:hAnsi="宋体" w:hint="eastAsia"/>
                <w:sz w:val="18"/>
              </w:rPr>
            </w:pPr>
          </w:p>
        </w:tc>
        <w:tc>
          <w:tcPr>
            <w:tcW w:w="426" w:type="dxa"/>
            <w:vAlign w:val="center"/>
          </w:tcPr>
          <w:p w:rsidR="00134C77" w:rsidRDefault="00134C77">
            <w:pPr>
              <w:rPr>
                <w:rFonts w:ascii="宋体" w:hAnsi="宋体" w:hint="eastAsia"/>
                <w:sz w:val="18"/>
              </w:rPr>
            </w:pPr>
          </w:p>
        </w:tc>
        <w:tc>
          <w:tcPr>
            <w:tcW w:w="426" w:type="dxa"/>
            <w:vAlign w:val="center"/>
          </w:tcPr>
          <w:p w:rsidR="00134C77" w:rsidRDefault="00134C77">
            <w:pPr>
              <w:rPr>
                <w:rFonts w:ascii="宋体" w:hAnsi="宋体" w:hint="eastAsia"/>
                <w:sz w:val="18"/>
              </w:rPr>
            </w:pPr>
          </w:p>
        </w:tc>
        <w:tc>
          <w:tcPr>
            <w:tcW w:w="426" w:type="dxa"/>
            <w:vAlign w:val="center"/>
          </w:tcPr>
          <w:p w:rsidR="00134C77" w:rsidRDefault="00134C77">
            <w:pPr>
              <w:rPr>
                <w:rFonts w:ascii="宋体" w:hAnsi="宋体" w:hint="eastAsia"/>
                <w:sz w:val="18"/>
              </w:rPr>
            </w:pPr>
          </w:p>
        </w:tc>
        <w:tc>
          <w:tcPr>
            <w:tcW w:w="426" w:type="dxa"/>
            <w:vAlign w:val="center"/>
          </w:tcPr>
          <w:p w:rsidR="00134C77" w:rsidRDefault="00134C77">
            <w:pPr>
              <w:rPr>
                <w:rFonts w:ascii="宋体" w:hAnsi="宋体" w:hint="eastAsia"/>
                <w:sz w:val="18"/>
              </w:rPr>
            </w:pPr>
            <w:r>
              <w:rPr>
                <w:rFonts w:ascii="宋体" w:hAnsi="宋体" w:hint="eastAsia"/>
                <w:sz w:val="18"/>
              </w:rPr>
              <w:t>●</w:t>
            </w:r>
          </w:p>
        </w:tc>
        <w:tc>
          <w:tcPr>
            <w:tcW w:w="426" w:type="dxa"/>
            <w:vAlign w:val="center"/>
          </w:tcPr>
          <w:p w:rsidR="00134C77" w:rsidRDefault="00134C77">
            <w:pPr>
              <w:rPr>
                <w:rFonts w:ascii="宋体" w:hAnsi="宋体" w:hint="eastAsia"/>
                <w:sz w:val="18"/>
              </w:rPr>
            </w:pPr>
          </w:p>
        </w:tc>
      </w:tr>
      <w:tr w:rsidR="00134C77">
        <w:tblPrEx>
          <w:tblCellMar>
            <w:top w:w="0" w:type="dxa"/>
            <w:bottom w:w="0" w:type="dxa"/>
          </w:tblCellMar>
        </w:tblPrEx>
        <w:trPr>
          <w:trHeight w:val="284"/>
          <w:jc w:val="center"/>
        </w:trPr>
        <w:tc>
          <w:tcPr>
            <w:tcW w:w="1377" w:type="dxa"/>
            <w:vAlign w:val="center"/>
          </w:tcPr>
          <w:p w:rsidR="00134C77" w:rsidRDefault="00134C77">
            <w:pPr>
              <w:rPr>
                <w:rFonts w:ascii="宋体" w:hAnsi="宋体" w:hint="eastAsia"/>
                <w:sz w:val="18"/>
              </w:rPr>
            </w:pPr>
            <w:r>
              <w:rPr>
                <w:rFonts w:ascii="宋体" w:hAnsi="宋体" w:hint="eastAsia"/>
                <w:sz w:val="18"/>
              </w:rPr>
              <w:t>米蛾</w:t>
            </w:r>
          </w:p>
        </w:tc>
        <w:tc>
          <w:tcPr>
            <w:tcW w:w="846" w:type="dxa"/>
            <w:vAlign w:val="center"/>
          </w:tcPr>
          <w:p w:rsidR="00134C77" w:rsidRDefault="00134C77">
            <w:pPr>
              <w:rPr>
                <w:rFonts w:ascii="宋体" w:hAnsi="宋体" w:hint="eastAsia"/>
                <w:sz w:val="18"/>
              </w:rPr>
            </w:pPr>
            <w:r>
              <w:rPr>
                <w:rFonts w:ascii="宋体" w:hAnsi="宋体" w:hint="eastAsia"/>
                <w:sz w:val="18"/>
              </w:rPr>
              <w:t>18</w:t>
            </w:r>
          </w:p>
        </w:tc>
        <w:tc>
          <w:tcPr>
            <w:tcW w:w="1155" w:type="dxa"/>
            <w:vAlign w:val="center"/>
          </w:tcPr>
          <w:p w:rsidR="00134C77" w:rsidRDefault="00134C77">
            <w:pPr>
              <w:rPr>
                <w:rFonts w:ascii="宋体" w:hAnsi="宋体" w:hint="eastAsia"/>
                <w:sz w:val="18"/>
              </w:rPr>
            </w:pPr>
            <w:r>
              <w:rPr>
                <w:rFonts w:ascii="宋体" w:hAnsi="宋体" w:hint="eastAsia"/>
                <w:sz w:val="18"/>
              </w:rPr>
              <w:t>30</w:t>
            </w:r>
          </w:p>
        </w:tc>
        <w:tc>
          <w:tcPr>
            <w:tcW w:w="846" w:type="dxa"/>
            <w:vAlign w:val="center"/>
          </w:tcPr>
          <w:p w:rsidR="00134C77" w:rsidRDefault="00134C77">
            <w:pPr>
              <w:rPr>
                <w:rFonts w:ascii="宋体" w:hAnsi="宋体" w:hint="eastAsia"/>
                <w:sz w:val="18"/>
              </w:rPr>
            </w:pPr>
            <w:r>
              <w:rPr>
                <w:rFonts w:ascii="宋体" w:hAnsi="宋体" w:hint="eastAsia"/>
                <w:sz w:val="18"/>
              </w:rPr>
              <w:t>28～32</w:t>
            </w:r>
          </w:p>
        </w:tc>
        <w:tc>
          <w:tcPr>
            <w:tcW w:w="1155" w:type="dxa"/>
            <w:vAlign w:val="center"/>
          </w:tcPr>
          <w:p w:rsidR="00134C77" w:rsidRDefault="00134C77">
            <w:pPr>
              <w:rPr>
                <w:rFonts w:ascii="宋体" w:hAnsi="宋体" w:hint="eastAsia"/>
                <w:sz w:val="18"/>
              </w:rPr>
            </w:pPr>
            <w:r>
              <w:rPr>
                <w:rFonts w:ascii="宋体" w:hAnsi="宋体" w:hint="eastAsia"/>
                <w:sz w:val="18"/>
              </w:rPr>
              <w:t>30</w:t>
            </w:r>
          </w:p>
        </w:tc>
        <w:tc>
          <w:tcPr>
            <w:tcW w:w="1307" w:type="dxa"/>
            <w:vAlign w:val="center"/>
          </w:tcPr>
          <w:p w:rsidR="00134C77" w:rsidRDefault="00134C77">
            <w:pPr>
              <w:rPr>
                <w:rFonts w:ascii="宋体" w:hAnsi="宋体" w:hint="eastAsia"/>
                <w:sz w:val="18"/>
              </w:rPr>
            </w:pPr>
            <w:r>
              <w:rPr>
                <w:rFonts w:ascii="宋体" w:hAnsi="宋体" w:hint="eastAsia"/>
                <w:sz w:val="18"/>
              </w:rPr>
              <w:t>10</w:t>
            </w:r>
          </w:p>
        </w:tc>
        <w:tc>
          <w:tcPr>
            <w:tcW w:w="426" w:type="dxa"/>
            <w:vAlign w:val="center"/>
          </w:tcPr>
          <w:p w:rsidR="00134C77" w:rsidRDefault="00134C77">
            <w:pPr>
              <w:rPr>
                <w:rFonts w:ascii="宋体" w:hAnsi="宋体" w:hint="eastAsia"/>
                <w:sz w:val="18"/>
              </w:rPr>
            </w:pPr>
          </w:p>
        </w:tc>
        <w:tc>
          <w:tcPr>
            <w:tcW w:w="426" w:type="dxa"/>
            <w:vAlign w:val="center"/>
          </w:tcPr>
          <w:p w:rsidR="00134C77" w:rsidRDefault="00134C77">
            <w:pPr>
              <w:rPr>
                <w:rFonts w:ascii="宋体" w:hAnsi="宋体" w:hint="eastAsia"/>
                <w:sz w:val="18"/>
              </w:rPr>
            </w:pPr>
            <w:r>
              <w:rPr>
                <w:rFonts w:ascii="宋体" w:hAnsi="宋体" w:hint="eastAsia"/>
                <w:sz w:val="18"/>
              </w:rPr>
              <w:t>●</w:t>
            </w:r>
          </w:p>
        </w:tc>
        <w:tc>
          <w:tcPr>
            <w:tcW w:w="426" w:type="dxa"/>
            <w:vAlign w:val="center"/>
          </w:tcPr>
          <w:p w:rsidR="00134C77" w:rsidRDefault="00134C77">
            <w:pPr>
              <w:rPr>
                <w:rFonts w:ascii="宋体" w:hAnsi="宋体" w:hint="eastAsia"/>
                <w:sz w:val="18"/>
              </w:rPr>
            </w:pPr>
          </w:p>
        </w:tc>
        <w:tc>
          <w:tcPr>
            <w:tcW w:w="426" w:type="dxa"/>
            <w:vAlign w:val="center"/>
          </w:tcPr>
          <w:p w:rsidR="00134C77" w:rsidRDefault="00134C77">
            <w:pPr>
              <w:rPr>
                <w:rFonts w:ascii="宋体" w:hAnsi="宋体" w:hint="eastAsia"/>
                <w:sz w:val="18"/>
              </w:rPr>
            </w:pPr>
            <w:r>
              <w:rPr>
                <w:rFonts w:ascii="宋体" w:hAnsi="宋体" w:hint="eastAsia"/>
                <w:sz w:val="18"/>
              </w:rPr>
              <w:t>●</w:t>
            </w:r>
          </w:p>
        </w:tc>
        <w:tc>
          <w:tcPr>
            <w:tcW w:w="426" w:type="dxa"/>
            <w:vAlign w:val="center"/>
          </w:tcPr>
          <w:p w:rsidR="00134C77" w:rsidRDefault="00134C77">
            <w:pPr>
              <w:rPr>
                <w:rFonts w:ascii="宋体" w:hAnsi="宋体" w:hint="eastAsia"/>
                <w:sz w:val="18"/>
              </w:rPr>
            </w:pPr>
          </w:p>
        </w:tc>
        <w:tc>
          <w:tcPr>
            <w:tcW w:w="426" w:type="dxa"/>
            <w:vAlign w:val="center"/>
          </w:tcPr>
          <w:p w:rsidR="00134C77" w:rsidRDefault="00134C77">
            <w:pPr>
              <w:rPr>
                <w:rFonts w:ascii="宋体" w:hAnsi="宋体" w:hint="eastAsia"/>
                <w:sz w:val="18"/>
              </w:rPr>
            </w:pPr>
          </w:p>
        </w:tc>
      </w:tr>
      <w:tr w:rsidR="00134C77">
        <w:tblPrEx>
          <w:tblCellMar>
            <w:top w:w="0" w:type="dxa"/>
            <w:bottom w:w="0" w:type="dxa"/>
          </w:tblCellMar>
        </w:tblPrEx>
        <w:trPr>
          <w:trHeight w:val="284"/>
          <w:jc w:val="center"/>
        </w:trPr>
        <w:tc>
          <w:tcPr>
            <w:tcW w:w="1377" w:type="dxa"/>
            <w:vAlign w:val="center"/>
          </w:tcPr>
          <w:p w:rsidR="00134C77" w:rsidRDefault="00134C77">
            <w:pPr>
              <w:rPr>
                <w:rFonts w:ascii="宋体" w:hAnsi="宋体" w:hint="eastAsia"/>
                <w:sz w:val="18"/>
              </w:rPr>
            </w:pPr>
            <w:r>
              <w:rPr>
                <w:rFonts w:ascii="宋体" w:hAnsi="宋体" w:hint="eastAsia"/>
                <w:sz w:val="18"/>
              </w:rPr>
              <w:t>锈赤扁谷盗</w:t>
            </w:r>
          </w:p>
        </w:tc>
        <w:tc>
          <w:tcPr>
            <w:tcW w:w="846" w:type="dxa"/>
            <w:vAlign w:val="center"/>
          </w:tcPr>
          <w:p w:rsidR="00134C77" w:rsidRDefault="00134C77">
            <w:pPr>
              <w:rPr>
                <w:rFonts w:ascii="宋体" w:hAnsi="宋体" w:hint="eastAsia"/>
                <w:sz w:val="18"/>
              </w:rPr>
            </w:pPr>
            <w:r>
              <w:rPr>
                <w:rFonts w:ascii="宋体" w:hAnsi="宋体" w:hint="eastAsia"/>
                <w:sz w:val="18"/>
              </w:rPr>
              <w:t>23</w:t>
            </w:r>
          </w:p>
        </w:tc>
        <w:tc>
          <w:tcPr>
            <w:tcW w:w="1155" w:type="dxa"/>
            <w:vAlign w:val="center"/>
          </w:tcPr>
          <w:p w:rsidR="00134C77" w:rsidRDefault="00134C77">
            <w:pPr>
              <w:rPr>
                <w:rFonts w:ascii="宋体" w:hAnsi="宋体" w:hint="eastAsia"/>
                <w:sz w:val="18"/>
              </w:rPr>
            </w:pPr>
            <w:r>
              <w:rPr>
                <w:rFonts w:ascii="宋体" w:hAnsi="宋体" w:hint="eastAsia"/>
                <w:sz w:val="18"/>
              </w:rPr>
              <w:t>10</w:t>
            </w:r>
          </w:p>
        </w:tc>
        <w:tc>
          <w:tcPr>
            <w:tcW w:w="846" w:type="dxa"/>
            <w:vAlign w:val="center"/>
          </w:tcPr>
          <w:p w:rsidR="00134C77" w:rsidRDefault="00134C77">
            <w:pPr>
              <w:rPr>
                <w:rFonts w:ascii="宋体" w:hAnsi="宋体" w:hint="eastAsia"/>
                <w:sz w:val="18"/>
              </w:rPr>
            </w:pPr>
            <w:r>
              <w:rPr>
                <w:rFonts w:ascii="宋体" w:hAnsi="宋体" w:hint="eastAsia"/>
                <w:sz w:val="18"/>
              </w:rPr>
              <w:t>32～35</w:t>
            </w:r>
          </w:p>
        </w:tc>
        <w:tc>
          <w:tcPr>
            <w:tcW w:w="1155" w:type="dxa"/>
            <w:vAlign w:val="center"/>
          </w:tcPr>
          <w:p w:rsidR="00134C77" w:rsidRDefault="00134C77">
            <w:pPr>
              <w:rPr>
                <w:rFonts w:ascii="宋体" w:hAnsi="宋体" w:hint="eastAsia"/>
                <w:sz w:val="18"/>
              </w:rPr>
            </w:pPr>
            <w:r>
              <w:rPr>
                <w:rFonts w:ascii="宋体" w:hAnsi="宋体" w:hint="eastAsia"/>
                <w:sz w:val="18"/>
              </w:rPr>
              <w:t>65</w:t>
            </w:r>
          </w:p>
        </w:tc>
        <w:tc>
          <w:tcPr>
            <w:tcW w:w="1307" w:type="dxa"/>
            <w:vAlign w:val="center"/>
          </w:tcPr>
          <w:p w:rsidR="00134C77" w:rsidRDefault="00134C77">
            <w:pPr>
              <w:rPr>
                <w:rFonts w:ascii="宋体" w:hAnsi="宋体" w:hint="eastAsia"/>
                <w:sz w:val="18"/>
              </w:rPr>
            </w:pPr>
            <w:r>
              <w:rPr>
                <w:rFonts w:ascii="宋体" w:hAnsi="宋体" w:hint="eastAsia"/>
                <w:sz w:val="18"/>
              </w:rPr>
              <w:t>60</w:t>
            </w:r>
          </w:p>
        </w:tc>
        <w:tc>
          <w:tcPr>
            <w:tcW w:w="426" w:type="dxa"/>
            <w:vAlign w:val="center"/>
          </w:tcPr>
          <w:p w:rsidR="00134C77" w:rsidRDefault="00134C77">
            <w:pPr>
              <w:rPr>
                <w:rFonts w:ascii="宋体" w:hAnsi="宋体" w:hint="eastAsia"/>
                <w:sz w:val="18"/>
              </w:rPr>
            </w:pPr>
          </w:p>
        </w:tc>
        <w:tc>
          <w:tcPr>
            <w:tcW w:w="426" w:type="dxa"/>
            <w:vAlign w:val="center"/>
          </w:tcPr>
          <w:p w:rsidR="00134C77" w:rsidRDefault="00134C77">
            <w:pPr>
              <w:rPr>
                <w:rFonts w:ascii="宋体" w:hAnsi="宋体" w:hint="eastAsia"/>
                <w:sz w:val="18"/>
              </w:rPr>
            </w:pPr>
            <w:r>
              <w:rPr>
                <w:rFonts w:ascii="宋体" w:hAnsi="宋体" w:hint="eastAsia"/>
                <w:sz w:val="18"/>
              </w:rPr>
              <w:t>●</w:t>
            </w:r>
          </w:p>
        </w:tc>
        <w:tc>
          <w:tcPr>
            <w:tcW w:w="426" w:type="dxa"/>
            <w:vAlign w:val="center"/>
          </w:tcPr>
          <w:p w:rsidR="00134C77" w:rsidRDefault="00134C77">
            <w:pPr>
              <w:rPr>
                <w:rFonts w:ascii="宋体" w:hAnsi="宋体" w:hint="eastAsia"/>
                <w:sz w:val="18"/>
              </w:rPr>
            </w:pPr>
          </w:p>
        </w:tc>
        <w:tc>
          <w:tcPr>
            <w:tcW w:w="426" w:type="dxa"/>
            <w:vAlign w:val="center"/>
          </w:tcPr>
          <w:p w:rsidR="00134C77" w:rsidRDefault="00134C77">
            <w:pPr>
              <w:rPr>
                <w:rFonts w:ascii="宋体" w:hAnsi="宋体" w:hint="eastAsia"/>
                <w:sz w:val="18"/>
              </w:rPr>
            </w:pPr>
            <w:r>
              <w:rPr>
                <w:rFonts w:ascii="宋体" w:hAnsi="宋体" w:hint="eastAsia"/>
                <w:sz w:val="18"/>
              </w:rPr>
              <w:t>●</w:t>
            </w:r>
          </w:p>
        </w:tc>
        <w:tc>
          <w:tcPr>
            <w:tcW w:w="426" w:type="dxa"/>
            <w:vAlign w:val="center"/>
          </w:tcPr>
          <w:p w:rsidR="00134C77" w:rsidRDefault="00134C77">
            <w:pPr>
              <w:rPr>
                <w:rFonts w:ascii="宋体" w:hAnsi="宋体" w:hint="eastAsia"/>
                <w:sz w:val="18"/>
              </w:rPr>
            </w:pPr>
          </w:p>
        </w:tc>
        <w:tc>
          <w:tcPr>
            <w:tcW w:w="426" w:type="dxa"/>
            <w:vAlign w:val="center"/>
          </w:tcPr>
          <w:p w:rsidR="00134C77" w:rsidRDefault="00134C77">
            <w:pPr>
              <w:rPr>
                <w:rFonts w:ascii="宋体" w:hAnsi="宋体" w:hint="eastAsia"/>
                <w:sz w:val="18"/>
              </w:rPr>
            </w:pPr>
          </w:p>
        </w:tc>
      </w:tr>
      <w:tr w:rsidR="00134C77">
        <w:tblPrEx>
          <w:tblCellMar>
            <w:top w:w="0" w:type="dxa"/>
            <w:bottom w:w="0" w:type="dxa"/>
          </w:tblCellMar>
        </w:tblPrEx>
        <w:trPr>
          <w:trHeight w:val="284"/>
          <w:jc w:val="center"/>
        </w:trPr>
        <w:tc>
          <w:tcPr>
            <w:tcW w:w="1377" w:type="dxa"/>
            <w:vAlign w:val="center"/>
          </w:tcPr>
          <w:p w:rsidR="00134C77" w:rsidRDefault="00134C77">
            <w:pPr>
              <w:rPr>
                <w:rFonts w:ascii="宋体" w:hAnsi="宋体" w:hint="eastAsia"/>
                <w:sz w:val="18"/>
              </w:rPr>
            </w:pPr>
            <w:r>
              <w:rPr>
                <w:rFonts w:ascii="宋体" w:hAnsi="宋体" w:hint="eastAsia"/>
                <w:sz w:val="18"/>
              </w:rPr>
              <w:t>长角扁谷盗</w:t>
            </w:r>
          </w:p>
        </w:tc>
        <w:tc>
          <w:tcPr>
            <w:tcW w:w="846" w:type="dxa"/>
            <w:vAlign w:val="center"/>
          </w:tcPr>
          <w:p w:rsidR="00134C77" w:rsidRDefault="00134C77">
            <w:pPr>
              <w:rPr>
                <w:rFonts w:ascii="宋体" w:hAnsi="宋体" w:hint="eastAsia"/>
                <w:sz w:val="18"/>
              </w:rPr>
            </w:pPr>
            <w:r>
              <w:rPr>
                <w:rFonts w:ascii="宋体" w:hAnsi="宋体" w:hint="eastAsia"/>
                <w:sz w:val="18"/>
              </w:rPr>
              <w:t>22</w:t>
            </w:r>
          </w:p>
        </w:tc>
        <w:tc>
          <w:tcPr>
            <w:tcW w:w="1155" w:type="dxa"/>
            <w:vAlign w:val="center"/>
          </w:tcPr>
          <w:p w:rsidR="00134C77" w:rsidRDefault="00134C77">
            <w:pPr>
              <w:rPr>
                <w:rFonts w:ascii="宋体" w:hAnsi="宋体" w:hint="eastAsia"/>
                <w:sz w:val="18"/>
              </w:rPr>
            </w:pPr>
            <w:r>
              <w:rPr>
                <w:rFonts w:ascii="宋体" w:hAnsi="宋体" w:hint="eastAsia"/>
                <w:sz w:val="18"/>
              </w:rPr>
              <w:t>60</w:t>
            </w:r>
          </w:p>
        </w:tc>
        <w:tc>
          <w:tcPr>
            <w:tcW w:w="846" w:type="dxa"/>
            <w:vAlign w:val="center"/>
          </w:tcPr>
          <w:p w:rsidR="00134C77" w:rsidRDefault="00134C77">
            <w:pPr>
              <w:rPr>
                <w:rFonts w:ascii="宋体" w:hAnsi="宋体" w:hint="eastAsia"/>
                <w:sz w:val="18"/>
              </w:rPr>
            </w:pPr>
            <w:r>
              <w:rPr>
                <w:rFonts w:ascii="宋体" w:hAnsi="宋体" w:hint="eastAsia"/>
                <w:sz w:val="18"/>
              </w:rPr>
              <w:t>28～33</w:t>
            </w:r>
          </w:p>
        </w:tc>
        <w:tc>
          <w:tcPr>
            <w:tcW w:w="1155" w:type="dxa"/>
            <w:vAlign w:val="center"/>
          </w:tcPr>
          <w:p w:rsidR="00134C77" w:rsidRDefault="00134C77">
            <w:pPr>
              <w:rPr>
                <w:rFonts w:ascii="宋体" w:hAnsi="宋体" w:hint="eastAsia"/>
                <w:sz w:val="18"/>
              </w:rPr>
            </w:pPr>
            <w:r>
              <w:rPr>
                <w:rFonts w:ascii="宋体" w:hAnsi="宋体" w:hint="eastAsia"/>
                <w:sz w:val="18"/>
              </w:rPr>
              <w:t>70</w:t>
            </w:r>
          </w:p>
        </w:tc>
        <w:tc>
          <w:tcPr>
            <w:tcW w:w="1307" w:type="dxa"/>
            <w:vAlign w:val="center"/>
          </w:tcPr>
          <w:p w:rsidR="00134C77" w:rsidRDefault="00134C77">
            <w:pPr>
              <w:rPr>
                <w:rFonts w:ascii="宋体" w:hAnsi="宋体" w:hint="eastAsia"/>
                <w:sz w:val="18"/>
              </w:rPr>
            </w:pPr>
            <w:r>
              <w:rPr>
                <w:rFonts w:ascii="宋体" w:hAnsi="宋体" w:hint="eastAsia"/>
                <w:sz w:val="18"/>
              </w:rPr>
              <w:t>10</w:t>
            </w:r>
          </w:p>
        </w:tc>
        <w:tc>
          <w:tcPr>
            <w:tcW w:w="426" w:type="dxa"/>
            <w:vAlign w:val="center"/>
          </w:tcPr>
          <w:p w:rsidR="00134C77" w:rsidRDefault="00134C77">
            <w:pPr>
              <w:rPr>
                <w:rFonts w:ascii="宋体" w:hAnsi="宋体" w:hint="eastAsia"/>
                <w:sz w:val="18"/>
              </w:rPr>
            </w:pPr>
          </w:p>
        </w:tc>
        <w:tc>
          <w:tcPr>
            <w:tcW w:w="426" w:type="dxa"/>
            <w:vAlign w:val="center"/>
          </w:tcPr>
          <w:p w:rsidR="00134C77" w:rsidRDefault="00134C77">
            <w:pPr>
              <w:rPr>
                <w:rFonts w:ascii="宋体" w:hAnsi="宋体" w:hint="eastAsia"/>
                <w:sz w:val="18"/>
              </w:rPr>
            </w:pPr>
            <w:r>
              <w:rPr>
                <w:rFonts w:ascii="宋体" w:hAnsi="宋体" w:hint="eastAsia"/>
                <w:sz w:val="18"/>
              </w:rPr>
              <w:t>●</w:t>
            </w:r>
          </w:p>
        </w:tc>
        <w:tc>
          <w:tcPr>
            <w:tcW w:w="426" w:type="dxa"/>
            <w:vAlign w:val="center"/>
          </w:tcPr>
          <w:p w:rsidR="00134C77" w:rsidRDefault="00134C77">
            <w:pPr>
              <w:rPr>
                <w:rFonts w:ascii="宋体" w:hAnsi="宋体" w:hint="eastAsia"/>
                <w:sz w:val="18"/>
              </w:rPr>
            </w:pPr>
          </w:p>
        </w:tc>
        <w:tc>
          <w:tcPr>
            <w:tcW w:w="426" w:type="dxa"/>
            <w:vAlign w:val="center"/>
          </w:tcPr>
          <w:p w:rsidR="00134C77" w:rsidRDefault="00134C77">
            <w:pPr>
              <w:rPr>
                <w:rFonts w:ascii="宋体" w:hAnsi="宋体" w:hint="eastAsia"/>
                <w:sz w:val="18"/>
              </w:rPr>
            </w:pPr>
            <w:r>
              <w:rPr>
                <w:rFonts w:ascii="宋体" w:hAnsi="宋体" w:hint="eastAsia"/>
                <w:sz w:val="18"/>
              </w:rPr>
              <w:t>●</w:t>
            </w:r>
          </w:p>
        </w:tc>
        <w:tc>
          <w:tcPr>
            <w:tcW w:w="426" w:type="dxa"/>
            <w:vAlign w:val="center"/>
          </w:tcPr>
          <w:p w:rsidR="00134C77" w:rsidRDefault="00134C77">
            <w:pPr>
              <w:rPr>
                <w:rFonts w:ascii="宋体" w:hAnsi="宋体" w:hint="eastAsia"/>
                <w:sz w:val="18"/>
              </w:rPr>
            </w:pPr>
          </w:p>
        </w:tc>
        <w:tc>
          <w:tcPr>
            <w:tcW w:w="426" w:type="dxa"/>
            <w:vAlign w:val="center"/>
          </w:tcPr>
          <w:p w:rsidR="00134C77" w:rsidRDefault="00134C77">
            <w:pPr>
              <w:rPr>
                <w:rFonts w:ascii="宋体" w:hAnsi="宋体" w:hint="eastAsia"/>
                <w:sz w:val="18"/>
              </w:rPr>
            </w:pPr>
          </w:p>
        </w:tc>
      </w:tr>
      <w:tr w:rsidR="00134C77">
        <w:tblPrEx>
          <w:tblCellMar>
            <w:top w:w="0" w:type="dxa"/>
            <w:bottom w:w="0" w:type="dxa"/>
          </w:tblCellMar>
        </w:tblPrEx>
        <w:trPr>
          <w:trHeight w:val="284"/>
          <w:jc w:val="center"/>
        </w:trPr>
        <w:tc>
          <w:tcPr>
            <w:tcW w:w="1377" w:type="dxa"/>
            <w:vAlign w:val="center"/>
          </w:tcPr>
          <w:p w:rsidR="00134C77" w:rsidRDefault="00134C77">
            <w:pPr>
              <w:rPr>
                <w:rFonts w:ascii="宋体" w:hAnsi="宋体" w:hint="eastAsia"/>
                <w:sz w:val="18"/>
              </w:rPr>
            </w:pPr>
            <w:r>
              <w:rPr>
                <w:rFonts w:ascii="宋体" w:hAnsi="宋体" w:hint="eastAsia"/>
                <w:sz w:val="18"/>
              </w:rPr>
              <w:t>粉斑螟</w:t>
            </w:r>
          </w:p>
        </w:tc>
        <w:tc>
          <w:tcPr>
            <w:tcW w:w="846" w:type="dxa"/>
            <w:vAlign w:val="center"/>
          </w:tcPr>
          <w:p w:rsidR="00134C77" w:rsidRDefault="00134C77">
            <w:pPr>
              <w:rPr>
                <w:rFonts w:ascii="宋体" w:hAnsi="宋体" w:hint="eastAsia"/>
                <w:sz w:val="18"/>
              </w:rPr>
            </w:pPr>
            <w:r>
              <w:rPr>
                <w:rFonts w:ascii="宋体" w:hAnsi="宋体" w:hint="eastAsia"/>
                <w:sz w:val="18"/>
              </w:rPr>
              <w:t>17</w:t>
            </w:r>
          </w:p>
        </w:tc>
        <w:tc>
          <w:tcPr>
            <w:tcW w:w="1155" w:type="dxa"/>
            <w:vAlign w:val="center"/>
          </w:tcPr>
          <w:p w:rsidR="00134C77" w:rsidRDefault="00134C77">
            <w:pPr>
              <w:rPr>
                <w:rFonts w:ascii="宋体" w:hAnsi="宋体" w:hint="eastAsia"/>
                <w:sz w:val="18"/>
              </w:rPr>
            </w:pPr>
            <w:r>
              <w:rPr>
                <w:rFonts w:ascii="宋体" w:hAnsi="宋体" w:hint="eastAsia"/>
                <w:sz w:val="18"/>
              </w:rPr>
              <w:t>25</w:t>
            </w:r>
          </w:p>
        </w:tc>
        <w:tc>
          <w:tcPr>
            <w:tcW w:w="846" w:type="dxa"/>
            <w:vAlign w:val="center"/>
          </w:tcPr>
          <w:p w:rsidR="00134C77" w:rsidRDefault="00134C77">
            <w:pPr>
              <w:rPr>
                <w:rFonts w:ascii="宋体" w:hAnsi="宋体" w:hint="eastAsia"/>
                <w:sz w:val="18"/>
              </w:rPr>
            </w:pPr>
            <w:r>
              <w:rPr>
                <w:rFonts w:ascii="宋体" w:hAnsi="宋体" w:hint="eastAsia"/>
                <w:sz w:val="18"/>
              </w:rPr>
              <w:t>28～32</w:t>
            </w:r>
          </w:p>
        </w:tc>
        <w:tc>
          <w:tcPr>
            <w:tcW w:w="1155" w:type="dxa"/>
            <w:vAlign w:val="center"/>
          </w:tcPr>
          <w:p w:rsidR="00134C77" w:rsidRDefault="00134C77">
            <w:pPr>
              <w:rPr>
                <w:rFonts w:ascii="宋体" w:hAnsi="宋体" w:hint="eastAsia"/>
                <w:sz w:val="18"/>
              </w:rPr>
            </w:pPr>
            <w:r>
              <w:rPr>
                <w:rFonts w:ascii="宋体" w:hAnsi="宋体" w:hint="eastAsia"/>
                <w:sz w:val="18"/>
              </w:rPr>
              <w:t>60</w:t>
            </w:r>
          </w:p>
        </w:tc>
        <w:tc>
          <w:tcPr>
            <w:tcW w:w="1307" w:type="dxa"/>
            <w:vAlign w:val="center"/>
          </w:tcPr>
          <w:p w:rsidR="00134C77" w:rsidRDefault="00134C77">
            <w:pPr>
              <w:rPr>
                <w:rFonts w:ascii="宋体" w:hAnsi="宋体" w:hint="eastAsia"/>
                <w:sz w:val="18"/>
              </w:rPr>
            </w:pPr>
            <w:r>
              <w:rPr>
                <w:rFonts w:ascii="宋体" w:hAnsi="宋体" w:hint="eastAsia"/>
                <w:sz w:val="18"/>
              </w:rPr>
              <w:t>50</w:t>
            </w:r>
          </w:p>
        </w:tc>
        <w:tc>
          <w:tcPr>
            <w:tcW w:w="426" w:type="dxa"/>
            <w:vAlign w:val="center"/>
          </w:tcPr>
          <w:p w:rsidR="00134C77" w:rsidRDefault="00134C77">
            <w:pPr>
              <w:rPr>
                <w:rFonts w:ascii="宋体" w:hAnsi="宋体" w:hint="eastAsia"/>
                <w:sz w:val="18"/>
              </w:rPr>
            </w:pPr>
          </w:p>
        </w:tc>
        <w:tc>
          <w:tcPr>
            <w:tcW w:w="426" w:type="dxa"/>
            <w:vAlign w:val="center"/>
          </w:tcPr>
          <w:p w:rsidR="00134C77" w:rsidRDefault="00134C77">
            <w:pPr>
              <w:rPr>
                <w:rFonts w:ascii="宋体" w:hAnsi="宋体" w:hint="eastAsia"/>
                <w:sz w:val="18"/>
              </w:rPr>
            </w:pPr>
            <w:r>
              <w:rPr>
                <w:rFonts w:ascii="宋体" w:hAnsi="宋体" w:hint="eastAsia"/>
                <w:sz w:val="18"/>
              </w:rPr>
              <w:t>●</w:t>
            </w:r>
          </w:p>
        </w:tc>
        <w:tc>
          <w:tcPr>
            <w:tcW w:w="426" w:type="dxa"/>
            <w:vAlign w:val="center"/>
          </w:tcPr>
          <w:p w:rsidR="00134C77" w:rsidRDefault="00134C77">
            <w:pPr>
              <w:rPr>
                <w:rFonts w:ascii="宋体" w:hAnsi="宋体" w:hint="eastAsia"/>
                <w:sz w:val="18"/>
              </w:rPr>
            </w:pPr>
          </w:p>
        </w:tc>
        <w:tc>
          <w:tcPr>
            <w:tcW w:w="426" w:type="dxa"/>
            <w:vAlign w:val="center"/>
          </w:tcPr>
          <w:p w:rsidR="00134C77" w:rsidRDefault="00134C77">
            <w:pPr>
              <w:rPr>
                <w:rFonts w:ascii="宋体" w:hAnsi="宋体" w:hint="eastAsia"/>
                <w:sz w:val="18"/>
              </w:rPr>
            </w:pPr>
            <w:r>
              <w:rPr>
                <w:rFonts w:ascii="宋体" w:hAnsi="宋体" w:hint="eastAsia"/>
                <w:sz w:val="18"/>
              </w:rPr>
              <w:t>●</w:t>
            </w:r>
          </w:p>
        </w:tc>
        <w:tc>
          <w:tcPr>
            <w:tcW w:w="426" w:type="dxa"/>
            <w:vAlign w:val="center"/>
          </w:tcPr>
          <w:p w:rsidR="00134C77" w:rsidRDefault="00134C77">
            <w:pPr>
              <w:rPr>
                <w:rFonts w:ascii="宋体" w:hAnsi="宋体" w:hint="eastAsia"/>
                <w:sz w:val="18"/>
              </w:rPr>
            </w:pPr>
          </w:p>
        </w:tc>
        <w:tc>
          <w:tcPr>
            <w:tcW w:w="426" w:type="dxa"/>
            <w:vAlign w:val="center"/>
          </w:tcPr>
          <w:p w:rsidR="00134C77" w:rsidRDefault="00134C77">
            <w:pPr>
              <w:rPr>
                <w:rFonts w:ascii="宋体" w:hAnsi="宋体" w:hint="eastAsia"/>
                <w:sz w:val="18"/>
              </w:rPr>
            </w:pPr>
          </w:p>
        </w:tc>
      </w:tr>
      <w:tr w:rsidR="00134C77">
        <w:tblPrEx>
          <w:tblCellMar>
            <w:top w:w="0" w:type="dxa"/>
            <w:bottom w:w="0" w:type="dxa"/>
          </w:tblCellMar>
        </w:tblPrEx>
        <w:trPr>
          <w:trHeight w:val="284"/>
          <w:jc w:val="center"/>
        </w:trPr>
        <w:tc>
          <w:tcPr>
            <w:tcW w:w="1377" w:type="dxa"/>
            <w:vAlign w:val="center"/>
          </w:tcPr>
          <w:p w:rsidR="00134C77" w:rsidRDefault="00134C77">
            <w:pPr>
              <w:rPr>
                <w:rFonts w:ascii="宋体" w:hAnsi="宋体" w:hint="eastAsia"/>
                <w:sz w:val="18"/>
              </w:rPr>
            </w:pPr>
            <w:r>
              <w:rPr>
                <w:rFonts w:ascii="宋体" w:hAnsi="宋体" w:hint="eastAsia"/>
                <w:sz w:val="18"/>
              </w:rPr>
              <w:t>烟草粉螟</w:t>
            </w:r>
          </w:p>
        </w:tc>
        <w:tc>
          <w:tcPr>
            <w:tcW w:w="846" w:type="dxa"/>
            <w:vAlign w:val="center"/>
          </w:tcPr>
          <w:p w:rsidR="00134C77" w:rsidRDefault="00134C77">
            <w:pPr>
              <w:rPr>
                <w:rFonts w:ascii="宋体" w:hAnsi="宋体" w:hint="eastAsia"/>
                <w:sz w:val="18"/>
              </w:rPr>
            </w:pPr>
            <w:r>
              <w:rPr>
                <w:rFonts w:ascii="宋体" w:hAnsi="宋体" w:hint="eastAsia"/>
                <w:sz w:val="18"/>
              </w:rPr>
              <w:t>10</w:t>
            </w:r>
          </w:p>
        </w:tc>
        <w:tc>
          <w:tcPr>
            <w:tcW w:w="1155" w:type="dxa"/>
            <w:vAlign w:val="center"/>
          </w:tcPr>
          <w:p w:rsidR="00134C77" w:rsidRDefault="00134C77">
            <w:pPr>
              <w:rPr>
                <w:rFonts w:ascii="宋体" w:hAnsi="宋体" w:hint="eastAsia"/>
                <w:sz w:val="18"/>
              </w:rPr>
            </w:pPr>
            <w:r>
              <w:rPr>
                <w:rFonts w:ascii="宋体" w:hAnsi="宋体" w:hint="eastAsia"/>
                <w:sz w:val="18"/>
              </w:rPr>
              <w:t>30</w:t>
            </w:r>
          </w:p>
        </w:tc>
        <w:tc>
          <w:tcPr>
            <w:tcW w:w="846" w:type="dxa"/>
            <w:vAlign w:val="center"/>
          </w:tcPr>
          <w:p w:rsidR="00134C77" w:rsidRDefault="00134C77">
            <w:pPr>
              <w:rPr>
                <w:rFonts w:ascii="宋体" w:hAnsi="宋体" w:hint="eastAsia"/>
                <w:sz w:val="18"/>
              </w:rPr>
            </w:pPr>
            <w:r>
              <w:rPr>
                <w:rFonts w:ascii="宋体" w:hAnsi="宋体" w:hint="eastAsia"/>
                <w:sz w:val="18"/>
              </w:rPr>
              <w:t>25</w:t>
            </w:r>
          </w:p>
        </w:tc>
        <w:tc>
          <w:tcPr>
            <w:tcW w:w="1155" w:type="dxa"/>
            <w:vAlign w:val="center"/>
          </w:tcPr>
          <w:p w:rsidR="00134C77" w:rsidRDefault="00134C77">
            <w:pPr>
              <w:rPr>
                <w:rFonts w:ascii="宋体" w:hAnsi="宋体" w:hint="eastAsia"/>
                <w:sz w:val="18"/>
              </w:rPr>
            </w:pPr>
            <w:r>
              <w:rPr>
                <w:rFonts w:ascii="宋体" w:hAnsi="宋体" w:hint="eastAsia"/>
                <w:sz w:val="18"/>
              </w:rPr>
              <w:t>70</w:t>
            </w:r>
          </w:p>
        </w:tc>
        <w:tc>
          <w:tcPr>
            <w:tcW w:w="1307" w:type="dxa"/>
            <w:vAlign w:val="center"/>
          </w:tcPr>
          <w:p w:rsidR="00134C77" w:rsidRDefault="00134C77">
            <w:pPr>
              <w:rPr>
                <w:rFonts w:ascii="宋体" w:hAnsi="宋体" w:hint="eastAsia"/>
                <w:sz w:val="18"/>
              </w:rPr>
            </w:pPr>
            <w:r>
              <w:rPr>
                <w:rFonts w:ascii="宋体" w:hAnsi="宋体" w:hint="eastAsia"/>
                <w:sz w:val="18"/>
              </w:rPr>
              <w:t>15</w:t>
            </w:r>
          </w:p>
        </w:tc>
        <w:tc>
          <w:tcPr>
            <w:tcW w:w="426" w:type="dxa"/>
            <w:vAlign w:val="center"/>
          </w:tcPr>
          <w:p w:rsidR="00134C77" w:rsidRDefault="00134C77">
            <w:pPr>
              <w:rPr>
                <w:rFonts w:ascii="宋体" w:hAnsi="宋体" w:hint="eastAsia"/>
                <w:sz w:val="18"/>
              </w:rPr>
            </w:pPr>
          </w:p>
        </w:tc>
        <w:tc>
          <w:tcPr>
            <w:tcW w:w="426" w:type="dxa"/>
            <w:vAlign w:val="center"/>
          </w:tcPr>
          <w:p w:rsidR="00134C77" w:rsidRDefault="00134C77">
            <w:pPr>
              <w:rPr>
                <w:rFonts w:ascii="宋体" w:hAnsi="宋体" w:hint="eastAsia"/>
                <w:sz w:val="18"/>
              </w:rPr>
            </w:pPr>
            <w:r>
              <w:rPr>
                <w:rFonts w:ascii="宋体" w:hAnsi="宋体" w:hint="eastAsia"/>
                <w:sz w:val="18"/>
              </w:rPr>
              <w:t>●</w:t>
            </w:r>
          </w:p>
        </w:tc>
        <w:tc>
          <w:tcPr>
            <w:tcW w:w="426" w:type="dxa"/>
            <w:vAlign w:val="center"/>
          </w:tcPr>
          <w:p w:rsidR="00134C77" w:rsidRDefault="00134C77">
            <w:pPr>
              <w:rPr>
                <w:rFonts w:ascii="宋体" w:hAnsi="宋体" w:hint="eastAsia"/>
                <w:sz w:val="18"/>
              </w:rPr>
            </w:pPr>
          </w:p>
        </w:tc>
        <w:tc>
          <w:tcPr>
            <w:tcW w:w="426" w:type="dxa"/>
            <w:vAlign w:val="center"/>
          </w:tcPr>
          <w:p w:rsidR="00134C77" w:rsidRDefault="00134C77">
            <w:pPr>
              <w:rPr>
                <w:rFonts w:ascii="宋体" w:hAnsi="宋体" w:hint="eastAsia"/>
                <w:sz w:val="18"/>
              </w:rPr>
            </w:pPr>
            <w:r>
              <w:rPr>
                <w:rFonts w:ascii="宋体" w:hAnsi="宋体" w:hint="eastAsia"/>
                <w:sz w:val="18"/>
              </w:rPr>
              <w:t>●</w:t>
            </w:r>
          </w:p>
        </w:tc>
        <w:tc>
          <w:tcPr>
            <w:tcW w:w="426" w:type="dxa"/>
            <w:vAlign w:val="center"/>
          </w:tcPr>
          <w:p w:rsidR="00134C77" w:rsidRDefault="00134C77">
            <w:pPr>
              <w:rPr>
                <w:rFonts w:ascii="宋体" w:hAnsi="宋体" w:hint="eastAsia"/>
                <w:sz w:val="18"/>
              </w:rPr>
            </w:pPr>
          </w:p>
        </w:tc>
        <w:tc>
          <w:tcPr>
            <w:tcW w:w="426" w:type="dxa"/>
            <w:vAlign w:val="center"/>
          </w:tcPr>
          <w:p w:rsidR="00134C77" w:rsidRDefault="00134C77">
            <w:pPr>
              <w:rPr>
                <w:rFonts w:ascii="宋体" w:hAnsi="宋体" w:hint="eastAsia"/>
                <w:sz w:val="18"/>
              </w:rPr>
            </w:pPr>
            <w:r>
              <w:rPr>
                <w:rFonts w:ascii="宋体" w:hAnsi="宋体" w:hint="eastAsia"/>
                <w:sz w:val="18"/>
              </w:rPr>
              <w:t>●</w:t>
            </w:r>
          </w:p>
        </w:tc>
      </w:tr>
      <w:tr w:rsidR="00134C77">
        <w:tblPrEx>
          <w:tblCellMar>
            <w:top w:w="0" w:type="dxa"/>
            <w:bottom w:w="0" w:type="dxa"/>
          </w:tblCellMar>
        </w:tblPrEx>
        <w:trPr>
          <w:trHeight w:val="284"/>
          <w:jc w:val="center"/>
        </w:trPr>
        <w:tc>
          <w:tcPr>
            <w:tcW w:w="1377" w:type="dxa"/>
            <w:vAlign w:val="center"/>
          </w:tcPr>
          <w:p w:rsidR="00134C77" w:rsidRDefault="00134C77">
            <w:pPr>
              <w:rPr>
                <w:rFonts w:ascii="宋体" w:hAnsi="宋体" w:hint="eastAsia"/>
                <w:sz w:val="18"/>
              </w:rPr>
            </w:pPr>
            <w:r>
              <w:rPr>
                <w:rFonts w:ascii="宋体" w:hAnsi="宋体" w:hint="eastAsia"/>
                <w:sz w:val="18"/>
              </w:rPr>
              <w:t>地中海粉螟</w:t>
            </w:r>
          </w:p>
        </w:tc>
        <w:tc>
          <w:tcPr>
            <w:tcW w:w="846" w:type="dxa"/>
            <w:vAlign w:val="center"/>
          </w:tcPr>
          <w:p w:rsidR="00134C77" w:rsidRDefault="00134C77">
            <w:pPr>
              <w:rPr>
                <w:rFonts w:ascii="宋体" w:hAnsi="宋体" w:hint="eastAsia"/>
                <w:sz w:val="18"/>
              </w:rPr>
            </w:pPr>
            <w:r>
              <w:rPr>
                <w:rFonts w:ascii="宋体" w:hAnsi="宋体" w:hint="eastAsia"/>
                <w:sz w:val="18"/>
              </w:rPr>
              <w:t>10</w:t>
            </w:r>
          </w:p>
        </w:tc>
        <w:tc>
          <w:tcPr>
            <w:tcW w:w="1155" w:type="dxa"/>
            <w:vAlign w:val="center"/>
          </w:tcPr>
          <w:p w:rsidR="00134C77" w:rsidRDefault="00134C77">
            <w:pPr>
              <w:rPr>
                <w:rFonts w:ascii="宋体" w:hAnsi="宋体" w:hint="eastAsia"/>
                <w:sz w:val="18"/>
              </w:rPr>
            </w:pPr>
            <w:r>
              <w:rPr>
                <w:rFonts w:ascii="宋体" w:hAnsi="宋体" w:hint="eastAsia"/>
                <w:sz w:val="18"/>
              </w:rPr>
              <w:t>1</w:t>
            </w:r>
          </w:p>
        </w:tc>
        <w:tc>
          <w:tcPr>
            <w:tcW w:w="846" w:type="dxa"/>
            <w:vAlign w:val="center"/>
          </w:tcPr>
          <w:p w:rsidR="00134C77" w:rsidRDefault="00134C77">
            <w:pPr>
              <w:rPr>
                <w:rFonts w:ascii="宋体" w:hAnsi="宋体" w:hint="eastAsia"/>
                <w:sz w:val="18"/>
              </w:rPr>
            </w:pPr>
            <w:r>
              <w:rPr>
                <w:rFonts w:ascii="宋体" w:hAnsi="宋体" w:hint="eastAsia"/>
                <w:sz w:val="18"/>
              </w:rPr>
              <w:t>24～27</w:t>
            </w:r>
          </w:p>
        </w:tc>
        <w:tc>
          <w:tcPr>
            <w:tcW w:w="1155" w:type="dxa"/>
            <w:vAlign w:val="center"/>
          </w:tcPr>
          <w:p w:rsidR="00134C77" w:rsidRDefault="00134C77">
            <w:pPr>
              <w:rPr>
                <w:rFonts w:ascii="宋体" w:hAnsi="宋体" w:hint="eastAsia"/>
                <w:sz w:val="18"/>
              </w:rPr>
            </w:pPr>
            <w:r>
              <w:rPr>
                <w:rFonts w:ascii="宋体" w:hAnsi="宋体" w:hint="eastAsia"/>
                <w:sz w:val="18"/>
              </w:rPr>
              <w:t>65</w:t>
            </w:r>
          </w:p>
        </w:tc>
        <w:tc>
          <w:tcPr>
            <w:tcW w:w="1307" w:type="dxa"/>
            <w:vAlign w:val="center"/>
          </w:tcPr>
          <w:p w:rsidR="00134C77" w:rsidRDefault="00134C77">
            <w:pPr>
              <w:rPr>
                <w:rFonts w:ascii="宋体" w:hAnsi="宋体" w:hint="eastAsia"/>
                <w:sz w:val="18"/>
              </w:rPr>
            </w:pPr>
            <w:r>
              <w:rPr>
                <w:rFonts w:ascii="宋体" w:hAnsi="宋体" w:hint="eastAsia"/>
                <w:sz w:val="18"/>
              </w:rPr>
              <w:t>50</w:t>
            </w:r>
          </w:p>
        </w:tc>
        <w:tc>
          <w:tcPr>
            <w:tcW w:w="426" w:type="dxa"/>
            <w:vAlign w:val="center"/>
          </w:tcPr>
          <w:p w:rsidR="00134C77" w:rsidRDefault="00134C77">
            <w:pPr>
              <w:rPr>
                <w:rFonts w:ascii="宋体" w:hAnsi="宋体" w:hint="eastAsia"/>
                <w:sz w:val="18"/>
              </w:rPr>
            </w:pPr>
          </w:p>
        </w:tc>
        <w:tc>
          <w:tcPr>
            <w:tcW w:w="426" w:type="dxa"/>
            <w:vAlign w:val="center"/>
          </w:tcPr>
          <w:p w:rsidR="00134C77" w:rsidRDefault="00134C77">
            <w:pPr>
              <w:rPr>
                <w:rFonts w:ascii="宋体" w:hAnsi="宋体" w:hint="eastAsia"/>
                <w:sz w:val="18"/>
              </w:rPr>
            </w:pPr>
            <w:r>
              <w:rPr>
                <w:rFonts w:ascii="宋体" w:hAnsi="宋体" w:hint="eastAsia"/>
                <w:sz w:val="18"/>
              </w:rPr>
              <w:t>●</w:t>
            </w:r>
          </w:p>
        </w:tc>
        <w:tc>
          <w:tcPr>
            <w:tcW w:w="426" w:type="dxa"/>
            <w:vAlign w:val="center"/>
          </w:tcPr>
          <w:p w:rsidR="00134C77" w:rsidRDefault="00134C77">
            <w:pPr>
              <w:rPr>
                <w:rFonts w:ascii="宋体" w:hAnsi="宋体" w:hint="eastAsia"/>
                <w:sz w:val="18"/>
              </w:rPr>
            </w:pPr>
          </w:p>
        </w:tc>
        <w:tc>
          <w:tcPr>
            <w:tcW w:w="426" w:type="dxa"/>
            <w:vAlign w:val="center"/>
          </w:tcPr>
          <w:p w:rsidR="00134C77" w:rsidRDefault="00134C77">
            <w:pPr>
              <w:rPr>
                <w:rFonts w:ascii="宋体" w:hAnsi="宋体" w:hint="eastAsia"/>
                <w:sz w:val="18"/>
              </w:rPr>
            </w:pPr>
            <w:r>
              <w:rPr>
                <w:rFonts w:ascii="宋体" w:hAnsi="宋体" w:hint="eastAsia"/>
                <w:sz w:val="18"/>
              </w:rPr>
              <w:t>●</w:t>
            </w:r>
          </w:p>
        </w:tc>
        <w:tc>
          <w:tcPr>
            <w:tcW w:w="426" w:type="dxa"/>
            <w:vAlign w:val="center"/>
          </w:tcPr>
          <w:p w:rsidR="00134C77" w:rsidRDefault="00134C77">
            <w:pPr>
              <w:rPr>
                <w:rFonts w:ascii="宋体" w:hAnsi="宋体" w:hint="eastAsia"/>
                <w:sz w:val="18"/>
              </w:rPr>
            </w:pPr>
          </w:p>
        </w:tc>
        <w:tc>
          <w:tcPr>
            <w:tcW w:w="426" w:type="dxa"/>
            <w:vAlign w:val="center"/>
          </w:tcPr>
          <w:p w:rsidR="00134C77" w:rsidRDefault="00134C77">
            <w:pPr>
              <w:rPr>
                <w:rFonts w:ascii="宋体" w:hAnsi="宋体" w:hint="eastAsia"/>
                <w:sz w:val="18"/>
              </w:rPr>
            </w:pPr>
          </w:p>
        </w:tc>
      </w:tr>
      <w:tr w:rsidR="00134C77">
        <w:tblPrEx>
          <w:tblCellMar>
            <w:top w:w="0" w:type="dxa"/>
            <w:bottom w:w="0" w:type="dxa"/>
          </w:tblCellMar>
        </w:tblPrEx>
        <w:trPr>
          <w:trHeight w:val="284"/>
          <w:jc w:val="center"/>
        </w:trPr>
        <w:tc>
          <w:tcPr>
            <w:tcW w:w="1377" w:type="dxa"/>
            <w:vAlign w:val="center"/>
          </w:tcPr>
          <w:p w:rsidR="00134C77" w:rsidRDefault="00134C77">
            <w:pPr>
              <w:rPr>
                <w:rFonts w:ascii="宋体" w:hAnsi="宋体" w:hint="eastAsia"/>
                <w:sz w:val="18"/>
              </w:rPr>
            </w:pPr>
            <w:r>
              <w:rPr>
                <w:rFonts w:ascii="宋体" w:hAnsi="宋体" w:hint="eastAsia"/>
                <w:sz w:val="18"/>
              </w:rPr>
              <w:t>烟草甲</w:t>
            </w:r>
          </w:p>
        </w:tc>
        <w:tc>
          <w:tcPr>
            <w:tcW w:w="846" w:type="dxa"/>
            <w:vAlign w:val="center"/>
          </w:tcPr>
          <w:p w:rsidR="00134C77" w:rsidRDefault="00134C77">
            <w:pPr>
              <w:rPr>
                <w:rFonts w:ascii="宋体" w:hAnsi="宋体" w:hint="eastAsia"/>
                <w:sz w:val="18"/>
              </w:rPr>
            </w:pPr>
            <w:r>
              <w:rPr>
                <w:rFonts w:ascii="宋体" w:hAnsi="宋体" w:hint="eastAsia"/>
                <w:sz w:val="18"/>
              </w:rPr>
              <w:t>22</w:t>
            </w:r>
          </w:p>
        </w:tc>
        <w:tc>
          <w:tcPr>
            <w:tcW w:w="1155" w:type="dxa"/>
            <w:vAlign w:val="center"/>
          </w:tcPr>
          <w:p w:rsidR="00134C77" w:rsidRDefault="00134C77">
            <w:pPr>
              <w:rPr>
                <w:rFonts w:ascii="宋体" w:hAnsi="宋体" w:hint="eastAsia"/>
                <w:sz w:val="18"/>
              </w:rPr>
            </w:pPr>
            <w:r>
              <w:rPr>
                <w:rFonts w:ascii="宋体" w:hAnsi="宋体" w:hint="eastAsia"/>
                <w:sz w:val="18"/>
              </w:rPr>
              <w:t>30</w:t>
            </w:r>
          </w:p>
        </w:tc>
        <w:tc>
          <w:tcPr>
            <w:tcW w:w="846" w:type="dxa"/>
            <w:vAlign w:val="center"/>
          </w:tcPr>
          <w:p w:rsidR="00134C77" w:rsidRDefault="00134C77">
            <w:pPr>
              <w:rPr>
                <w:rFonts w:ascii="宋体" w:hAnsi="宋体" w:hint="eastAsia"/>
                <w:sz w:val="18"/>
              </w:rPr>
            </w:pPr>
            <w:r>
              <w:rPr>
                <w:rFonts w:ascii="宋体" w:hAnsi="宋体" w:hint="eastAsia"/>
                <w:sz w:val="18"/>
              </w:rPr>
              <w:t>32～35</w:t>
            </w:r>
          </w:p>
        </w:tc>
        <w:tc>
          <w:tcPr>
            <w:tcW w:w="1155" w:type="dxa"/>
            <w:vAlign w:val="center"/>
          </w:tcPr>
          <w:p w:rsidR="00134C77" w:rsidRDefault="00134C77">
            <w:pPr>
              <w:rPr>
                <w:rFonts w:ascii="宋体" w:hAnsi="宋体" w:hint="eastAsia"/>
                <w:sz w:val="18"/>
              </w:rPr>
            </w:pPr>
            <w:r>
              <w:rPr>
                <w:rFonts w:ascii="宋体" w:hAnsi="宋体" w:hint="eastAsia"/>
                <w:sz w:val="18"/>
              </w:rPr>
              <w:t>55</w:t>
            </w:r>
          </w:p>
        </w:tc>
        <w:tc>
          <w:tcPr>
            <w:tcW w:w="1307" w:type="dxa"/>
            <w:vAlign w:val="center"/>
          </w:tcPr>
          <w:p w:rsidR="00134C77" w:rsidRDefault="00134C77">
            <w:pPr>
              <w:rPr>
                <w:rFonts w:ascii="宋体" w:hAnsi="宋体" w:hint="eastAsia"/>
                <w:sz w:val="18"/>
              </w:rPr>
            </w:pPr>
            <w:r>
              <w:rPr>
                <w:rFonts w:ascii="宋体" w:hAnsi="宋体" w:hint="eastAsia"/>
                <w:sz w:val="18"/>
              </w:rPr>
              <w:t>20</w:t>
            </w:r>
          </w:p>
        </w:tc>
        <w:tc>
          <w:tcPr>
            <w:tcW w:w="426" w:type="dxa"/>
            <w:vAlign w:val="center"/>
          </w:tcPr>
          <w:p w:rsidR="00134C77" w:rsidRDefault="00134C77">
            <w:pPr>
              <w:rPr>
                <w:rFonts w:ascii="宋体" w:hAnsi="宋体" w:hint="eastAsia"/>
                <w:sz w:val="18"/>
              </w:rPr>
            </w:pPr>
          </w:p>
        </w:tc>
        <w:tc>
          <w:tcPr>
            <w:tcW w:w="426" w:type="dxa"/>
            <w:vAlign w:val="center"/>
          </w:tcPr>
          <w:p w:rsidR="00134C77" w:rsidRDefault="00134C77">
            <w:pPr>
              <w:rPr>
                <w:rFonts w:ascii="宋体" w:hAnsi="宋体" w:hint="eastAsia"/>
                <w:sz w:val="18"/>
              </w:rPr>
            </w:pPr>
          </w:p>
        </w:tc>
        <w:tc>
          <w:tcPr>
            <w:tcW w:w="426" w:type="dxa"/>
            <w:vAlign w:val="center"/>
          </w:tcPr>
          <w:p w:rsidR="00134C77" w:rsidRDefault="00134C77">
            <w:pPr>
              <w:rPr>
                <w:rFonts w:ascii="宋体" w:hAnsi="宋体" w:hint="eastAsia"/>
                <w:sz w:val="18"/>
              </w:rPr>
            </w:pPr>
          </w:p>
        </w:tc>
        <w:tc>
          <w:tcPr>
            <w:tcW w:w="426" w:type="dxa"/>
            <w:vAlign w:val="center"/>
          </w:tcPr>
          <w:p w:rsidR="00134C77" w:rsidRDefault="00134C77">
            <w:pPr>
              <w:rPr>
                <w:rFonts w:ascii="宋体" w:hAnsi="宋体" w:hint="eastAsia"/>
                <w:sz w:val="18"/>
              </w:rPr>
            </w:pPr>
            <w:r>
              <w:rPr>
                <w:rFonts w:ascii="宋体" w:hAnsi="宋体" w:hint="eastAsia"/>
                <w:sz w:val="18"/>
              </w:rPr>
              <w:t>●</w:t>
            </w:r>
          </w:p>
        </w:tc>
        <w:tc>
          <w:tcPr>
            <w:tcW w:w="426" w:type="dxa"/>
            <w:vAlign w:val="center"/>
          </w:tcPr>
          <w:p w:rsidR="00134C77" w:rsidRDefault="00134C77">
            <w:pPr>
              <w:rPr>
                <w:rFonts w:ascii="宋体" w:hAnsi="宋体" w:hint="eastAsia"/>
                <w:sz w:val="18"/>
              </w:rPr>
            </w:pPr>
            <w:r>
              <w:rPr>
                <w:rFonts w:ascii="宋体" w:hAnsi="宋体" w:hint="eastAsia"/>
                <w:sz w:val="18"/>
              </w:rPr>
              <w:t>●</w:t>
            </w:r>
          </w:p>
        </w:tc>
        <w:tc>
          <w:tcPr>
            <w:tcW w:w="426" w:type="dxa"/>
            <w:vAlign w:val="center"/>
          </w:tcPr>
          <w:p w:rsidR="00134C77" w:rsidRDefault="00134C77">
            <w:pPr>
              <w:rPr>
                <w:rFonts w:ascii="宋体" w:hAnsi="宋体" w:hint="eastAsia"/>
                <w:sz w:val="18"/>
              </w:rPr>
            </w:pPr>
          </w:p>
        </w:tc>
      </w:tr>
      <w:tr w:rsidR="00134C77">
        <w:tblPrEx>
          <w:tblCellMar>
            <w:top w:w="0" w:type="dxa"/>
            <w:bottom w:w="0" w:type="dxa"/>
          </w:tblCellMar>
        </w:tblPrEx>
        <w:trPr>
          <w:trHeight w:val="284"/>
          <w:jc w:val="center"/>
        </w:trPr>
        <w:tc>
          <w:tcPr>
            <w:tcW w:w="1377" w:type="dxa"/>
            <w:vAlign w:val="center"/>
          </w:tcPr>
          <w:p w:rsidR="00134C77" w:rsidRDefault="00134C77">
            <w:pPr>
              <w:rPr>
                <w:rFonts w:ascii="宋体" w:hAnsi="宋体" w:hint="eastAsia"/>
                <w:sz w:val="18"/>
              </w:rPr>
            </w:pPr>
            <w:r>
              <w:rPr>
                <w:rFonts w:ascii="宋体" w:hAnsi="宋体" w:hint="eastAsia"/>
                <w:sz w:val="18"/>
              </w:rPr>
              <w:t>长头谷盗</w:t>
            </w:r>
          </w:p>
        </w:tc>
        <w:tc>
          <w:tcPr>
            <w:tcW w:w="846" w:type="dxa"/>
            <w:vAlign w:val="center"/>
          </w:tcPr>
          <w:p w:rsidR="00134C77" w:rsidRDefault="00134C77">
            <w:pPr>
              <w:rPr>
                <w:rFonts w:ascii="宋体" w:hAnsi="宋体" w:hint="eastAsia"/>
                <w:sz w:val="18"/>
              </w:rPr>
            </w:pPr>
            <w:r>
              <w:rPr>
                <w:rFonts w:ascii="宋体" w:hAnsi="宋体" w:hint="eastAsia"/>
                <w:sz w:val="18"/>
              </w:rPr>
              <w:t>26</w:t>
            </w:r>
          </w:p>
        </w:tc>
        <w:tc>
          <w:tcPr>
            <w:tcW w:w="1155" w:type="dxa"/>
            <w:vAlign w:val="center"/>
          </w:tcPr>
          <w:p w:rsidR="00134C77" w:rsidRDefault="00134C77">
            <w:pPr>
              <w:rPr>
                <w:rFonts w:ascii="宋体" w:hAnsi="宋体" w:hint="eastAsia"/>
                <w:sz w:val="18"/>
              </w:rPr>
            </w:pPr>
            <w:r>
              <w:rPr>
                <w:rFonts w:ascii="宋体" w:hAnsi="宋体" w:hint="eastAsia"/>
                <w:sz w:val="18"/>
              </w:rPr>
              <w:t>30</w:t>
            </w:r>
          </w:p>
        </w:tc>
        <w:tc>
          <w:tcPr>
            <w:tcW w:w="846" w:type="dxa"/>
            <w:vAlign w:val="center"/>
          </w:tcPr>
          <w:p w:rsidR="00134C77" w:rsidRDefault="00134C77">
            <w:pPr>
              <w:rPr>
                <w:rFonts w:ascii="宋体" w:hAnsi="宋体" w:hint="eastAsia"/>
                <w:sz w:val="18"/>
              </w:rPr>
            </w:pPr>
            <w:r>
              <w:rPr>
                <w:rFonts w:ascii="宋体" w:hAnsi="宋体" w:hint="eastAsia"/>
                <w:sz w:val="18"/>
              </w:rPr>
              <w:t>33～37</w:t>
            </w:r>
          </w:p>
        </w:tc>
        <w:tc>
          <w:tcPr>
            <w:tcW w:w="1155" w:type="dxa"/>
            <w:vAlign w:val="center"/>
          </w:tcPr>
          <w:p w:rsidR="00134C77" w:rsidRDefault="00134C77">
            <w:pPr>
              <w:rPr>
                <w:rFonts w:ascii="宋体" w:hAnsi="宋体" w:hint="eastAsia"/>
                <w:sz w:val="18"/>
              </w:rPr>
            </w:pPr>
            <w:r>
              <w:rPr>
                <w:rFonts w:ascii="宋体" w:hAnsi="宋体" w:hint="eastAsia"/>
                <w:sz w:val="18"/>
              </w:rPr>
              <w:t>/</w:t>
            </w:r>
          </w:p>
        </w:tc>
        <w:tc>
          <w:tcPr>
            <w:tcW w:w="1307" w:type="dxa"/>
            <w:vAlign w:val="center"/>
          </w:tcPr>
          <w:p w:rsidR="00134C77" w:rsidRDefault="00134C77">
            <w:pPr>
              <w:rPr>
                <w:rFonts w:ascii="宋体" w:hAnsi="宋体" w:hint="eastAsia"/>
                <w:sz w:val="18"/>
              </w:rPr>
            </w:pPr>
            <w:r>
              <w:rPr>
                <w:rFonts w:ascii="宋体" w:hAnsi="宋体" w:hint="eastAsia"/>
                <w:sz w:val="18"/>
              </w:rPr>
              <w:t>10</w:t>
            </w:r>
          </w:p>
        </w:tc>
        <w:tc>
          <w:tcPr>
            <w:tcW w:w="426" w:type="dxa"/>
            <w:vAlign w:val="center"/>
          </w:tcPr>
          <w:p w:rsidR="00134C77" w:rsidRDefault="00134C77">
            <w:pPr>
              <w:rPr>
                <w:rFonts w:ascii="宋体" w:hAnsi="宋体" w:hint="eastAsia"/>
                <w:sz w:val="18"/>
              </w:rPr>
            </w:pPr>
          </w:p>
        </w:tc>
        <w:tc>
          <w:tcPr>
            <w:tcW w:w="426" w:type="dxa"/>
            <w:vAlign w:val="center"/>
          </w:tcPr>
          <w:p w:rsidR="00134C77" w:rsidRDefault="00134C77">
            <w:pPr>
              <w:rPr>
                <w:rFonts w:ascii="宋体" w:hAnsi="宋体" w:hint="eastAsia"/>
                <w:sz w:val="18"/>
              </w:rPr>
            </w:pPr>
          </w:p>
        </w:tc>
        <w:tc>
          <w:tcPr>
            <w:tcW w:w="426" w:type="dxa"/>
            <w:vAlign w:val="center"/>
          </w:tcPr>
          <w:p w:rsidR="00134C77" w:rsidRDefault="00134C77">
            <w:pPr>
              <w:rPr>
                <w:rFonts w:ascii="宋体" w:hAnsi="宋体" w:hint="eastAsia"/>
                <w:sz w:val="18"/>
              </w:rPr>
            </w:pPr>
            <w:r>
              <w:rPr>
                <w:rFonts w:ascii="宋体" w:hAnsi="宋体" w:hint="eastAsia"/>
                <w:sz w:val="18"/>
              </w:rPr>
              <w:t>●</w:t>
            </w:r>
          </w:p>
        </w:tc>
        <w:tc>
          <w:tcPr>
            <w:tcW w:w="426" w:type="dxa"/>
            <w:vAlign w:val="center"/>
          </w:tcPr>
          <w:p w:rsidR="00134C77" w:rsidRDefault="00134C77">
            <w:pPr>
              <w:rPr>
                <w:rFonts w:ascii="宋体" w:hAnsi="宋体" w:hint="eastAsia"/>
                <w:sz w:val="18"/>
              </w:rPr>
            </w:pPr>
            <w:r>
              <w:rPr>
                <w:rFonts w:ascii="宋体" w:hAnsi="宋体" w:hint="eastAsia"/>
                <w:sz w:val="18"/>
              </w:rPr>
              <w:t>●</w:t>
            </w:r>
          </w:p>
        </w:tc>
        <w:tc>
          <w:tcPr>
            <w:tcW w:w="426" w:type="dxa"/>
            <w:vAlign w:val="center"/>
          </w:tcPr>
          <w:p w:rsidR="00134C77" w:rsidRDefault="00134C77">
            <w:pPr>
              <w:rPr>
                <w:rFonts w:ascii="宋体" w:hAnsi="宋体" w:hint="eastAsia"/>
                <w:sz w:val="18"/>
              </w:rPr>
            </w:pPr>
          </w:p>
        </w:tc>
        <w:tc>
          <w:tcPr>
            <w:tcW w:w="426" w:type="dxa"/>
            <w:vAlign w:val="center"/>
          </w:tcPr>
          <w:p w:rsidR="00134C77" w:rsidRDefault="00134C77">
            <w:pPr>
              <w:rPr>
                <w:rFonts w:ascii="宋体" w:hAnsi="宋体" w:hint="eastAsia"/>
                <w:sz w:val="18"/>
              </w:rPr>
            </w:pPr>
          </w:p>
        </w:tc>
      </w:tr>
      <w:tr w:rsidR="00134C77">
        <w:tblPrEx>
          <w:tblCellMar>
            <w:top w:w="0" w:type="dxa"/>
            <w:bottom w:w="0" w:type="dxa"/>
          </w:tblCellMar>
        </w:tblPrEx>
        <w:trPr>
          <w:trHeight w:val="284"/>
          <w:jc w:val="center"/>
        </w:trPr>
        <w:tc>
          <w:tcPr>
            <w:tcW w:w="1377" w:type="dxa"/>
            <w:vAlign w:val="center"/>
          </w:tcPr>
          <w:p w:rsidR="00134C77" w:rsidRDefault="00134C77">
            <w:pPr>
              <w:rPr>
                <w:rFonts w:ascii="宋体" w:hAnsi="宋体" w:hint="eastAsia"/>
                <w:sz w:val="18"/>
              </w:rPr>
            </w:pPr>
            <w:r>
              <w:rPr>
                <w:rFonts w:ascii="宋体" w:hAnsi="宋体" w:hint="eastAsia"/>
                <w:sz w:val="18"/>
              </w:rPr>
              <w:t>锯谷盗</w:t>
            </w:r>
          </w:p>
        </w:tc>
        <w:tc>
          <w:tcPr>
            <w:tcW w:w="846" w:type="dxa"/>
            <w:vAlign w:val="center"/>
          </w:tcPr>
          <w:p w:rsidR="00134C77" w:rsidRDefault="00134C77">
            <w:pPr>
              <w:rPr>
                <w:rFonts w:ascii="宋体" w:hAnsi="宋体" w:hint="eastAsia"/>
                <w:sz w:val="18"/>
              </w:rPr>
            </w:pPr>
            <w:r>
              <w:rPr>
                <w:rFonts w:ascii="宋体" w:hAnsi="宋体" w:hint="eastAsia"/>
                <w:sz w:val="18"/>
              </w:rPr>
              <w:t>21</w:t>
            </w:r>
          </w:p>
        </w:tc>
        <w:tc>
          <w:tcPr>
            <w:tcW w:w="1155" w:type="dxa"/>
            <w:vAlign w:val="center"/>
          </w:tcPr>
          <w:p w:rsidR="00134C77" w:rsidRDefault="00134C77">
            <w:pPr>
              <w:rPr>
                <w:rFonts w:ascii="宋体" w:hAnsi="宋体" w:hint="eastAsia"/>
                <w:sz w:val="18"/>
              </w:rPr>
            </w:pPr>
            <w:r>
              <w:rPr>
                <w:rFonts w:ascii="宋体" w:hAnsi="宋体" w:hint="eastAsia"/>
                <w:sz w:val="18"/>
              </w:rPr>
              <w:t>10</w:t>
            </w:r>
          </w:p>
        </w:tc>
        <w:tc>
          <w:tcPr>
            <w:tcW w:w="846" w:type="dxa"/>
            <w:vAlign w:val="center"/>
          </w:tcPr>
          <w:p w:rsidR="00134C77" w:rsidRDefault="00134C77">
            <w:pPr>
              <w:rPr>
                <w:rFonts w:ascii="宋体" w:hAnsi="宋体" w:hint="eastAsia"/>
                <w:sz w:val="18"/>
              </w:rPr>
            </w:pPr>
            <w:r>
              <w:rPr>
                <w:rFonts w:ascii="宋体" w:hAnsi="宋体" w:hint="eastAsia"/>
                <w:sz w:val="18"/>
              </w:rPr>
              <w:t>31-34</w:t>
            </w:r>
          </w:p>
        </w:tc>
        <w:tc>
          <w:tcPr>
            <w:tcW w:w="1155" w:type="dxa"/>
            <w:vAlign w:val="center"/>
          </w:tcPr>
          <w:p w:rsidR="00134C77" w:rsidRDefault="00134C77">
            <w:pPr>
              <w:rPr>
                <w:rFonts w:ascii="宋体" w:hAnsi="宋体" w:hint="eastAsia"/>
                <w:sz w:val="18"/>
              </w:rPr>
            </w:pPr>
            <w:r>
              <w:rPr>
                <w:rFonts w:ascii="宋体" w:hAnsi="宋体" w:hint="eastAsia"/>
                <w:sz w:val="18"/>
              </w:rPr>
              <w:t>65</w:t>
            </w:r>
          </w:p>
        </w:tc>
        <w:tc>
          <w:tcPr>
            <w:tcW w:w="1307" w:type="dxa"/>
            <w:vAlign w:val="center"/>
          </w:tcPr>
          <w:p w:rsidR="00134C77" w:rsidRDefault="00134C77">
            <w:pPr>
              <w:rPr>
                <w:rFonts w:ascii="宋体" w:hAnsi="宋体" w:hint="eastAsia"/>
                <w:sz w:val="18"/>
              </w:rPr>
            </w:pPr>
            <w:r>
              <w:rPr>
                <w:rFonts w:ascii="宋体" w:hAnsi="宋体" w:hint="eastAsia"/>
                <w:sz w:val="18"/>
              </w:rPr>
              <w:t>50</w:t>
            </w:r>
          </w:p>
        </w:tc>
        <w:tc>
          <w:tcPr>
            <w:tcW w:w="426" w:type="dxa"/>
            <w:vAlign w:val="center"/>
          </w:tcPr>
          <w:p w:rsidR="00134C77" w:rsidRDefault="00134C77">
            <w:pPr>
              <w:rPr>
                <w:rFonts w:ascii="宋体" w:hAnsi="宋体" w:hint="eastAsia"/>
                <w:sz w:val="18"/>
              </w:rPr>
            </w:pPr>
          </w:p>
        </w:tc>
        <w:tc>
          <w:tcPr>
            <w:tcW w:w="426" w:type="dxa"/>
            <w:vAlign w:val="center"/>
          </w:tcPr>
          <w:p w:rsidR="00134C77" w:rsidRDefault="00134C77">
            <w:pPr>
              <w:rPr>
                <w:rFonts w:ascii="宋体" w:hAnsi="宋体" w:hint="eastAsia"/>
                <w:sz w:val="18"/>
              </w:rPr>
            </w:pPr>
            <w:r>
              <w:rPr>
                <w:rFonts w:ascii="宋体" w:hAnsi="宋体" w:hint="eastAsia"/>
                <w:sz w:val="18"/>
              </w:rPr>
              <w:t>●</w:t>
            </w:r>
          </w:p>
        </w:tc>
        <w:tc>
          <w:tcPr>
            <w:tcW w:w="426" w:type="dxa"/>
            <w:vAlign w:val="center"/>
          </w:tcPr>
          <w:p w:rsidR="00134C77" w:rsidRDefault="00134C77">
            <w:pPr>
              <w:rPr>
                <w:rFonts w:ascii="宋体" w:hAnsi="宋体" w:hint="eastAsia"/>
                <w:sz w:val="18"/>
              </w:rPr>
            </w:pPr>
          </w:p>
        </w:tc>
        <w:tc>
          <w:tcPr>
            <w:tcW w:w="426" w:type="dxa"/>
            <w:vAlign w:val="center"/>
          </w:tcPr>
          <w:p w:rsidR="00134C77" w:rsidRDefault="00134C77">
            <w:pPr>
              <w:rPr>
                <w:rFonts w:ascii="宋体" w:hAnsi="宋体" w:hint="eastAsia"/>
                <w:sz w:val="18"/>
              </w:rPr>
            </w:pPr>
            <w:r>
              <w:rPr>
                <w:rFonts w:ascii="宋体" w:hAnsi="宋体" w:hint="eastAsia"/>
                <w:sz w:val="18"/>
              </w:rPr>
              <w:t>●</w:t>
            </w:r>
          </w:p>
        </w:tc>
        <w:tc>
          <w:tcPr>
            <w:tcW w:w="426" w:type="dxa"/>
            <w:vAlign w:val="center"/>
          </w:tcPr>
          <w:p w:rsidR="00134C77" w:rsidRDefault="00134C77">
            <w:pPr>
              <w:rPr>
                <w:rFonts w:ascii="宋体" w:hAnsi="宋体" w:hint="eastAsia"/>
                <w:sz w:val="18"/>
              </w:rPr>
            </w:pPr>
          </w:p>
        </w:tc>
        <w:tc>
          <w:tcPr>
            <w:tcW w:w="426" w:type="dxa"/>
            <w:vAlign w:val="center"/>
          </w:tcPr>
          <w:p w:rsidR="00134C77" w:rsidRDefault="00134C77">
            <w:pPr>
              <w:rPr>
                <w:rFonts w:ascii="宋体" w:hAnsi="宋体" w:hint="eastAsia"/>
                <w:sz w:val="18"/>
              </w:rPr>
            </w:pPr>
          </w:p>
        </w:tc>
      </w:tr>
      <w:tr w:rsidR="00134C77">
        <w:tblPrEx>
          <w:tblCellMar>
            <w:top w:w="0" w:type="dxa"/>
            <w:bottom w:w="0" w:type="dxa"/>
          </w:tblCellMar>
        </w:tblPrEx>
        <w:trPr>
          <w:trHeight w:val="284"/>
          <w:jc w:val="center"/>
        </w:trPr>
        <w:tc>
          <w:tcPr>
            <w:tcW w:w="1377" w:type="dxa"/>
            <w:vAlign w:val="center"/>
          </w:tcPr>
          <w:p w:rsidR="00134C77" w:rsidRDefault="00134C77">
            <w:pPr>
              <w:rPr>
                <w:rFonts w:ascii="宋体" w:hAnsi="宋体" w:hint="eastAsia"/>
                <w:sz w:val="18"/>
              </w:rPr>
            </w:pPr>
            <w:r>
              <w:rPr>
                <w:rFonts w:ascii="宋体" w:hAnsi="宋体" w:hint="eastAsia"/>
                <w:sz w:val="18"/>
              </w:rPr>
              <w:t>印度谷螟</w:t>
            </w:r>
          </w:p>
        </w:tc>
        <w:tc>
          <w:tcPr>
            <w:tcW w:w="846" w:type="dxa"/>
            <w:vAlign w:val="center"/>
          </w:tcPr>
          <w:p w:rsidR="00134C77" w:rsidRDefault="00134C77">
            <w:pPr>
              <w:rPr>
                <w:rFonts w:ascii="宋体" w:hAnsi="宋体" w:hint="eastAsia"/>
                <w:sz w:val="18"/>
              </w:rPr>
            </w:pPr>
            <w:r>
              <w:rPr>
                <w:rFonts w:ascii="宋体" w:hAnsi="宋体" w:hint="eastAsia"/>
                <w:sz w:val="18"/>
              </w:rPr>
              <w:t>18</w:t>
            </w:r>
          </w:p>
        </w:tc>
        <w:tc>
          <w:tcPr>
            <w:tcW w:w="1155" w:type="dxa"/>
            <w:vAlign w:val="center"/>
          </w:tcPr>
          <w:p w:rsidR="00134C77" w:rsidRDefault="00134C77">
            <w:pPr>
              <w:rPr>
                <w:rFonts w:ascii="宋体" w:hAnsi="宋体" w:hint="eastAsia"/>
                <w:sz w:val="18"/>
              </w:rPr>
            </w:pPr>
            <w:r>
              <w:rPr>
                <w:rFonts w:ascii="宋体" w:hAnsi="宋体" w:hint="eastAsia"/>
                <w:sz w:val="18"/>
              </w:rPr>
              <w:t>40</w:t>
            </w:r>
          </w:p>
        </w:tc>
        <w:tc>
          <w:tcPr>
            <w:tcW w:w="846" w:type="dxa"/>
            <w:vAlign w:val="center"/>
          </w:tcPr>
          <w:p w:rsidR="00134C77" w:rsidRDefault="00134C77">
            <w:pPr>
              <w:rPr>
                <w:rFonts w:ascii="宋体" w:hAnsi="宋体" w:hint="eastAsia"/>
                <w:sz w:val="18"/>
              </w:rPr>
            </w:pPr>
            <w:r>
              <w:rPr>
                <w:rFonts w:ascii="宋体" w:hAnsi="宋体" w:hint="eastAsia"/>
                <w:sz w:val="18"/>
              </w:rPr>
              <w:t>28～32</w:t>
            </w:r>
          </w:p>
        </w:tc>
        <w:tc>
          <w:tcPr>
            <w:tcW w:w="1155" w:type="dxa"/>
            <w:vAlign w:val="center"/>
          </w:tcPr>
          <w:p w:rsidR="00134C77" w:rsidRDefault="00134C77">
            <w:pPr>
              <w:rPr>
                <w:rFonts w:ascii="宋体" w:hAnsi="宋体" w:hint="eastAsia"/>
                <w:sz w:val="18"/>
              </w:rPr>
            </w:pPr>
            <w:r>
              <w:rPr>
                <w:rFonts w:ascii="宋体" w:hAnsi="宋体" w:hint="eastAsia"/>
                <w:sz w:val="18"/>
              </w:rPr>
              <w:t>/</w:t>
            </w:r>
          </w:p>
        </w:tc>
        <w:tc>
          <w:tcPr>
            <w:tcW w:w="1307" w:type="dxa"/>
            <w:vAlign w:val="center"/>
          </w:tcPr>
          <w:p w:rsidR="00134C77" w:rsidRDefault="00134C77">
            <w:pPr>
              <w:rPr>
                <w:rFonts w:ascii="宋体" w:hAnsi="宋体" w:hint="eastAsia"/>
                <w:sz w:val="18"/>
              </w:rPr>
            </w:pPr>
            <w:r>
              <w:rPr>
                <w:rFonts w:ascii="宋体" w:hAnsi="宋体" w:hint="eastAsia"/>
                <w:sz w:val="18"/>
              </w:rPr>
              <w:t>30</w:t>
            </w:r>
          </w:p>
        </w:tc>
        <w:tc>
          <w:tcPr>
            <w:tcW w:w="426" w:type="dxa"/>
            <w:vAlign w:val="center"/>
          </w:tcPr>
          <w:p w:rsidR="00134C77" w:rsidRDefault="00134C77">
            <w:pPr>
              <w:rPr>
                <w:rFonts w:ascii="宋体" w:hAnsi="宋体" w:hint="eastAsia"/>
                <w:sz w:val="18"/>
              </w:rPr>
            </w:pPr>
          </w:p>
        </w:tc>
        <w:tc>
          <w:tcPr>
            <w:tcW w:w="426" w:type="dxa"/>
            <w:vAlign w:val="center"/>
          </w:tcPr>
          <w:p w:rsidR="00134C77" w:rsidRDefault="00134C77">
            <w:pPr>
              <w:rPr>
                <w:rFonts w:ascii="宋体" w:hAnsi="宋体" w:hint="eastAsia"/>
                <w:sz w:val="18"/>
              </w:rPr>
            </w:pPr>
            <w:r>
              <w:rPr>
                <w:rFonts w:ascii="宋体" w:hAnsi="宋体" w:hint="eastAsia"/>
                <w:sz w:val="18"/>
              </w:rPr>
              <w:t>●</w:t>
            </w:r>
          </w:p>
        </w:tc>
        <w:tc>
          <w:tcPr>
            <w:tcW w:w="426" w:type="dxa"/>
            <w:vAlign w:val="center"/>
          </w:tcPr>
          <w:p w:rsidR="00134C77" w:rsidRDefault="00134C77">
            <w:pPr>
              <w:rPr>
                <w:rFonts w:ascii="宋体" w:hAnsi="宋体" w:hint="eastAsia"/>
                <w:sz w:val="18"/>
              </w:rPr>
            </w:pPr>
          </w:p>
        </w:tc>
        <w:tc>
          <w:tcPr>
            <w:tcW w:w="426" w:type="dxa"/>
            <w:vAlign w:val="center"/>
          </w:tcPr>
          <w:p w:rsidR="00134C77" w:rsidRDefault="00134C77">
            <w:pPr>
              <w:rPr>
                <w:rFonts w:ascii="宋体" w:hAnsi="宋体" w:hint="eastAsia"/>
                <w:sz w:val="18"/>
              </w:rPr>
            </w:pPr>
            <w:r>
              <w:rPr>
                <w:rFonts w:ascii="宋体" w:hAnsi="宋体" w:hint="eastAsia"/>
                <w:sz w:val="18"/>
              </w:rPr>
              <w:t>●</w:t>
            </w:r>
          </w:p>
        </w:tc>
        <w:tc>
          <w:tcPr>
            <w:tcW w:w="426" w:type="dxa"/>
            <w:vAlign w:val="center"/>
          </w:tcPr>
          <w:p w:rsidR="00134C77" w:rsidRDefault="00134C77">
            <w:pPr>
              <w:rPr>
                <w:rFonts w:ascii="宋体" w:hAnsi="宋体" w:hint="eastAsia"/>
                <w:sz w:val="18"/>
              </w:rPr>
            </w:pPr>
          </w:p>
        </w:tc>
        <w:tc>
          <w:tcPr>
            <w:tcW w:w="426" w:type="dxa"/>
            <w:vAlign w:val="center"/>
          </w:tcPr>
          <w:p w:rsidR="00134C77" w:rsidRDefault="00134C77">
            <w:pPr>
              <w:rPr>
                <w:rFonts w:ascii="宋体" w:hAnsi="宋体" w:hint="eastAsia"/>
                <w:sz w:val="18"/>
              </w:rPr>
            </w:pPr>
          </w:p>
        </w:tc>
      </w:tr>
      <w:tr w:rsidR="00134C77">
        <w:tblPrEx>
          <w:tblCellMar>
            <w:top w:w="0" w:type="dxa"/>
            <w:bottom w:w="0" w:type="dxa"/>
          </w:tblCellMar>
        </w:tblPrEx>
        <w:trPr>
          <w:trHeight w:val="284"/>
          <w:jc w:val="center"/>
        </w:trPr>
        <w:tc>
          <w:tcPr>
            <w:tcW w:w="1377" w:type="dxa"/>
            <w:vAlign w:val="center"/>
          </w:tcPr>
          <w:p w:rsidR="00134C77" w:rsidRDefault="00134C77">
            <w:pPr>
              <w:rPr>
                <w:rFonts w:ascii="宋体" w:hAnsi="宋体" w:hint="eastAsia"/>
                <w:sz w:val="18"/>
              </w:rPr>
            </w:pPr>
            <w:r>
              <w:rPr>
                <w:rFonts w:ascii="宋体" w:hAnsi="宋体" w:hint="eastAsia"/>
                <w:sz w:val="18"/>
              </w:rPr>
              <w:t>澳洲蛛甲</w:t>
            </w:r>
          </w:p>
        </w:tc>
        <w:tc>
          <w:tcPr>
            <w:tcW w:w="846" w:type="dxa"/>
            <w:vAlign w:val="center"/>
          </w:tcPr>
          <w:p w:rsidR="00134C77" w:rsidRDefault="00134C77">
            <w:pPr>
              <w:rPr>
                <w:rFonts w:ascii="宋体" w:hAnsi="宋体" w:hint="eastAsia"/>
                <w:sz w:val="18"/>
              </w:rPr>
            </w:pPr>
            <w:r>
              <w:rPr>
                <w:rFonts w:ascii="宋体" w:hAnsi="宋体" w:hint="eastAsia"/>
                <w:sz w:val="18"/>
              </w:rPr>
              <w:t>10</w:t>
            </w:r>
          </w:p>
        </w:tc>
        <w:tc>
          <w:tcPr>
            <w:tcW w:w="1155" w:type="dxa"/>
            <w:vAlign w:val="center"/>
          </w:tcPr>
          <w:p w:rsidR="00134C77" w:rsidRDefault="00134C77">
            <w:pPr>
              <w:rPr>
                <w:rFonts w:ascii="宋体" w:hAnsi="宋体" w:hint="eastAsia"/>
                <w:sz w:val="18"/>
              </w:rPr>
            </w:pPr>
            <w:r>
              <w:rPr>
                <w:rFonts w:ascii="宋体" w:hAnsi="宋体" w:hint="eastAsia"/>
                <w:sz w:val="18"/>
              </w:rPr>
              <w:t>50</w:t>
            </w:r>
          </w:p>
        </w:tc>
        <w:tc>
          <w:tcPr>
            <w:tcW w:w="846" w:type="dxa"/>
            <w:vAlign w:val="center"/>
          </w:tcPr>
          <w:p w:rsidR="00134C77" w:rsidRDefault="00134C77">
            <w:pPr>
              <w:rPr>
                <w:rFonts w:ascii="宋体" w:hAnsi="宋体" w:hint="eastAsia"/>
                <w:sz w:val="18"/>
              </w:rPr>
            </w:pPr>
            <w:r>
              <w:rPr>
                <w:rFonts w:ascii="宋体" w:hAnsi="宋体" w:hint="eastAsia"/>
                <w:sz w:val="18"/>
              </w:rPr>
              <w:t>23～25</w:t>
            </w:r>
          </w:p>
        </w:tc>
        <w:tc>
          <w:tcPr>
            <w:tcW w:w="1155" w:type="dxa"/>
            <w:vAlign w:val="center"/>
          </w:tcPr>
          <w:p w:rsidR="00134C77" w:rsidRDefault="00134C77">
            <w:pPr>
              <w:rPr>
                <w:rFonts w:ascii="宋体" w:hAnsi="宋体" w:hint="eastAsia"/>
                <w:sz w:val="18"/>
              </w:rPr>
            </w:pPr>
            <w:r>
              <w:rPr>
                <w:rFonts w:ascii="宋体" w:hAnsi="宋体" w:hint="eastAsia"/>
                <w:sz w:val="18"/>
              </w:rPr>
              <w:t>70</w:t>
            </w:r>
          </w:p>
        </w:tc>
        <w:tc>
          <w:tcPr>
            <w:tcW w:w="1307" w:type="dxa"/>
            <w:vAlign w:val="center"/>
          </w:tcPr>
          <w:p w:rsidR="00134C77" w:rsidRDefault="00134C77">
            <w:pPr>
              <w:rPr>
                <w:rFonts w:ascii="宋体" w:hAnsi="宋体" w:hint="eastAsia"/>
                <w:sz w:val="18"/>
              </w:rPr>
            </w:pPr>
            <w:r>
              <w:rPr>
                <w:rFonts w:ascii="宋体" w:hAnsi="宋体" w:hint="eastAsia"/>
                <w:sz w:val="18"/>
              </w:rPr>
              <w:t>4</w:t>
            </w:r>
          </w:p>
        </w:tc>
        <w:tc>
          <w:tcPr>
            <w:tcW w:w="426" w:type="dxa"/>
            <w:vAlign w:val="center"/>
          </w:tcPr>
          <w:p w:rsidR="00134C77" w:rsidRDefault="00134C77">
            <w:pPr>
              <w:rPr>
                <w:rFonts w:ascii="宋体" w:hAnsi="宋体" w:hint="eastAsia"/>
                <w:sz w:val="18"/>
              </w:rPr>
            </w:pPr>
          </w:p>
        </w:tc>
        <w:tc>
          <w:tcPr>
            <w:tcW w:w="426" w:type="dxa"/>
            <w:vAlign w:val="center"/>
          </w:tcPr>
          <w:p w:rsidR="00134C77" w:rsidRDefault="00134C77">
            <w:pPr>
              <w:rPr>
                <w:rFonts w:ascii="宋体" w:hAnsi="宋体" w:hint="eastAsia"/>
                <w:sz w:val="18"/>
              </w:rPr>
            </w:pPr>
            <w:r>
              <w:rPr>
                <w:rFonts w:ascii="宋体" w:hAnsi="宋体" w:hint="eastAsia"/>
                <w:sz w:val="18"/>
              </w:rPr>
              <w:t>●</w:t>
            </w:r>
          </w:p>
        </w:tc>
        <w:tc>
          <w:tcPr>
            <w:tcW w:w="426" w:type="dxa"/>
            <w:vAlign w:val="center"/>
          </w:tcPr>
          <w:p w:rsidR="00134C77" w:rsidRDefault="00134C77">
            <w:pPr>
              <w:rPr>
                <w:rFonts w:ascii="宋体" w:hAnsi="宋体" w:hint="eastAsia"/>
                <w:sz w:val="18"/>
              </w:rPr>
            </w:pPr>
          </w:p>
        </w:tc>
        <w:tc>
          <w:tcPr>
            <w:tcW w:w="426" w:type="dxa"/>
            <w:vAlign w:val="center"/>
          </w:tcPr>
          <w:p w:rsidR="00134C77" w:rsidRDefault="00134C77">
            <w:pPr>
              <w:rPr>
                <w:rFonts w:ascii="宋体" w:hAnsi="宋体" w:hint="eastAsia"/>
                <w:sz w:val="18"/>
              </w:rPr>
            </w:pPr>
            <w:r>
              <w:rPr>
                <w:rFonts w:ascii="宋体" w:hAnsi="宋体" w:hint="eastAsia"/>
                <w:sz w:val="18"/>
              </w:rPr>
              <w:t>●</w:t>
            </w:r>
          </w:p>
        </w:tc>
        <w:tc>
          <w:tcPr>
            <w:tcW w:w="426" w:type="dxa"/>
            <w:vAlign w:val="center"/>
          </w:tcPr>
          <w:p w:rsidR="00134C77" w:rsidRDefault="00134C77">
            <w:pPr>
              <w:rPr>
                <w:rFonts w:ascii="宋体" w:hAnsi="宋体" w:hint="eastAsia"/>
                <w:sz w:val="18"/>
              </w:rPr>
            </w:pPr>
          </w:p>
        </w:tc>
        <w:tc>
          <w:tcPr>
            <w:tcW w:w="426" w:type="dxa"/>
            <w:vAlign w:val="center"/>
          </w:tcPr>
          <w:p w:rsidR="00134C77" w:rsidRDefault="00134C77">
            <w:pPr>
              <w:rPr>
                <w:rFonts w:ascii="宋体" w:hAnsi="宋体" w:hint="eastAsia"/>
                <w:sz w:val="18"/>
              </w:rPr>
            </w:pPr>
            <w:r>
              <w:rPr>
                <w:rFonts w:ascii="宋体" w:hAnsi="宋体" w:hint="eastAsia"/>
                <w:sz w:val="18"/>
              </w:rPr>
              <w:t>●</w:t>
            </w:r>
          </w:p>
        </w:tc>
      </w:tr>
      <w:tr w:rsidR="00134C77">
        <w:tblPrEx>
          <w:tblCellMar>
            <w:top w:w="0" w:type="dxa"/>
            <w:bottom w:w="0" w:type="dxa"/>
          </w:tblCellMar>
        </w:tblPrEx>
        <w:trPr>
          <w:trHeight w:val="284"/>
          <w:jc w:val="center"/>
        </w:trPr>
        <w:tc>
          <w:tcPr>
            <w:tcW w:w="1377" w:type="dxa"/>
            <w:vAlign w:val="center"/>
          </w:tcPr>
          <w:p w:rsidR="00134C77" w:rsidRDefault="00134C77">
            <w:pPr>
              <w:rPr>
                <w:rFonts w:ascii="宋体" w:hAnsi="宋体" w:hint="eastAsia"/>
                <w:sz w:val="18"/>
              </w:rPr>
            </w:pPr>
            <w:r>
              <w:rPr>
                <w:rFonts w:ascii="宋体" w:hAnsi="宋体" w:hint="eastAsia"/>
                <w:sz w:val="18"/>
              </w:rPr>
              <w:t>谷蠹</w:t>
            </w:r>
          </w:p>
        </w:tc>
        <w:tc>
          <w:tcPr>
            <w:tcW w:w="846" w:type="dxa"/>
            <w:vAlign w:val="center"/>
          </w:tcPr>
          <w:p w:rsidR="00134C77" w:rsidRDefault="00134C77">
            <w:pPr>
              <w:rPr>
                <w:rFonts w:ascii="宋体" w:hAnsi="宋体" w:hint="eastAsia"/>
                <w:sz w:val="18"/>
              </w:rPr>
            </w:pPr>
            <w:r>
              <w:rPr>
                <w:rFonts w:ascii="宋体" w:hAnsi="宋体" w:hint="eastAsia"/>
                <w:sz w:val="18"/>
              </w:rPr>
              <w:t>23</w:t>
            </w:r>
          </w:p>
        </w:tc>
        <w:tc>
          <w:tcPr>
            <w:tcW w:w="1155" w:type="dxa"/>
            <w:vAlign w:val="center"/>
          </w:tcPr>
          <w:p w:rsidR="00134C77" w:rsidRDefault="00134C77">
            <w:pPr>
              <w:rPr>
                <w:rFonts w:ascii="宋体" w:hAnsi="宋体" w:hint="eastAsia"/>
                <w:sz w:val="18"/>
              </w:rPr>
            </w:pPr>
            <w:r>
              <w:rPr>
                <w:rFonts w:ascii="宋体" w:hAnsi="宋体" w:hint="eastAsia"/>
                <w:sz w:val="18"/>
              </w:rPr>
              <w:t>30</w:t>
            </w:r>
          </w:p>
        </w:tc>
        <w:tc>
          <w:tcPr>
            <w:tcW w:w="846" w:type="dxa"/>
            <w:vAlign w:val="center"/>
          </w:tcPr>
          <w:p w:rsidR="00134C77" w:rsidRDefault="00134C77">
            <w:pPr>
              <w:rPr>
                <w:rFonts w:ascii="宋体" w:hAnsi="宋体" w:hint="eastAsia"/>
                <w:sz w:val="18"/>
              </w:rPr>
            </w:pPr>
            <w:r>
              <w:rPr>
                <w:rFonts w:ascii="宋体" w:hAnsi="宋体" w:hint="eastAsia"/>
                <w:sz w:val="18"/>
              </w:rPr>
              <w:t>32～35</w:t>
            </w:r>
          </w:p>
        </w:tc>
        <w:tc>
          <w:tcPr>
            <w:tcW w:w="1155" w:type="dxa"/>
            <w:vAlign w:val="center"/>
          </w:tcPr>
          <w:p w:rsidR="00134C77" w:rsidRDefault="00134C77">
            <w:pPr>
              <w:rPr>
                <w:rFonts w:ascii="宋体" w:hAnsi="宋体" w:hint="eastAsia"/>
                <w:sz w:val="18"/>
              </w:rPr>
            </w:pPr>
            <w:r>
              <w:rPr>
                <w:rFonts w:ascii="宋体" w:hAnsi="宋体" w:hint="eastAsia"/>
                <w:sz w:val="18"/>
              </w:rPr>
              <w:t>50</w:t>
            </w:r>
          </w:p>
        </w:tc>
        <w:tc>
          <w:tcPr>
            <w:tcW w:w="1307" w:type="dxa"/>
            <w:vAlign w:val="center"/>
          </w:tcPr>
          <w:p w:rsidR="00134C77" w:rsidRDefault="00134C77">
            <w:pPr>
              <w:rPr>
                <w:rFonts w:ascii="宋体" w:hAnsi="宋体" w:hint="eastAsia"/>
                <w:sz w:val="18"/>
              </w:rPr>
            </w:pPr>
            <w:r>
              <w:rPr>
                <w:rFonts w:ascii="宋体" w:hAnsi="宋体" w:hint="eastAsia"/>
                <w:sz w:val="18"/>
              </w:rPr>
              <w:t>20</w:t>
            </w:r>
          </w:p>
        </w:tc>
        <w:tc>
          <w:tcPr>
            <w:tcW w:w="426" w:type="dxa"/>
            <w:vAlign w:val="center"/>
          </w:tcPr>
          <w:p w:rsidR="00134C77" w:rsidRDefault="00134C77">
            <w:pPr>
              <w:rPr>
                <w:rFonts w:ascii="宋体" w:hAnsi="宋体" w:hint="eastAsia"/>
                <w:sz w:val="18"/>
              </w:rPr>
            </w:pPr>
            <w:r>
              <w:rPr>
                <w:rFonts w:ascii="宋体" w:hAnsi="宋体" w:hint="eastAsia"/>
                <w:sz w:val="18"/>
              </w:rPr>
              <w:t>●</w:t>
            </w:r>
          </w:p>
        </w:tc>
        <w:tc>
          <w:tcPr>
            <w:tcW w:w="426" w:type="dxa"/>
            <w:vAlign w:val="center"/>
          </w:tcPr>
          <w:p w:rsidR="00134C77" w:rsidRDefault="00134C77">
            <w:pPr>
              <w:rPr>
                <w:rFonts w:ascii="宋体" w:hAnsi="宋体" w:hint="eastAsia"/>
                <w:sz w:val="18"/>
              </w:rPr>
            </w:pPr>
          </w:p>
        </w:tc>
        <w:tc>
          <w:tcPr>
            <w:tcW w:w="426" w:type="dxa"/>
            <w:vAlign w:val="center"/>
          </w:tcPr>
          <w:p w:rsidR="00134C77" w:rsidRDefault="00134C77">
            <w:pPr>
              <w:rPr>
                <w:rFonts w:ascii="宋体" w:hAnsi="宋体" w:hint="eastAsia"/>
                <w:sz w:val="18"/>
              </w:rPr>
            </w:pPr>
          </w:p>
        </w:tc>
        <w:tc>
          <w:tcPr>
            <w:tcW w:w="426" w:type="dxa"/>
            <w:vAlign w:val="center"/>
          </w:tcPr>
          <w:p w:rsidR="00134C77" w:rsidRDefault="00134C77">
            <w:pPr>
              <w:rPr>
                <w:rFonts w:ascii="宋体" w:hAnsi="宋体" w:hint="eastAsia"/>
                <w:sz w:val="18"/>
              </w:rPr>
            </w:pPr>
            <w:r>
              <w:rPr>
                <w:rFonts w:ascii="宋体" w:hAnsi="宋体" w:hint="eastAsia"/>
                <w:sz w:val="18"/>
              </w:rPr>
              <w:t>●</w:t>
            </w:r>
          </w:p>
        </w:tc>
        <w:tc>
          <w:tcPr>
            <w:tcW w:w="426" w:type="dxa"/>
            <w:vAlign w:val="center"/>
          </w:tcPr>
          <w:p w:rsidR="00134C77" w:rsidRDefault="00134C77">
            <w:pPr>
              <w:rPr>
                <w:rFonts w:ascii="宋体" w:hAnsi="宋体" w:hint="eastAsia"/>
                <w:sz w:val="18"/>
              </w:rPr>
            </w:pPr>
          </w:p>
        </w:tc>
        <w:tc>
          <w:tcPr>
            <w:tcW w:w="426" w:type="dxa"/>
            <w:vAlign w:val="center"/>
          </w:tcPr>
          <w:p w:rsidR="00134C77" w:rsidRDefault="00134C77">
            <w:pPr>
              <w:rPr>
                <w:rFonts w:ascii="宋体" w:hAnsi="宋体" w:hint="eastAsia"/>
                <w:sz w:val="18"/>
              </w:rPr>
            </w:pPr>
          </w:p>
        </w:tc>
      </w:tr>
      <w:tr w:rsidR="00134C77">
        <w:tblPrEx>
          <w:tblCellMar>
            <w:top w:w="0" w:type="dxa"/>
            <w:bottom w:w="0" w:type="dxa"/>
          </w:tblCellMar>
        </w:tblPrEx>
        <w:trPr>
          <w:trHeight w:val="284"/>
          <w:jc w:val="center"/>
        </w:trPr>
        <w:tc>
          <w:tcPr>
            <w:tcW w:w="1377" w:type="dxa"/>
            <w:vAlign w:val="center"/>
          </w:tcPr>
          <w:p w:rsidR="00134C77" w:rsidRDefault="00134C77">
            <w:pPr>
              <w:rPr>
                <w:rFonts w:ascii="宋体" w:hAnsi="宋体" w:hint="eastAsia"/>
                <w:sz w:val="18"/>
              </w:rPr>
            </w:pPr>
            <w:r>
              <w:rPr>
                <w:rFonts w:ascii="宋体" w:hAnsi="宋体" w:hint="eastAsia"/>
                <w:sz w:val="18"/>
              </w:rPr>
              <w:t>谷象</w:t>
            </w:r>
          </w:p>
        </w:tc>
        <w:tc>
          <w:tcPr>
            <w:tcW w:w="846" w:type="dxa"/>
            <w:vAlign w:val="center"/>
          </w:tcPr>
          <w:p w:rsidR="00134C77" w:rsidRDefault="00134C77">
            <w:pPr>
              <w:rPr>
                <w:rFonts w:ascii="宋体" w:hAnsi="宋体" w:hint="eastAsia"/>
                <w:sz w:val="18"/>
              </w:rPr>
            </w:pPr>
            <w:r>
              <w:rPr>
                <w:rFonts w:ascii="宋体" w:hAnsi="宋体" w:hint="eastAsia"/>
                <w:sz w:val="18"/>
              </w:rPr>
              <w:t>15</w:t>
            </w:r>
          </w:p>
        </w:tc>
        <w:tc>
          <w:tcPr>
            <w:tcW w:w="1155" w:type="dxa"/>
            <w:vAlign w:val="center"/>
          </w:tcPr>
          <w:p w:rsidR="00134C77" w:rsidRDefault="00134C77">
            <w:pPr>
              <w:rPr>
                <w:rFonts w:ascii="宋体" w:hAnsi="宋体" w:hint="eastAsia"/>
                <w:sz w:val="18"/>
              </w:rPr>
            </w:pPr>
            <w:r>
              <w:rPr>
                <w:rFonts w:ascii="宋体" w:hAnsi="宋体" w:hint="eastAsia"/>
                <w:sz w:val="18"/>
              </w:rPr>
              <w:t>50</w:t>
            </w:r>
          </w:p>
        </w:tc>
        <w:tc>
          <w:tcPr>
            <w:tcW w:w="846" w:type="dxa"/>
            <w:vAlign w:val="center"/>
          </w:tcPr>
          <w:p w:rsidR="00134C77" w:rsidRDefault="00134C77">
            <w:pPr>
              <w:rPr>
                <w:rFonts w:ascii="宋体" w:hAnsi="宋体" w:hint="eastAsia"/>
                <w:sz w:val="18"/>
              </w:rPr>
            </w:pPr>
            <w:r>
              <w:rPr>
                <w:rFonts w:ascii="宋体" w:hAnsi="宋体" w:hint="eastAsia"/>
                <w:sz w:val="18"/>
              </w:rPr>
              <w:t>26～30</w:t>
            </w:r>
          </w:p>
        </w:tc>
        <w:tc>
          <w:tcPr>
            <w:tcW w:w="1155" w:type="dxa"/>
            <w:vAlign w:val="center"/>
          </w:tcPr>
          <w:p w:rsidR="00134C77" w:rsidRDefault="00134C77">
            <w:pPr>
              <w:rPr>
                <w:rFonts w:ascii="宋体" w:hAnsi="宋体" w:hint="eastAsia"/>
                <w:sz w:val="18"/>
              </w:rPr>
            </w:pPr>
            <w:r>
              <w:rPr>
                <w:rFonts w:ascii="宋体" w:hAnsi="宋体" w:hint="eastAsia"/>
                <w:sz w:val="18"/>
              </w:rPr>
              <w:t>70</w:t>
            </w:r>
          </w:p>
        </w:tc>
        <w:tc>
          <w:tcPr>
            <w:tcW w:w="1307" w:type="dxa"/>
            <w:vAlign w:val="center"/>
          </w:tcPr>
          <w:p w:rsidR="00134C77" w:rsidRDefault="00134C77">
            <w:pPr>
              <w:rPr>
                <w:rFonts w:ascii="宋体" w:hAnsi="宋体" w:hint="eastAsia"/>
                <w:sz w:val="18"/>
              </w:rPr>
            </w:pPr>
            <w:r>
              <w:rPr>
                <w:rFonts w:ascii="宋体" w:hAnsi="宋体" w:hint="eastAsia"/>
                <w:sz w:val="18"/>
              </w:rPr>
              <w:t>15</w:t>
            </w:r>
          </w:p>
        </w:tc>
        <w:tc>
          <w:tcPr>
            <w:tcW w:w="426" w:type="dxa"/>
            <w:vAlign w:val="center"/>
          </w:tcPr>
          <w:p w:rsidR="00134C77" w:rsidRDefault="00134C77">
            <w:pPr>
              <w:rPr>
                <w:rFonts w:ascii="宋体" w:hAnsi="宋体" w:hint="eastAsia"/>
                <w:sz w:val="18"/>
              </w:rPr>
            </w:pPr>
          </w:p>
        </w:tc>
        <w:tc>
          <w:tcPr>
            <w:tcW w:w="426" w:type="dxa"/>
            <w:vAlign w:val="center"/>
          </w:tcPr>
          <w:p w:rsidR="00134C77" w:rsidRDefault="00134C77">
            <w:pPr>
              <w:rPr>
                <w:rFonts w:ascii="宋体" w:hAnsi="宋体" w:hint="eastAsia"/>
                <w:sz w:val="18"/>
              </w:rPr>
            </w:pPr>
          </w:p>
        </w:tc>
        <w:tc>
          <w:tcPr>
            <w:tcW w:w="426" w:type="dxa"/>
            <w:vAlign w:val="center"/>
          </w:tcPr>
          <w:p w:rsidR="00134C77" w:rsidRDefault="00134C77">
            <w:pPr>
              <w:rPr>
                <w:rFonts w:ascii="宋体" w:hAnsi="宋体" w:hint="eastAsia"/>
                <w:sz w:val="18"/>
              </w:rPr>
            </w:pPr>
          </w:p>
        </w:tc>
        <w:tc>
          <w:tcPr>
            <w:tcW w:w="426" w:type="dxa"/>
            <w:vAlign w:val="center"/>
          </w:tcPr>
          <w:p w:rsidR="00134C77" w:rsidRDefault="00134C77">
            <w:pPr>
              <w:rPr>
                <w:rFonts w:ascii="宋体" w:hAnsi="宋体" w:hint="eastAsia"/>
                <w:sz w:val="18"/>
              </w:rPr>
            </w:pPr>
          </w:p>
        </w:tc>
        <w:tc>
          <w:tcPr>
            <w:tcW w:w="426" w:type="dxa"/>
            <w:vAlign w:val="center"/>
          </w:tcPr>
          <w:p w:rsidR="00134C77" w:rsidRDefault="00134C77">
            <w:pPr>
              <w:rPr>
                <w:rFonts w:ascii="宋体" w:hAnsi="宋体" w:hint="eastAsia"/>
                <w:sz w:val="18"/>
              </w:rPr>
            </w:pPr>
          </w:p>
        </w:tc>
        <w:tc>
          <w:tcPr>
            <w:tcW w:w="426" w:type="dxa"/>
            <w:vAlign w:val="center"/>
          </w:tcPr>
          <w:p w:rsidR="00134C77" w:rsidRDefault="00134C77">
            <w:pPr>
              <w:rPr>
                <w:rFonts w:ascii="宋体" w:hAnsi="宋体" w:hint="eastAsia"/>
                <w:sz w:val="18"/>
              </w:rPr>
            </w:pPr>
          </w:p>
        </w:tc>
      </w:tr>
      <w:tr w:rsidR="00134C77">
        <w:tblPrEx>
          <w:tblCellMar>
            <w:top w:w="0" w:type="dxa"/>
            <w:bottom w:w="0" w:type="dxa"/>
          </w:tblCellMar>
        </w:tblPrEx>
        <w:trPr>
          <w:trHeight w:val="284"/>
          <w:jc w:val="center"/>
        </w:trPr>
        <w:tc>
          <w:tcPr>
            <w:tcW w:w="1377" w:type="dxa"/>
            <w:vAlign w:val="center"/>
          </w:tcPr>
          <w:p w:rsidR="00134C77" w:rsidRDefault="00134C77">
            <w:pPr>
              <w:rPr>
                <w:rFonts w:ascii="宋体" w:hAnsi="宋体" w:hint="eastAsia"/>
                <w:sz w:val="18"/>
              </w:rPr>
            </w:pPr>
            <w:r>
              <w:rPr>
                <w:rFonts w:ascii="宋体" w:hAnsi="宋体" w:hint="eastAsia"/>
                <w:sz w:val="18"/>
              </w:rPr>
              <w:t>米象</w:t>
            </w:r>
          </w:p>
        </w:tc>
        <w:tc>
          <w:tcPr>
            <w:tcW w:w="846" w:type="dxa"/>
            <w:vAlign w:val="center"/>
          </w:tcPr>
          <w:p w:rsidR="00134C77" w:rsidRDefault="00134C77">
            <w:pPr>
              <w:rPr>
                <w:rFonts w:ascii="宋体" w:hAnsi="宋体" w:hint="eastAsia"/>
                <w:sz w:val="18"/>
              </w:rPr>
            </w:pPr>
            <w:r>
              <w:rPr>
                <w:rFonts w:ascii="宋体" w:hAnsi="宋体" w:hint="eastAsia"/>
                <w:sz w:val="18"/>
              </w:rPr>
              <w:t>17</w:t>
            </w:r>
          </w:p>
        </w:tc>
        <w:tc>
          <w:tcPr>
            <w:tcW w:w="1155" w:type="dxa"/>
            <w:vAlign w:val="center"/>
          </w:tcPr>
          <w:p w:rsidR="00134C77" w:rsidRDefault="00134C77">
            <w:pPr>
              <w:rPr>
                <w:rFonts w:ascii="宋体" w:hAnsi="宋体" w:hint="eastAsia"/>
                <w:sz w:val="18"/>
              </w:rPr>
            </w:pPr>
            <w:r>
              <w:rPr>
                <w:rFonts w:ascii="宋体" w:hAnsi="宋体" w:hint="eastAsia"/>
                <w:sz w:val="18"/>
              </w:rPr>
              <w:t>60</w:t>
            </w:r>
          </w:p>
        </w:tc>
        <w:tc>
          <w:tcPr>
            <w:tcW w:w="846" w:type="dxa"/>
            <w:vAlign w:val="center"/>
          </w:tcPr>
          <w:p w:rsidR="00134C77" w:rsidRDefault="00134C77">
            <w:pPr>
              <w:rPr>
                <w:rFonts w:ascii="宋体" w:hAnsi="宋体" w:hint="eastAsia"/>
                <w:sz w:val="18"/>
              </w:rPr>
            </w:pPr>
            <w:r>
              <w:rPr>
                <w:rFonts w:ascii="宋体" w:hAnsi="宋体" w:hint="eastAsia"/>
                <w:sz w:val="18"/>
              </w:rPr>
              <w:t>27～31</w:t>
            </w:r>
          </w:p>
        </w:tc>
        <w:tc>
          <w:tcPr>
            <w:tcW w:w="1155" w:type="dxa"/>
            <w:vAlign w:val="center"/>
          </w:tcPr>
          <w:p w:rsidR="00134C77" w:rsidRDefault="00134C77">
            <w:pPr>
              <w:rPr>
                <w:rFonts w:ascii="宋体" w:hAnsi="宋体" w:hint="eastAsia"/>
                <w:sz w:val="18"/>
              </w:rPr>
            </w:pPr>
            <w:r>
              <w:rPr>
                <w:rFonts w:ascii="宋体" w:hAnsi="宋体" w:hint="eastAsia"/>
                <w:sz w:val="18"/>
              </w:rPr>
              <w:t>70</w:t>
            </w:r>
          </w:p>
        </w:tc>
        <w:tc>
          <w:tcPr>
            <w:tcW w:w="1307" w:type="dxa"/>
            <w:vAlign w:val="center"/>
          </w:tcPr>
          <w:p w:rsidR="00134C77" w:rsidRDefault="00134C77">
            <w:pPr>
              <w:rPr>
                <w:rFonts w:ascii="宋体" w:hAnsi="宋体" w:hint="eastAsia"/>
                <w:sz w:val="18"/>
              </w:rPr>
            </w:pPr>
            <w:r>
              <w:rPr>
                <w:rFonts w:ascii="宋体" w:hAnsi="宋体" w:hint="eastAsia"/>
                <w:sz w:val="18"/>
              </w:rPr>
              <w:t>25</w:t>
            </w:r>
          </w:p>
        </w:tc>
        <w:tc>
          <w:tcPr>
            <w:tcW w:w="426" w:type="dxa"/>
            <w:vAlign w:val="center"/>
          </w:tcPr>
          <w:p w:rsidR="00134C77" w:rsidRDefault="00134C77">
            <w:pPr>
              <w:rPr>
                <w:rFonts w:ascii="宋体" w:hAnsi="宋体" w:hint="eastAsia"/>
                <w:sz w:val="18"/>
              </w:rPr>
            </w:pPr>
            <w:r>
              <w:rPr>
                <w:rFonts w:ascii="宋体" w:hAnsi="宋体" w:hint="eastAsia"/>
                <w:sz w:val="18"/>
              </w:rPr>
              <w:t>●</w:t>
            </w:r>
          </w:p>
        </w:tc>
        <w:tc>
          <w:tcPr>
            <w:tcW w:w="426" w:type="dxa"/>
            <w:vAlign w:val="center"/>
          </w:tcPr>
          <w:p w:rsidR="00134C77" w:rsidRDefault="00134C77">
            <w:pPr>
              <w:rPr>
                <w:rFonts w:ascii="宋体" w:hAnsi="宋体" w:hint="eastAsia"/>
                <w:sz w:val="18"/>
              </w:rPr>
            </w:pPr>
          </w:p>
        </w:tc>
        <w:tc>
          <w:tcPr>
            <w:tcW w:w="426" w:type="dxa"/>
            <w:vAlign w:val="center"/>
          </w:tcPr>
          <w:p w:rsidR="00134C77" w:rsidRDefault="00134C77">
            <w:pPr>
              <w:rPr>
                <w:rFonts w:ascii="宋体" w:hAnsi="宋体" w:hint="eastAsia"/>
                <w:sz w:val="18"/>
              </w:rPr>
            </w:pPr>
          </w:p>
        </w:tc>
        <w:tc>
          <w:tcPr>
            <w:tcW w:w="426" w:type="dxa"/>
            <w:vAlign w:val="center"/>
          </w:tcPr>
          <w:p w:rsidR="00134C77" w:rsidRDefault="00134C77">
            <w:pPr>
              <w:rPr>
                <w:rFonts w:ascii="宋体" w:hAnsi="宋体" w:hint="eastAsia"/>
                <w:sz w:val="18"/>
              </w:rPr>
            </w:pPr>
          </w:p>
        </w:tc>
        <w:tc>
          <w:tcPr>
            <w:tcW w:w="426" w:type="dxa"/>
            <w:vAlign w:val="center"/>
          </w:tcPr>
          <w:p w:rsidR="00134C77" w:rsidRDefault="00134C77">
            <w:pPr>
              <w:rPr>
                <w:rFonts w:ascii="宋体" w:hAnsi="宋体" w:hint="eastAsia"/>
                <w:sz w:val="18"/>
              </w:rPr>
            </w:pPr>
          </w:p>
        </w:tc>
        <w:tc>
          <w:tcPr>
            <w:tcW w:w="426" w:type="dxa"/>
            <w:vAlign w:val="center"/>
          </w:tcPr>
          <w:p w:rsidR="00134C77" w:rsidRDefault="00134C77">
            <w:pPr>
              <w:rPr>
                <w:rFonts w:ascii="宋体" w:hAnsi="宋体" w:hint="eastAsia"/>
                <w:sz w:val="18"/>
              </w:rPr>
            </w:pPr>
          </w:p>
        </w:tc>
      </w:tr>
      <w:tr w:rsidR="00134C77">
        <w:tblPrEx>
          <w:tblCellMar>
            <w:top w:w="0" w:type="dxa"/>
            <w:bottom w:w="0" w:type="dxa"/>
          </w:tblCellMar>
        </w:tblPrEx>
        <w:trPr>
          <w:trHeight w:val="284"/>
          <w:jc w:val="center"/>
        </w:trPr>
        <w:tc>
          <w:tcPr>
            <w:tcW w:w="1377" w:type="dxa"/>
            <w:vAlign w:val="center"/>
          </w:tcPr>
          <w:p w:rsidR="00134C77" w:rsidRDefault="00134C77">
            <w:pPr>
              <w:rPr>
                <w:rFonts w:ascii="宋体" w:hAnsi="宋体" w:hint="eastAsia"/>
                <w:sz w:val="18"/>
              </w:rPr>
            </w:pPr>
            <w:r>
              <w:rPr>
                <w:rFonts w:ascii="宋体" w:hAnsi="宋体" w:hint="eastAsia"/>
                <w:sz w:val="18"/>
              </w:rPr>
              <w:t>麦蛾</w:t>
            </w:r>
          </w:p>
        </w:tc>
        <w:tc>
          <w:tcPr>
            <w:tcW w:w="846" w:type="dxa"/>
            <w:vAlign w:val="center"/>
          </w:tcPr>
          <w:p w:rsidR="00134C77" w:rsidRDefault="00134C77">
            <w:pPr>
              <w:rPr>
                <w:rFonts w:ascii="宋体" w:hAnsi="宋体" w:hint="eastAsia"/>
                <w:sz w:val="18"/>
              </w:rPr>
            </w:pPr>
            <w:r>
              <w:rPr>
                <w:rFonts w:ascii="宋体" w:hAnsi="宋体" w:hint="eastAsia"/>
                <w:sz w:val="18"/>
              </w:rPr>
              <w:t>16</w:t>
            </w:r>
          </w:p>
        </w:tc>
        <w:tc>
          <w:tcPr>
            <w:tcW w:w="1155" w:type="dxa"/>
            <w:vAlign w:val="center"/>
          </w:tcPr>
          <w:p w:rsidR="00134C77" w:rsidRDefault="00134C77">
            <w:pPr>
              <w:rPr>
                <w:rFonts w:ascii="宋体" w:hAnsi="宋体" w:hint="eastAsia"/>
                <w:sz w:val="18"/>
              </w:rPr>
            </w:pPr>
            <w:r>
              <w:rPr>
                <w:rFonts w:ascii="宋体" w:hAnsi="宋体" w:hint="eastAsia"/>
                <w:sz w:val="18"/>
              </w:rPr>
              <w:t>30</w:t>
            </w:r>
          </w:p>
        </w:tc>
        <w:tc>
          <w:tcPr>
            <w:tcW w:w="846" w:type="dxa"/>
            <w:vAlign w:val="center"/>
          </w:tcPr>
          <w:p w:rsidR="00134C77" w:rsidRDefault="00134C77">
            <w:pPr>
              <w:rPr>
                <w:rFonts w:ascii="宋体" w:hAnsi="宋体" w:hint="eastAsia"/>
                <w:sz w:val="18"/>
              </w:rPr>
            </w:pPr>
            <w:r>
              <w:rPr>
                <w:rFonts w:ascii="宋体" w:hAnsi="宋体" w:hint="eastAsia"/>
                <w:sz w:val="18"/>
              </w:rPr>
              <w:t>26～30</w:t>
            </w:r>
          </w:p>
        </w:tc>
        <w:tc>
          <w:tcPr>
            <w:tcW w:w="1155" w:type="dxa"/>
            <w:vAlign w:val="center"/>
          </w:tcPr>
          <w:p w:rsidR="00134C77" w:rsidRDefault="00134C77">
            <w:pPr>
              <w:rPr>
                <w:rFonts w:ascii="宋体" w:hAnsi="宋体" w:hint="eastAsia"/>
                <w:sz w:val="18"/>
              </w:rPr>
            </w:pPr>
            <w:r>
              <w:rPr>
                <w:rFonts w:ascii="宋体" w:hAnsi="宋体" w:hint="eastAsia"/>
                <w:sz w:val="18"/>
              </w:rPr>
              <w:t>/</w:t>
            </w:r>
          </w:p>
        </w:tc>
        <w:tc>
          <w:tcPr>
            <w:tcW w:w="1307" w:type="dxa"/>
            <w:vAlign w:val="center"/>
          </w:tcPr>
          <w:p w:rsidR="00134C77" w:rsidRDefault="00134C77">
            <w:pPr>
              <w:rPr>
                <w:rFonts w:ascii="宋体" w:hAnsi="宋体" w:hint="eastAsia"/>
                <w:sz w:val="18"/>
              </w:rPr>
            </w:pPr>
            <w:r>
              <w:rPr>
                <w:rFonts w:ascii="宋体" w:hAnsi="宋体" w:hint="eastAsia"/>
                <w:sz w:val="18"/>
              </w:rPr>
              <w:t>50</w:t>
            </w:r>
          </w:p>
        </w:tc>
        <w:tc>
          <w:tcPr>
            <w:tcW w:w="426" w:type="dxa"/>
            <w:vAlign w:val="center"/>
          </w:tcPr>
          <w:p w:rsidR="00134C77" w:rsidRDefault="00134C77">
            <w:pPr>
              <w:rPr>
                <w:rFonts w:ascii="宋体" w:hAnsi="宋体" w:hint="eastAsia"/>
                <w:sz w:val="18"/>
              </w:rPr>
            </w:pPr>
            <w:r>
              <w:rPr>
                <w:rFonts w:ascii="宋体" w:hAnsi="宋体" w:hint="eastAsia"/>
                <w:sz w:val="18"/>
              </w:rPr>
              <w:t>●</w:t>
            </w:r>
          </w:p>
        </w:tc>
        <w:tc>
          <w:tcPr>
            <w:tcW w:w="426" w:type="dxa"/>
            <w:vAlign w:val="center"/>
          </w:tcPr>
          <w:p w:rsidR="00134C77" w:rsidRDefault="00134C77">
            <w:pPr>
              <w:rPr>
                <w:rFonts w:ascii="宋体" w:hAnsi="宋体" w:hint="eastAsia"/>
                <w:sz w:val="18"/>
              </w:rPr>
            </w:pPr>
          </w:p>
        </w:tc>
        <w:tc>
          <w:tcPr>
            <w:tcW w:w="426" w:type="dxa"/>
            <w:vAlign w:val="center"/>
          </w:tcPr>
          <w:p w:rsidR="00134C77" w:rsidRDefault="00134C77">
            <w:pPr>
              <w:rPr>
                <w:rFonts w:ascii="宋体" w:hAnsi="宋体" w:hint="eastAsia"/>
                <w:sz w:val="18"/>
              </w:rPr>
            </w:pPr>
          </w:p>
        </w:tc>
        <w:tc>
          <w:tcPr>
            <w:tcW w:w="426" w:type="dxa"/>
            <w:vAlign w:val="center"/>
          </w:tcPr>
          <w:p w:rsidR="00134C77" w:rsidRDefault="00134C77">
            <w:pPr>
              <w:rPr>
                <w:rFonts w:ascii="宋体" w:hAnsi="宋体" w:hint="eastAsia"/>
                <w:sz w:val="18"/>
              </w:rPr>
            </w:pPr>
          </w:p>
        </w:tc>
        <w:tc>
          <w:tcPr>
            <w:tcW w:w="426" w:type="dxa"/>
            <w:vAlign w:val="center"/>
          </w:tcPr>
          <w:p w:rsidR="00134C77" w:rsidRDefault="00134C77">
            <w:pPr>
              <w:rPr>
                <w:rFonts w:ascii="宋体" w:hAnsi="宋体" w:hint="eastAsia"/>
                <w:sz w:val="18"/>
              </w:rPr>
            </w:pPr>
          </w:p>
        </w:tc>
        <w:tc>
          <w:tcPr>
            <w:tcW w:w="426" w:type="dxa"/>
            <w:vAlign w:val="center"/>
          </w:tcPr>
          <w:p w:rsidR="00134C77" w:rsidRDefault="00134C77">
            <w:pPr>
              <w:rPr>
                <w:rFonts w:ascii="宋体" w:hAnsi="宋体" w:hint="eastAsia"/>
                <w:sz w:val="18"/>
              </w:rPr>
            </w:pPr>
          </w:p>
        </w:tc>
      </w:tr>
      <w:tr w:rsidR="00134C77">
        <w:tblPrEx>
          <w:tblCellMar>
            <w:top w:w="0" w:type="dxa"/>
            <w:bottom w:w="0" w:type="dxa"/>
          </w:tblCellMar>
        </w:tblPrEx>
        <w:trPr>
          <w:trHeight w:val="284"/>
          <w:jc w:val="center"/>
        </w:trPr>
        <w:tc>
          <w:tcPr>
            <w:tcW w:w="1377" w:type="dxa"/>
            <w:vAlign w:val="center"/>
          </w:tcPr>
          <w:p w:rsidR="00134C77" w:rsidRDefault="00134C77">
            <w:pPr>
              <w:rPr>
                <w:rFonts w:ascii="宋体" w:hAnsi="宋体" w:hint="eastAsia"/>
                <w:sz w:val="18"/>
              </w:rPr>
            </w:pPr>
            <w:r>
              <w:rPr>
                <w:rFonts w:ascii="宋体" w:hAnsi="宋体" w:hint="eastAsia"/>
                <w:sz w:val="18"/>
              </w:rPr>
              <w:t>赤拟谷盗</w:t>
            </w:r>
          </w:p>
        </w:tc>
        <w:tc>
          <w:tcPr>
            <w:tcW w:w="846" w:type="dxa"/>
            <w:vAlign w:val="center"/>
          </w:tcPr>
          <w:p w:rsidR="00134C77" w:rsidRDefault="00134C77">
            <w:pPr>
              <w:rPr>
                <w:rFonts w:ascii="宋体" w:hAnsi="宋体" w:hint="eastAsia"/>
                <w:sz w:val="18"/>
              </w:rPr>
            </w:pPr>
            <w:r>
              <w:rPr>
                <w:rFonts w:ascii="宋体" w:hAnsi="宋体" w:hint="eastAsia"/>
                <w:sz w:val="18"/>
              </w:rPr>
              <w:t>22</w:t>
            </w:r>
          </w:p>
        </w:tc>
        <w:tc>
          <w:tcPr>
            <w:tcW w:w="1155" w:type="dxa"/>
            <w:vAlign w:val="center"/>
          </w:tcPr>
          <w:p w:rsidR="00134C77" w:rsidRDefault="00134C77">
            <w:pPr>
              <w:rPr>
                <w:rFonts w:ascii="宋体" w:hAnsi="宋体" w:hint="eastAsia"/>
                <w:sz w:val="18"/>
              </w:rPr>
            </w:pPr>
            <w:r>
              <w:rPr>
                <w:rFonts w:ascii="宋体" w:hAnsi="宋体" w:hint="eastAsia"/>
                <w:sz w:val="18"/>
              </w:rPr>
              <w:t>1</w:t>
            </w:r>
          </w:p>
        </w:tc>
        <w:tc>
          <w:tcPr>
            <w:tcW w:w="846" w:type="dxa"/>
            <w:vAlign w:val="center"/>
          </w:tcPr>
          <w:p w:rsidR="00134C77" w:rsidRDefault="00134C77">
            <w:pPr>
              <w:rPr>
                <w:rFonts w:ascii="宋体" w:hAnsi="宋体" w:hint="eastAsia"/>
                <w:sz w:val="18"/>
              </w:rPr>
            </w:pPr>
            <w:r>
              <w:rPr>
                <w:rFonts w:ascii="宋体" w:hAnsi="宋体" w:hint="eastAsia"/>
                <w:sz w:val="18"/>
              </w:rPr>
              <w:t>32～35</w:t>
            </w:r>
          </w:p>
        </w:tc>
        <w:tc>
          <w:tcPr>
            <w:tcW w:w="1155" w:type="dxa"/>
            <w:vAlign w:val="center"/>
          </w:tcPr>
          <w:p w:rsidR="00134C77" w:rsidRDefault="00134C77">
            <w:pPr>
              <w:rPr>
                <w:rFonts w:ascii="宋体" w:hAnsi="宋体" w:hint="eastAsia"/>
                <w:sz w:val="18"/>
              </w:rPr>
            </w:pPr>
            <w:r>
              <w:rPr>
                <w:rFonts w:ascii="宋体" w:hAnsi="宋体" w:hint="eastAsia"/>
                <w:sz w:val="18"/>
              </w:rPr>
              <w:t>65</w:t>
            </w:r>
          </w:p>
        </w:tc>
        <w:tc>
          <w:tcPr>
            <w:tcW w:w="1307" w:type="dxa"/>
            <w:vAlign w:val="center"/>
          </w:tcPr>
          <w:p w:rsidR="00134C77" w:rsidRDefault="00134C77">
            <w:pPr>
              <w:rPr>
                <w:rFonts w:ascii="宋体" w:hAnsi="宋体" w:hint="eastAsia"/>
                <w:sz w:val="18"/>
              </w:rPr>
            </w:pPr>
            <w:r>
              <w:rPr>
                <w:rFonts w:ascii="宋体" w:hAnsi="宋体" w:hint="eastAsia"/>
                <w:sz w:val="18"/>
              </w:rPr>
              <w:t>70</w:t>
            </w:r>
          </w:p>
        </w:tc>
        <w:tc>
          <w:tcPr>
            <w:tcW w:w="426" w:type="dxa"/>
            <w:vAlign w:val="center"/>
          </w:tcPr>
          <w:p w:rsidR="00134C77" w:rsidRDefault="00134C77">
            <w:pPr>
              <w:rPr>
                <w:rFonts w:ascii="宋体" w:hAnsi="宋体" w:hint="eastAsia"/>
                <w:sz w:val="18"/>
              </w:rPr>
            </w:pPr>
          </w:p>
        </w:tc>
        <w:tc>
          <w:tcPr>
            <w:tcW w:w="426" w:type="dxa"/>
            <w:vAlign w:val="center"/>
          </w:tcPr>
          <w:p w:rsidR="00134C77" w:rsidRDefault="00134C77">
            <w:pPr>
              <w:rPr>
                <w:rFonts w:ascii="宋体" w:hAnsi="宋体" w:hint="eastAsia"/>
                <w:sz w:val="18"/>
              </w:rPr>
            </w:pPr>
          </w:p>
        </w:tc>
        <w:tc>
          <w:tcPr>
            <w:tcW w:w="426" w:type="dxa"/>
            <w:vAlign w:val="center"/>
          </w:tcPr>
          <w:p w:rsidR="00134C77" w:rsidRDefault="00134C77">
            <w:pPr>
              <w:rPr>
                <w:rFonts w:ascii="宋体" w:hAnsi="宋体" w:hint="eastAsia"/>
                <w:sz w:val="18"/>
              </w:rPr>
            </w:pPr>
            <w:r>
              <w:rPr>
                <w:rFonts w:ascii="宋体" w:hAnsi="宋体" w:hint="eastAsia"/>
                <w:sz w:val="18"/>
              </w:rPr>
              <w:t>●</w:t>
            </w:r>
          </w:p>
        </w:tc>
        <w:tc>
          <w:tcPr>
            <w:tcW w:w="426" w:type="dxa"/>
            <w:vAlign w:val="center"/>
          </w:tcPr>
          <w:p w:rsidR="00134C77" w:rsidRDefault="00134C77">
            <w:pPr>
              <w:rPr>
                <w:rFonts w:ascii="宋体" w:hAnsi="宋体" w:hint="eastAsia"/>
                <w:sz w:val="18"/>
              </w:rPr>
            </w:pPr>
            <w:r>
              <w:rPr>
                <w:rFonts w:ascii="宋体" w:hAnsi="宋体" w:hint="eastAsia"/>
                <w:sz w:val="18"/>
              </w:rPr>
              <w:t>●</w:t>
            </w:r>
          </w:p>
        </w:tc>
        <w:tc>
          <w:tcPr>
            <w:tcW w:w="426" w:type="dxa"/>
            <w:vAlign w:val="center"/>
          </w:tcPr>
          <w:p w:rsidR="00134C77" w:rsidRDefault="00134C77">
            <w:pPr>
              <w:rPr>
                <w:rFonts w:ascii="宋体" w:hAnsi="宋体" w:hint="eastAsia"/>
                <w:sz w:val="18"/>
              </w:rPr>
            </w:pPr>
          </w:p>
        </w:tc>
        <w:tc>
          <w:tcPr>
            <w:tcW w:w="426" w:type="dxa"/>
            <w:vAlign w:val="center"/>
          </w:tcPr>
          <w:p w:rsidR="00134C77" w:rsidRDefault="00134C77">
            <w:pPr>
              <w:rPr>
                <w:rFonts w:ascii="宋体" w:hAnsi="宋体" w:hint="eastAsia"/>
                <w:sz w:val="18"/>
              </w:rPr>
            </w:pPr>
            <w:r>
              <w:rPr>
                <w:rFonts w:ascii="宋体" w:hAnsi="宋体" w:hint="eastAsia"/>
                <w:sz w:val="18"/>
              </w:rPr>
              <w:t>●</w:t>
            </w:r>
          </w:p>
        </w:tc>
      </w:tr>
      <w:tr w:rsidR="00134C77">
        <w:tblPrEx>
          <w:tblCellMar>
            <w:top w:w="0" w:type="dxa"/>
            <w:bottom w:w="0" w:type="dxa"/>
          </w:tblCellMar>
        </w:tblPrEx>
        <w:trPr>
          <w:trHeight w:val="284"/>
          <w:jc w:val="center"/>
        </w:trPr>
        <w:tc>
          <w:tcPr>
            <w:tcW w:w="1377" w:type="dxa"/>
            <w:vAlign w:val="center"/>
          </w:tcPr>
          <w:p w:rsidR="00134C77" w:rsidRDefault="00134C77">
            <w:pPr>
              <w:rPr>
                <w:rFonts w:ascii="宋体" w:hAnsi="宋体" w:hint="eastAsia"/>
                <w:sz w:val="18"/>
              </w:rPr>
            </w:pPr>
            <w:r>
              <w:rPr>
                <w:rFonts w:ascii="宋体" w:hAnsi="宋体" w:hint="eastAsia"/>
                <w:sz w:val="18"/>
              </w:rPr>
              <w:t>杂拟谷盗</w:t>
            </w:r>
          </w:p>
        </w:tc>
        <w:tc>
          <w:tcPr>
            <w:tcW w:w="846" w:type="dxa"/>
            <w:vAlign w:val="center"/>
          </w:tcPr>
          <w:p w:rsidR="00134C77" w:rsidRDefault="00134C77">
            <w:pPr>
              <w:rPr>
                <w:rFonts w:ascii="宋体" w:hAnsi="宋体" w:hint="eastAsia"/>
                <w:sz w:val="18"/>
              </w:rPr>
            </w:pPr>
            <w:r>
              <w:rPr>
                <w:rFonts w:ascii="宋体" w:hAnsi="宋体" w:hint="eastAsia"/>
                <w:sz w:val="18"/>
              </w:rPr>
              <w:t>21</w:t>
            </w:r>
          </w:p>
        </w:tc>
        <w:tc>
          <w:tcPr>
            <w:tcW w:w="1155" w:type="dxa"/>
            <w:vAlign w:val="center"/>
          </w:tcPr>
          <w:p w:rsidR="00134C77" w:rsidRDefault="00134C77">
            <w:pPr>
              <w:rPr>
                <w:rFonts w:ascii="宋体" w:hAnsi="宋体" w:hint="eastAsia"/>
                <w:sz w:val="18"/>
              </w:rPr>
            </w:pPr>
            <w:r>
              <w:rPr>
                <w:rFonts w:ascii="宋体" w:hAnsi="宋体" w:hint="eastAsia"/>
                <w:sz w:val="18"/>
              </w:rPr>
              <w:t>1</w:t>
            </w:r>
          </w:p>
        </w:tc>
        <w:tc>
          <w:tcPr>
            <w:tcW w:w="846" w:type="dxa"/>
            <w:vAlign w:val="center"/>
          </w:tcPr>
          <w:p w:rsidR="00134C77" w:rsidRDefault="00134C77">
            <w:pPr>
              <w:rPr>
                <w:rFonts w:ascii="宋体" w:hAnsi="宋体" w:hint="eastAsia"/>
                <w:sz w:val="18"/>
              </w:rPr>
            </w:pPr>
            <w:r>
              <w:rPr>
                <w:rFonts w:ascii="宋体" w:hAnsi="宋体" w:hint="eastAsia"/>
                <w:sz w:val="18"/>
              </w:rPr>
              <w:t>30～33</w:t>
            </w:r>
          </w:p>
        </w:tc>
        <w:tc>
          <w:tcPr>
            <w:tcW w:w="1155" w:type="dxa"/>
            <w:vAlign w:val="center"/>
          </w:tcPr>
          <w:p w:rsidR="00134C77" w:rsidRDefault="00134C77">
            <w:pPr>
              <w:rPr>
                <w:rFonts w:ascii="宋体" w:hAnsi="宋体" w:hint="eastAsia"/>
                <w:sz w:val="18"/>
              </w:rPr>
            </w:pPr>
            <w:r>
              <w:rPr>
                <w:rFonts w:ascii="宋体" w:hAnsi="宋体" w:hint="eastAsia"/>
                <w:sz w:val="18"/>
              </w:rPr>
              <w:t>50</w:t>
            </w:r>
          </w:p>
        </w:tc>
        <w:tc>
          <w:tcPr>
            <w:tcW w:w="1307" w:type="dxa"/>
            <w:vAlign w:val="center"/>
          </w:tcPr>
          <w:p w:rsidR="00134C77" w:rsidRDefault="00134C77">
            <w:pPr>
              <w:rPr>
                <w:rFonts w:ascii="宋体" w:hAnsi="宋体" w:hint="eastAsia"/>
                <w:sz w:val="18"/>
              </w:rPr>
            </w:pPr>
            <w:r>
              <w:rPr>
                <w:rFonts w:ascii="宋体" w:hAnsi="宋体" w:hint="eastAsia"/>
                <w:sz w:val="18"/>
              </w:rPr>
              <w:t>60</w:t>
            </w:r>
          </w:p>
        </w:tc>
        <w:tc>
          <w:tcPr>
            <w:tcW w:w="426" w:type="dxa"/>
            <w:vAlign w:val="center"/>
          </w:tcPr>
          <w:p w:rsidR="00134C77" w:rsidRDefault="00134C77">
            <w:pPr>
              <w:rPr>
                <w:rFonts w:ascii="宋体" w:hAnsi="宋体" w:hint="eastAsia"/>
                <w:sz w:val="18"/>
              </w:rPr>
            </w:pPr>
          </w:p>
        </w:tc>
        <w:tc>
          <w:tcPr>
            <w:tcW w:w="426" w:type="dxa"/>
            <w:vAlign w:val="center"/>
          </w:tcPr>
          <w:p w:rsidR="00134C77" w:rsidRDefault="00134C77">
            <w:pPr>
              <w:rPr>
                <w:rFonts w:ascii="宋体" w:hAnsi="宋体" w:hint="eastAsia"/>
                <w:sz w:val="18"/>
              </w:rPr>
            </w:pPr>
          </w:p>
        </w:tc>
        <w:tc>
          <w:tcPr>
            <w:tcW w:w="426" w:type="dxa"/>
            <w:vAlign w:val="center"/>
          </w:tcPr>
          <w:p w:rsidR="00134C77" w:rsidRDefault="00134C77">
            <w:pPr>
              <w:rPr>
                <w:rFonts w:ascii="宋体" w:hAnsi="宋体" w:hint="eastAsia"/>
                <w:sz w:val="18"/>
              </w:rPr>
            </w:pPr>
            <w:r>
              <w:rPr>
                <w:rFonts w:ascii="宋体" w:hAnsi="宋体" w:hint="eastAsia"/>
                <w:sz w:val="18"/>
              </w:rPr>
              <w:t>●</w:t>
            </w:r>
          </w:p>
        </w:tc>
        <w:tc>
          <w:tcPr>
            <w:tcW w:w="426" w:type="dxa"/>
            <w:vAlign w:val="center"/>
          </w:tcPr>
          <w:p w:rsidR="00134C77" w:rsidRDefault="00134C77">
            <w:pPr>
              <w:rPr>
                <w:rFonts w:ascii="宋体" w:hAnsi="宋体" w:hint="eastAsia"/>
                <w:sz w:val="18"/>
              </w:rPr>
            </w:pPr>
            <w:r>
              <w:rPr>
                <w:rFonts w:ascii="宋体" w:hAnsi="宋体" w:hint="eastAsia"/>
                <w:sz w:val="18"/>
              </w:rPr>
              <w:t>●</w:t>
            </w:r>
          </w:p>
        </w:tc>
        <w:tc>
          <w:tcPr>
            <w:tcW w:w="426" w:type="dxa"/>
            <w:vAlign w:val="center"/>
          </w:tcPr>
          <w:p w:rsidR="00134C77" w:rsidRDefault="00134C77">
            <w:pPr>
              <w:rPr>
                <w:rFonts w:ascii="宋体" w:hAnsi="宋体" w:hint="eastAsia"/>
                <w:sz w:val="18"/>
              </w:rPr>
            </w:pPr>
          </w:p>
        </w:tc>
        <w:tc>
          <w:tcPr>
            <w:tcW w:w="426" w:type="dxa"/>
            <w:vAlign w:val="center"/>
          </w:tcPr>
          <w:p w:rsidR="00134C77" w:rsidRDefault="00134C77">
            <w:pPr>
              <w:rPr>
                <w:rFonts w:ascii="宋体" w:hAnsi="宋体" w:hint="eastAsia"/>
                <w:sz w:val="18"/>
              </w:rPr>
            </w:pPr>
            <w:r>
              <w:rPr>
                <w:rFonts w:ascii="宋体" w:hAnsi="宋体" w:hint="eastAsia"/>
                <w:sz w:val="18"/>
              </w:rPr>
              <w:t>●</w:t>
            </w:r>
          </w:p>
        </w:tc>
      </w:tr>
      <w:tr w:rsidR="00134C77">
        <w:tblPrEx>
          <w:tblCellMar>
            <w:top w:w="0" w:type="dxa"/>
            <w:bottom w:w="0" w:type="dxa"/>
          </w:tblCellMar>
        </w:tblPrEx>
        <w:trPr>
          <w:trHeight w:val="284"/>
          <w:jc w:val="center"/>
        </w:trPr>
        <w:tc>
          <w:tcPr>
            <w:tcW w:w="1377" w:type="dxa"/>
            <w:vAlign w:val="center"/>
          </w:tcPr>
          <w:p w:rsidR="00134C77" w:rsidRDefault="00134C77">
            <w:pPr>
              <w:rPr>
                <w:rFonts w:ascii="宋体" w:hAnsi="宋体" w:hint="eastAsia"/>
                <w:sz w:val="18"/>
              </w:rPr>
            </w:pPr>
            <w:r>
              <w:rPr>
                <w:rFonts w:ascii="宋体" w:hAnsi="宋体" w:hint="eastAsia"/>
                <w:sz w:val="18"/>
              </w:rPr>
              <w:t>谷斑皮蠹</w:t>
            </w:r>
          </w:p>
        </w:tc>
        <w:tc>
          <w:tcPr>
            <w:tcW w:w="846" w:type="dxa"/>
            <w:vAlign w:val="center"/>
          </w:tcPr>
          <w:p w:rsidR="00134C77" w:rsidRDefault="00134C77">
            <w:pPr>
              <w:rPr>
                <w:rFonts w:ascii="宋体" w:hAnsi="宋体" w:hint="eastAsia"/>
                <w:sz w:val="18"/>
              </w:rPr>
            </w:pPr>
            <w:r>
              <w:rPr>
                <w:rFonts w:ascii="宋体" w:hAnsi="宋体" w:hint="eastAsia"/>
                <w:sz w:val="18"/>
              </w:rPr>
              <w:t>24</w:t>
            </w:r>
          </w:p>
        </w:tc>
        <w:tc>
          <w:tcPr>
            <w:tcW w:w="1155" w:type="dxa"/>
            <w:vAlign w:val="center"/>
          </w:tcPr>
          <w:p w:rsidR="00134C77" w:rsidRDefault="00134C77">
            <w:pPr>
              <w:rPr>
                <w:rFonts w:ascii="宋体" w:hAnsi="宋体" w:hint="eastAsia"/>
                <w:sz w:val="18"/>
              </w:rPr>
            </w:pPr>
            <w:r>
              <w:rPr>
                <w:rFonts w:ascii="宋体" w:hAnsi="宋体" w:hint="eastAsia"/>
                <w:sz w:val="18"/>
              </w:rPr>
              <w:t>1</w:t>
            </w:r>
          </w:p>
        </w:tc>
        <w:tc>
          <w:tcPr>
            <w:tcW w:w="846" w:type="dxa"/>
            <w:vAlign w:val="center"/>
          </w:tcPr>
          <w:p w:rsidR="00134C77" w:rsidRDefault="00134C77">
            <w:pPr>
              <w:rPr>
                <w:rFonts w:ascii="宋体" w:hAnsi="宋体" w:hint="eastAsia"/>
                <w:sz w:val="18"/>
              </w:rPr>
            </w:pPr>
            <w:r>
              <w:rPr>
                <w:rFonts w:ascii="宋体" w:hAnsi="宋体" w:hint="eastAsia"/>
                <w:sz w:val="18"/>
              </w:rPr>
              <w:t>33～37</w:t>
            </w:r>
          </w:p>
        </w:tc>
        <w:tc>
          <w:tcPr>
            <w:tcW w:w="1155" w:type="dxa"/>
            <w:vAlign w:val="center"/>
          </w:tcPr>
          <w:p w:rsidR="00134C77" w:rsidRDefault="00134C77">
            <w:pPr>
              <w:rPr>
                <w:rFonts w:ascii="宋体" w:hAnsi="宋体" w:hint="eastAsia"/>
                <w:sz w:val="18"/>
              </w:rPr>
            </w:pPr>
            <w:r>
              <w:rPr>
                <w:rFonts w:ascii="宋体" w:hAnsi="宋体" w:hint="eastAsia"/>
                <w:sz w:val="18"/>
              </w:rPr>
              <w:t>45</w:t>
            </w:r>
          </w:p>
        </w:tc>
        <w:tc>
          <w:tcPr>
            <w:tcW w:w="1307" w:type="dxa"/>
            <w:vAlign w:val="center"/>
          </w:tcPr>
          <w:p w:rsidR="00134C77" w:rsidRDefault="00134C77">
            <w:pPr>
              <w:rPr>
                <w:rFonts w:ascii="宋体" w:hAnsi="宋体" w:hint="eastAsia"/>
                <w:sz w:val="18"/>
              </w:rPr>
            </w:pPr>
            <w:r>
              <w:rPr>
                <w:rFonts w:ascii="宋体" w:hAnsi="宋体" w:hint="eastAsia"/>
                <w:sz w:val="18"/>
              </w:rPr>
              <w:t>12.5</w:t>
            </w:r>
          </w:p>
        </w:tc>
        <w:tc>
          <w:tcPr>
            <w:tcW w:w="426" w:type="dxa"/>
            <w:vAlign w:val="center"/>
          </w:tcPr>
          <w:p w:rsidR="00134C77" w:rsidRDefault="00134C77">
            <w:pPr>
              <w:rPr>
                <w:rFonts w:ascii="宋体" w:hAnsi="宋体" w:hint="eastAsia"/>
                <w:sz w:val="18"/>
              </w:rPr>
            </w:pPr>
            <w:r>
              <w:rPr>
                <w:rFonts w:ascii="宋体" w:hAnsi="宋体" w:hint="eastAsia"/>
                <w:sz w:val="18"/>
              </w:rPr>
              <w:t>●</w:t>
            </w:r>
          </w:p>
        </w:tc>
        <w:tc>
          <w:tcPr>
            <w:tcW w:w="426" w:type="dxa"/>
            <w:vAlign w:val="center"/>
          </w:tcPr>
          <w:p w:rsidR="00134C77" w:rsidRDefault="00134C77">
            <w:pPr>
              <w:rPr>
                <w:rFonts w:ascii="宋体" w:hAnsi="宋体" w:hint="eastAsia"/>
                <w:sz w:val="18"/>
              </w:rPr>
            </w:pPr>
          </w:p>
        </w:tc>
        <w:tc>
          <w:tcPr>
            <w:tcW w:w="426" w:type="dxa"/>
            <w:vAlign w:val="center"/>
          </w:tcPr>
          <w:p w:rsidR="00134C77" w:rsidRDefault="00134C77">
            <w:pPr>
              <w:rPr>
                <w:rFonts w:ascii="宋体" w:hAnsi="宋体" w:hint="eastAsia"/>
                <w:sz w:val="18"/>
              </w:rPr>
            </w:pPr>
          </w:p>
        </w:tc>
        <w:tc>
          <w:tcPr>
            <w:tcW w:w="426" w:type="dxa"/>
            <w:vAlign w:val="center"/>
          </w:tcPr>
          <w:p w:rsidR="00134C77" w:rsidRDefault="00134C77">
            <w:pPr>
              <w:rPr>
                <w:rFonts w:ascii="宋体" w:hAnsi="宋体" w:hint="eastAsia"/>
                <w:sz w:val="18"/>
              </w:rPr>
            </w:pPr>
            <w:r>
              <w:rPr>
                <w:rFonts w:ascii="宋体" w:hAnsi="宋体" w:hint="eastAsia"/>
                <w:sz w:val="18"/>
              </w:rPr>
              <w:t>●</w:t>
            </w:r>
          </w:p>
        </w:tc>
        <w:tc>
          <w:tcPr>
            <w:tcW w:w="426" w:type="dxa"/>
            <w:vAlign w:val="center"/>
          </w:tcPr>
          <w:p w:rsidR="00134C77" w:rsidRDefault="00134C77">
            <w:pPr>
              <w:rPr>
                <w:rFonts w:ascii="宋体" w:hAnsi="宋体" w:hint="eastAsia"/>
                <w:sz w:val="18"/>
              </w:rPr>
            </w:pPr>
            <w:r>
              <w:rPr>
                <w:rFonts w:ascii="宋体" w:hAnsi="宋体" w:hint="eastAsia"/>
                <w:sz w:val="18"/>
              </w:rPr>
              <w:t>●</w:t>
            </w:r>
          </w:p>
        </w:tc>
        <w:tc>
          <w:tcPr>
            <w:tcW w:w="426" w:type="dxa"/>
            <w:vAlign w:val="center"/>
          </w:tcPr>
          <w:p w:rsidR="00134C77" w:rsidRDefault="00134C77">
            <w:pPr>
              <w:rPr>
                <w:rFonts w:ascii="宋体" w:hAnsi="宋体" w:hint="eastAsia"/>
                <w:sz w:val="18"/>
              </w:rPr>
            </w:pPr>
            <w:r>
              <w:rPr>
                <w:rFonts w:ascii="宋体" w:hAnsi="宋体" w:hint="eastAsia"/>
                <w:sz w:val="18"/>
              </w:rPr>
              <w:t>●</w:t>
            </w:r>
          </w:p>
        </w:tc>
      </w:tr>
      <w:tr w:rsidR="00134C77">
        <w:tblPrEx>
          <w:tblCellMar>
            <w:top w:w="0" w:type="dxa"/>
            <w:bottom w:w="0" w:type="dxa"/>
          </w:tblCellMar>
        </w:tblPrEx>
        <w:trPr>
          <w:trHeight w:val="284"/>
          <w:jc w:val="center"/>
        </w:trPr>
        <w:tc>
          <w:tcPr>
            <w:tcW w:w="1377" w:type="dxa"/>
            <w:vAlign w:val="center"/>
          </w:tcPr>
          <w:p w:rsidR="00134C77" w:rsidRDefault="00134C77">
            <w:pPr>
              <w:rPr>
                <w:rFonts w:ascii="宋体" w:hAnsi="宋体" w:hint="eastAsia"/>
                <w:sz w:val="18"/>
              </w:rPr>
            </w:pPr>
            <w:r>
              <w:rPr>
                <w:rFonts w:ascii="宋体" w:hAnsi="宋体" w:hint="eastAsia"/>
                <w:sz w:val="18"/>
              </w:rPr>
              <w:t>巴西豆象</w:t>
            </w:r>
          </w:p>
        </w:tc>
        <w:tc>
          <w:tcPr>
            <w:tcW w:w="846" w:type="dxa"/>
            <w:vAlign w:val="center"/>
          </w:tcPr>
          <w:p w:rsidR="00134C77" w:rsidRDefault="00134C77">
            <w:pPr>
              <w:rPr>
                <w:rFonts w:ascii="宋体" w:hAnsi="宋体" w:hint="eastAsia"/>
                <w:sz w:val="18"/>
              </w:rPr>
            </w:pPr>
            <w:r>
              <w:rPr>
                <w:rFonts w:ascii="宋体" w:hAnsi="宋体" w:hint="eastAsia"/>
                <w:sz w:val="18"/>
              </w:rPr>
              <w:t>22</w:t>
            </w:r>
          </w:p>
        </w:tc>
        <w:tc>
          <w:tcPr>
            <w:tcW w:w="1155" w:type="dxa"/>
            <w:vAlign w:val="center"/>
          </w:tcPr>
          <w:p w:rsidR="00134C77" w:rsidRDefault="00134C77">
            <w:pPr>
              <w:rPr>
                <w:rFonts w:ascii="宋体" w:hAnsi="宋体" w:hint="eastAsia"/>
                <w:sz w:val="18"/>
              </w:rPr>
            </w:pPr>
            <w:r>
              <w:rPr>
                <w:rFonts w:ascii="宋体" w:hAnsi="宋体" w:hint="eastAsia"/>
                <w:sz w:val="18"/>
              </w:rPr>
              <w:t>30</w:t>
            </w:r>
          </w:p>
        </w:tc>
        <w:tc>
          <w:tcPr>
            <w:tcW w:w="846" w:type="dxa"/>
            <w:vAlign w:val="center"/>
          </w:tcPr>
          <w:p w:rsidR="00134C77" w:rsidRDefault="00134C77">
            <w:pPr>
              <w:rPr>
                <w:rFonts w:ascii="宋体" w:hAnsi="宋体" w:hint="eastAsia"/>
                <w:sz w:val="18"/>
              </w:rPr>
            </w:pPr>
            <w:r>
              <w:rPr>
                <w:rFonts w:ascii="宋体" w:hAnsi="宋体" w:hint="eastAsia"/>
                <w:sz w:val="18"/>
              </w:rPr>
              <w:t>29～33</w:t>
            </w:r>
          </w:p>
        </w:tc>
        <w:tc>
          <w:tcPr>
            <w:tcW w:w="1155" w:type="dxa"/>
            <w:vAlign w:val="center"/>
          </w:tcPr>
          <w:p w:rsidR="00134C77" w:rsidRDefault="00134C77">
            <w:pPr>
              <w:rPr>
                <w:rFonts w:ascii="宋体" w:hAnsi="宋体" w:hint="eastAsia"/>
                <w:sz w:val="18"/>
              </w:rPr>
            </w:pPr>
            <w:r>
              <w:rPr>
                <w:rFonts w:ascii="宋体" w:hAnsi="宋体" w:hint="eastAsia"/>
                <w:sz w:val="18"/>
              </w:rPr>
              <w:t>50</w:t>
            </w:r>
          </w:p>
        </w:tc>
        <w:tc>
          <w:tcPr>
            <w:tcW w:w="1307" w:type="dxa"/>
            <w:vAlign w:val="center"/>
          </w:tcPr>
          <w:p w:rsidR="00134C77" w:rsidRDefault="00134C77">
            <w:pPr>
              <w:rPr>
                <w:rFonts w:ascii="宋体" w:hAnsi="宋体" w:hint="eastAsia"/>
                <w:sz w:val="18"/>
              </w:rPr>
            </w:pPr>
            <w:r>
              <w:rPr>
                <w:rFonts w:ascii="宋体" w:hAnsi="宋体" w:hint="eastAsia"/>
                <w:sz w:val="18"/>
              </w:rPr>
              <w:t>20</w:t>
            </w:r>
          </w:p>
        </w:tc>
        <w:tc>
          <w:tcPr>
            <w:tcW w:w="426" w:type="dxa"/>
            <w:vAlign w:val="center"/>
          </w:tcPr>
          <w:p w:rsidR="00134C77" w:rsidRDefault="00134C77">
            <w:pPr>
              <w:rPr>
                <w:rFonts w:ascii="宋体" w:hAnsi="宋体" w:hint="eastAsia"/>
                <w:sz w:val="18"/>
              </w:rPr>
            </w:pPr>
          </w:p>
        </w:tc>
        <w:tc>
          <w:tcPr>
            <w:tcW w:w="426" w:type="dxa"/>
            <w:vAlign w:val="center"/>
          </w:tcPr>
          <w:p w:rsidR="00134C77" w:rsidRDefault="00134C77">
            <w:pPr>
              <w:rPr>
                <w:rFonts w:ascii="宋体" w:hAnsi="宋体" w:hint="eastAsia"/>
                <w:sz w:val="18"/>
              </w:rPr>
            </w:pPr>
          </w:p>
        </w:tc>
        <w:tc>
          <w:tcPr>
            <w:tcW w:w="426" w:type="dxa"/>
            <w:vAlign w:val="center"/>
          </w:tcPr>
          <w:p w:rsidR="00134C77" w:rsidRDefault="00134C77">
            <w:pPr>
              <w:rPr>
                <w:rFonts w:ascii="宋体" w:hAnsi="宋体" w:hint="eastAsia"/>
                <w:sz w:val="18"/>
              </w:rPr>
            </w:pPr>
          </w:p>
        </w:tc>
        <w:tc>
          <w:tcPr>
            <w:tcW w:w="426" w:type="dxa"/>
            <w:vAlign w:val="center"/>
          </w:tcPr>
          <w:p w:rsidR="00134C77" w:rsidRDefault="00134C77">
            <w:pPr>
              <w:rPr>
                <w:rFonts w:ascii="宋体" w:hAnsi="宋体" w:hint="eastAsia"/>
                <w:sz w:val="18"/>
              </w:rPr>
            </w:pPr>
          </w:p>
        </w:tc>
        <w:tc>
          <w:tcPr>
            <w:tcW w:w="426" w:type="dxa"/>
            <w:vAlign w:val="center"/>
          </w:tcPr>
          <w:p w:rsidR="00134C77" w:rsidRDefault="00134C77">
            <w:pPr>
              <w:rPr>
                <w:rFonts w:ascii="宋体" w:hAnsi="宋体" w:hint="eastAsia"/>
                <w:sz w:val="18"/>
              </w:rPr>
            </w:pPr>
            <w:r>
              <w:rPr>
                <w:rFonts w:ascii="宋体" w:hAnsi="宋体" w:hint="eastAsia"/>
                <w:sz w:val="18"/>
              </w:rPr>
              <w:t>●</w:t>
            </w:r>
          </w:p>
        </w:tc>
        <w:tc>
          <w:tcPr>
            <w:tcW w:w="426" w:type="dxa"/>
            <w:vAlign w:val="center"/>
          </w:tcPr>
          <w:p w:rsidR="00134C77" w:rsidRDefault="00134C77">
            <w:pPr>
              <w:rPr>
                <w:rFonts w:ascii="宋体" w:hAnsi="宋体" w:hint="eastAsia"/>
                <w:sz w:val="18"/>
              </w:rPr>
            </w:pPr>
          </w:p>
        </w:tc>
      </w:tr>
      <w:tr w:rsidR="00134C77">
        <w:tblPrEx>
          <w:tblCellMar>
            <w:top w:w="0" w:type="dxa"/>
            <w:bottom w:w="0" w:type="dxa"/>
          </w:tblCellMar>
        </w:tblPrEx>
        <w:trPr>
          <w:trHeight w:val="302"/>
          <w:jc w:val="center"/>
        </w:trPr>
        <w:tc>
          <w:tcPr>
            <w:tcW w:w="9242" w:type="dxa"/>
            <w:gridSpan w:val="12"/>
            <w:vAlign w:val="center"/>
          </w:tcPr>
          <w:p w:rsidR="00134C77" w:rsidRDefault="00134C77">
            <w:pPr>
              <w:pStyle w:val="a"/>
              <w:tabs>
                <w:tab w:val="num" w:pos="1140"/>
              </w:tabs>
              <w:ind w:left="840" w:hanging="420"/>
              <w:rPr>
                <w:rFonts w:hint="eastAsia"/>
              </w:rPr>
            </w:pPr>
            <w:r>
              <w:rPr>
                <w:rFonts w:hint="eastAsia"/>
              </w:rPr>
              <w:t>①资料来源：ISO 6322-3 Storage of cereal and pulses -Part 3：Control of attack by pests</w:t>
            </w:r>
          </w:p>
          <w:p w:rsidR="00134C77" w:rsidRDefault="00134C77">
            <w:pPr>
              <w:pStyle w:val="a"/>
              <w:tabs>
                <w:tab w:val="num" w:pos="1140"/>
              </w:tabs>
              <w:ind w:left="840" w:hanging="420"/>
              <w:rPr>
                <w:rFonts w:hint="eastAsia"/>
              </w:rPr>
            </w:pPr>
            <w:r>
              <w:rPr>
                <w:rFonts w:hint="eastAsia"/>
              </w:rPr>
              <w:t>②A:完善谷物；B:谷物胚部；C:机械破损或其他虫蚀谷粒；D:谷物产品；E:整粒豆类；F粉屑</w:t>
            </w:r>
          </w:p>
          <w:p w:rsidR="00134C77" w:rsidRDefault="00134C77">
            <w:pPr>
              <w:pStyle w:val="a"/>
              <w:tabs>
                <w:tab w:val="num" w:pos="1140"/>
              </w:tabs>
              <w:ind w:left="840" w:hanging="420"/>
              <w:rPr>
                <w:rFonts w:hint="eastAsia"/>
              </w:rPr>
            </w:pPr>
            <w:r>
              <w:rPr>
                <w:rFonts w:hint="eastAsia"/>
              </w:rPr>
              <w:t>③粮温低于－</w:t>
            </w:r>
            <w:smartTag w:uri="urn:schemas-microsoft-com:office:smarttags" w:element="chmetcnv">
              <w:smartTagPr>
                <w:attr w:name="UnitName" w:val="℃"/>
                <w:attr w:name="SourceValue" w:val="4"/>
                <w:attr w:name="HasSpace" w:val="False"/>
                <w:attr w:name="Negative" w:val="False"/>
                <w:attr w:name="NumberType" w:val="1"/>
                <w:attr w:name="TCSC" w:val="0"/>
              </w:smartTagPr>
              <w:r>
                <w:rPr>
                  <w:rFonts w:hint="eastAsia"/>
                </w:rPr>
                <w:t>4℃</w:t>
              </w:r>
            </w:smartTag>
            <w:r>
              <w:rPr>
                <w:rFonts w:hint="eastAsia"/>
              </w:rPr>
              <w:t>时害虫可在短期内死亡；粮温在4℃～</w:t>
            </w:r>
            <w:smartTag w:uri="urn:schemas-microsoft-com:office:smarttags" w:element="chmetcnv">
              <w:smartTagPr>
                <w:attr w:name="UnitName" w:val="℃"/>
                <w:attr w:name="SourceValue" w:val="8"/>
                <w:attr w:name="HasSpace" w:val="False"/>
                <w:attr w:name="Negative" w:val="False"/>
                <w:attr w:name="NumberType" w:val="1"/>
                <w:attr w:name="TCSC" w:val="0"/>
              </w:smartTagPr>
              <w:r>
                <w:rPr>
                  <w:rFonts w:hint="eastAsia"/>
                </w:rPr>
                <w:t>8℃</w:t>
              </w:r>
            </w:smartTag>
            <w:r>
              <w:rPr>
                <w:rFonts w:hint="eastAsia"/>
              </w:rPr>
              <w:t>之间时，害虫处于冷麻痹状态；粮温在8℃～</w:t>
            </w:r>
            <w:smartTag w:uri="urn:schemas-microsoft-com:office:smarttags" w:element="chmetcnv">
              <w:smartTagPr>
                <w:attr w:name="UnitName" w:val="℃"/>
                <w:attr w:name="SourceValue" w:val="15"/>
                <w:attr w:name="HasSpace" w:val="False"/>
                <w:attr w:name="Negative" w:val="False"/>
                <w:attr w:name="NumberType" w:val="1"/>
                <w:attr w:name="TCSC" w:val="0"/>
              </w:smartTagPr>
              <w:r>
                <w:rPr>
                  <w:rFonts w:hint="eastAsia"/>
                </w:rPr>
                <w:t>15℃</w:t>
              </w:r>
            </w:smartTag>
            <w:r>
              <w:rPr>
                <w:rFonts w:hint="eastAsia"/>
              </w:rPr>
              <w:t>之间时，害虫停止活动；粮温在40℃～</w:t>
            </w:r>
            <w:smartTag w:uri="urn:schemas-microsoft-com:office:smarttags" w:element="chmetcnv">
              <w:smartTagPr>
                <w:attr w:name="UnitName" w:val="℃"/>
                <w:attr w:name="SourceValue" w:val="45"/>
                <w:attr w:name="HasSpace" w:val="False"/>
                <w:attr w:name="Negative" w:val="False"/>
                <w:attr w:name="NumberType" w:val="1"/>
                <w:attr w:name="TCSC" w:val="0"/>
              </w:smartTagPr>
              <w:r>
                <w:rPr>
                  <w:rFonts w:hint="eastAsia"/>
                </w:rPr>
                <w:t>45℃</w:t>
              </w:r>
            </w:smartTag>
            <w:r>
              <w:rPr>
                <w:rFonts w:hint="eastAsia"/>
              </w:rPr>
              <w:t>之间可抑制害虫发育繁殖；粮温在46℃～</w:t>
            </w:r>
            <w:smartTag w:uri="urn:schemas-microsoft-com:office:smarttags" w:element="chmetcnv">
              <w:smartTagPr>
                <w:attr w:name="UnitName" w:val="℃"/>
                <w:attr w:name="SourceValue" w:val="48"/>
                <w:attr w:name="HasSpace" w:val="False"/>
                <w:attr w:name="Negative" w:val="False"/>
                <w:attr w:name="NumberType" w:val="1"/>
                <w:attr w:name="TCSC" w:val="0"/>
              </w:smartTagPr>
              <w:r>
                <w:rPr>
                  <w:rFonts w:hint="eastAsia"/>
                </w:rPr>
                <w:t>48℃</w:t>
              </w:r>
            </w:smartTag>
            <w:r>
              <w:rPr>
                <w:rFonts w:hint="eastAsia"/>
              </w:rPr>
              <w:t>之间时，绝大多数害虫呈热昏迷状态，生命活动衰弱；粮温在49℃～</w:t>
            </w:r>
            <w:smartTag w:uri="urn:schemas-microsoft-com:office:smarttags" w:element="chmetcnv">
              <w:smartTagPr>
                <w:attr w:name="UnitName" w:val="℃"/>
                <w:attr w:name="SourceValue" w:val="52"/>
                <w:attr w:name="HasSpace" w:val="False"/>
                <w:attr w:name="Negative" w:val="False"/>
                <w:attr w:name="NumberType" w:val="1"/>
                <w:attr w:name="TCSC" w:val="0"/>
              </w:smartTagPr>
              <w:r>
                <w:rPr>
                  <w:rFonts w:hint="eastAsia"/>
                </w:rPr>
                <w:t>52℃</w:t>
              </w:r>
            </w:smartTag>
            <w:r>
              <w:rPr>
                <w:rFonts w:hint="eastAsia"/>
              </w:rPr>
              <w:t>之间，害虫可在短期内死亡。</w:t>
            </w:r>
          </w:p>
        </w:tc>
      </w:tr>
    </w:tbl>
    <w:p w:rsidR="00134C77" w:rsidRDefault="00134C77">
      <w:pPr>
        <w:pStyle w:val="aff6"/>
        <w:rPr>
          <w:rFonts w:hint="eastAsia"/>
        </w:rPr>
      </w:pPr>
    </w:p>
    <w:p w:rsidR="00134C77" w:rsidRPr="008E3ABE" w:rsidRDefault="00134C77">
      <w:pPr>
        <w:pStyle w:val="a9"/>
        <w:rPr>
          <w:rFonts w:hint="eastAsia"/>
        </w:rPr>
      </w:pPr>
    </w:p>
    <w:p w:rsidR="00134C77" w:rsidRDefault="00134C77">
      <w:pPr>
        <w:pStyle w:val="af3"/>
        <w:rPr>
          <w:rFonts w:hint="eastAsia"/>
        </w:rPr>
      </w:pPr>
      <w:bookmarkStart w:id="1711" w:name="_Toc177953029"/>
      <w:bookmarkStart w:id="1712" w:name="_Toc177953101"/>
      <w:bookmarkStart w:id="1713" w:name="_Toc178126693"/>
      <w:bookmarkStart w:id="1714" w:name="_Toc178126958"/>
      <w:bookmarkStart w:id="1715" w:name="_Toc178127203"/>
      <w:bookmarkStart w:id="1716" w:name="_Toc178928239"/>
      <w:bookmarkStart w:id="1717" w:name="_Toc179699290"/>
      <w:bookmarkStart w:id="1718" w:name="_Toc179788317"/>
      <w:bookmarkStart w:id="1719" w:name="_Toc179788420"/>
      <w:bookmarkStart w:id="1720" w:name="_Toc179788492"/>
      <w:bookmarkStart w:id="1721" w:name="_Toc185046152"/>
      <w:bookmarkStart w:id="1722" w:name="_Toc185046298"/>
      <w:r>
        <w:rPr>
          <w:rFonts w:hint="eastAsia"/>
        </w:rPr>
        <w:t>主要储粮害虫与螨类种群增长的最低和最适条件见表</w:t>
      </w:r>
      <w:r>
        <w:rPr>
          <w:rFonts w:hint="eastAsia"/>
        </w:rPr>
        <w:t>B.1</w:t>
      </w:r>
      <w:r>
        <w:rPr>
          <w:rFonts w:hint="eastAsia"/>
        </w:rPr>
        <w:t>。</w:t>
      </w:r>
    </w:p>
    <w:p w:rsidR="00134C77" w:rsidRDefault="00134C77">
      <w:pPr>
        <w:pStyle w:val="af6"/>
        <w:keepNext w:val="0"/>
        <w:tabs>
          <w:tab w:val="clear" w:pos="360"/>
        </w:tabs>
        <w:spacing w:after="200"/>
        <w:rPr>
          <w:rFonts w:hint="eastAsia"/>
        </w:rPr>
      </w:pPr>
      <w:bookmarkStart w:id="1723" w:name="_Toc172469756"/>
      <w:bookmarkStart w:id="1724" w:name="_Toc174431854"/>
      <w:bookmarkStart w:id="1725" w:name="_Toc174846011"/>
      <w:bookmarkStart w:id="1726" w:name="_Toc174846423"/>
      <w:bookmarkStart w:id="1727" w:name="_Toc174848285"/>
      <w:bookmarkStart w:id="1728" w:name="_Toc175273040"/>
      <w:bookmarkStart w:id="1729" w:name="_Toc175368039"/>
      <w:bookmarkStart w:id="1730" w:name="_Toc175535896"/>
      <w:bookmarkStart w:id="1731" w:name="_Toc174431855"/>
      <w:bookmarkStart w:id="1732" w:name="_Toc174846012"/>
      <w:bookmarkStart w:id="1733" w:name="_Toc174846424"/>
      <w:bookmarkStart w:id="1734" w:name="_Toc174848286"/>
      <w:bookmarkStart w:id="1735" w:name="_Toc175273041"/>
      <w:bookmarkStart w:id="1736" w:name="_Toc175368040"/>
      <w:bookmarkStart w:id="1737" w:name="_Toc175535897"/>
      <w:bookmarkStart w:id="1738" w:name="_Toc165271235"/>
      <w:bookmarkStart w:id="1739" w:name="_Toc170116471"/>
      <w:bookmarkStart w:id="1740" w:name="_Toc170116525"/>
      <w:bookmarkStart w:id="1741" w:name="_Toc170553843"/>
      <w:bookmarkStart w:id="1742" w:name="_Toc172093950"/>
      <w:bookmarkStart w:id="1743" w:name="_Toc172190431"/>
      <w:bookmarkStart w:id="1744" w:name="_Toc172469754"/>
      <w:bookmarkStart w:id="1745" w:name="_Toc174431856"/>
      <w:bookmarkStart w:id="1746" w:name="_Toc174846013"/>
      <w:bookmarkStart w:id="1747" w:name="_Toc174846425"/>
      <w:bookmarkStart w:id="1748" w:name="_Toc174848287"/>
      <w:bookmarkStart w:id="1749" w:name="_Toc175273042"/>
      <w:bookmarkStart w:id="1750" w:name="_Toc175368041"/>
      <w:bookmarkStart w:id="1751" w:name="_Toc175535898"/>
      <w:bookmarkStart w:id="1752" w:name="_Toc177953032"/>
      <w:bookmarkStart w:id="1753" w:name="_Toc177953104"/>
      <w:bookmarkStart w:id="1754" w:name="_Toc178126696"/>
      <w:bookmarkStart w:id="1755" w:name="_Toc178126961"/>
      <w:bookmarkStart w:id="1756" w:name="_Toc178127206"/>
      <w:bookmarkStart w:id="1757" w:name="_Toc178928242"/>
      <w:bookmarkStart w:id="1758" w:name="_Toc179699293"/>
      <w:bookmarkStart w:id="1759" w:name="_Toc179788321"/>
      <w:bookmarkStart w:id="1760" w:name="_Toc179788424"/>
      <w:bookmarkStart w:id="1761" w:name="_Toc179788496"/>
      <w:bookmarkStart w:id="1762" w:name="_Toc185046156"/>
      <w:bookmarkStart w:id="1763" w:name="_Toc185046302"/>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bookmarkEnd w:id="1747"/>
      <w:bookmarkEnd w:id="1748"/>
      <w:bookmarkEnd w:id="1749"/>
      <w:bookmarkEnd w:id="1750"/>
      <w:bookmarkEnd w:id="1751"/>
      <w:r>
        <w:rPr>
          <w:rFonts w:hint="eastAsia"/>
          <w:sz w:val="18"/>
        </w:rPr>
        <w:br/>
      </w:r>
      <w:bookmarkStart w:id="1764" w:name="_Toc187690297"/>
      <w:bookmarkStart w:id="1765" w:name="_Toc194235016"/>
      <w:bookmarkStart w:id="1766" w:name="_Toc194301902"/>
      <w:bookmarkStart w:id="1767" w:name="_Toc194301982"/>
      <w:bookmarkStart w:id="1768" w:name="_Toc194315222"/>
      <w:bookmarkStart w:id="1769" w:name="_Toc194315351"/>
      <w:bookmarkStart w:id="1770" w:name="_Toc194457642"/>
      <w:bookmarkStart w:id="1771" w:name="_Toc194493823"/>
      <w:bookmarkStart w:id="1772" w:name="_Toc194511966"/>
      <w:bookmarkStart w:id="1773" w:name="_Toc194661076"/>
      <w:bookmarkStart w:id="1774" w:name="_Toc286825271"/>
      <w:bookmarkStart w:id="1775" w:name="_Toc286825517"/>
      <w:bookmarkStart w:id="1776" w:name="_Toc317512303"/>
      <w:bookmarkStart w:id="1777" w:name="_Toc317671224"/>
      <w:bookmarkStart w:id="1778" w:name="_Toc317895970"/>
      <w:bookmarkStart w:id="1779" w:name="_Toc317971775"/>
      <w:bookmarkStart w:id="1780" w:name="_Toc317971909"/>
      <w:bookmarkStart w:id="1781" w:name="_Toc318369924"/>
      <w:bookmarkStart w:id="1782" w:name="_Toc319071108"/>
      <w:r>
        <w:rPr>
          <w:rFonts w:hint="eastAsia"/>
        </w:rPr>
        <w:t>（资料性附录）</w:t>
      </w:r>
      <w:r>
        <w:rPr>
          <w:rFonts w:hint="eastAsia"/>
        </w:rPr>
        <w:br/>
        <w:t>诱捕检测储粮害虫的方法</w:t>
      </w:r>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bookmarkEnd w:id="1766"/>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p>
    <w:p w:rsidR="00134C77" w:rsidRDefault="00134C77">
      <w:pPr>
        <w:pStyle w:val="af7"/>
        <w:tabs>
          <w:tab w:val="clear" w:pos="360"/>
        </w:tabs>
        <w:spacing w:beforeLines="50" w:before="156" w:afterLines="50" w:after="156"/>
        <w:rPr>
          <w:rFonts w:hint="eastAsia"/>
        </w:rPr>
      </w:pPr>
      <w:bookmarkStart w:id="1783" w:name="_Toc187690298"/>
      <w:bookmarkStart w:id="1784" w:name="_Toc194235017"/>
      <w:bookmarkStart w:id="1785" w:name="_Toc194301903"/>
      <w:bookmarkStart w:id="1786" w:name="_Toc194301983"/>
      <w:bookmarkStart w:id="1787" w:name="_Toc194315223"/>
      <w:bookmarkStart w:id="1788" w:name="_Toc194315352"/>
      <w:bookmarkStart w:id="1789" w:name="_Toc194457643"/>
      <w:bookmarkStart w:id="1790" w:name="_Toc194493824"/>
      <w:bookmarkStart w:id="1791" w:name="_Toc194511967"/>
      <w:bookmarkStart w:id="1792" w:name="_Toc194661077"/>
      <w:bookmarkStart w:id="1793" w:name="_Toc233010605"/>
      <w:bookmarkStart w:id="1794" w:name="_Toc286825272"/>
      <w:bookmarkStart w:id="1795" w:name="_Toc286825518"/>
      <w:bookmarkStart w:id="1796" w:name="_Toc304299132"/>
      <w:bookmarkStart w:id="1797" w:name="_Toc304980948"/>
      <w:bookmarkStart w:id="1798" w:name="_Toc305658610"/>
      <w:bookmarkStart w:id="1799" w:name="_Toc317240377"/>
      <w:bookmarkStart w:id="1800" w:name="_Toc317512304"/>
      <w:bookmarkStart w:id="1801" w:name="_Toc317671225"/>
      <w:r>
        <w:rPr>
          <w:rFonts w:hint="eastAsia"/>
        </w:rPr>
        <w:t>原理</w:t>
      </w:r>
      <w:bookmarkEnd w:id="1783"/>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p>
    <w:p w:rsidR="00134C77" w:rsidRDefault="00134C77">
      <w:pPr>
        <w:pStyle w:val="aff6"/>
        <w:rPr>
          <w:rFonts w:hAnsi="" w:hint="eastAsia"/>
        </w:rPr>
      </w:pPr>
      <w:r>
        <w:t>根据储粮害虫的生物学特性，利用仪器、器具或化学物质，将储粮害虫引诱到仪器和器具内，检查粮堆或空间内害虫有无和数量。所利用的仪器和器具通称为害虫诱捕器。</w:t>
      </w:r>
    </w:p>
    <w:p w:rsidR="00134C77" w:rsidRDefault="00134C77">
      <w:pPr>
        <w:pStyle w:val="af7"/>
        <w:tabs>
          <w:tab w:val="clear" w:pos="360"/>
        </w:tabs>
        <w:spacing w:beforeLines="50" w:before="156" w:afterLines="50" w:after="156"/>
        <w:rPr>
          <w:rFonts w:hAnsi="" w:hint="eastAsia"/>
        </w:rPr>
      </w:pPr>
      <w:bookmarkStart w:id="1802" w:name="_Toc178577596"/>
      <w:bookmarkStart w:id="1803" w:name="_Toc178928243"/>
      <w:bookmarkStart w:id="1804" w:name="_Toc179699294"/>
      <w:bookmarkStart w:id="1805" w:name="_Toc179788322"/>
      <w:bookmarkStart w:id="1806" w:name="_Toc179788425"/>
      <w:bookmarkStart w:id="1807" w:name="_Toc179788497"/>
      <w:bookmarkStart w:id="1808" w:name="_Toc185046157"/>
      <w:bookmarkStart w:id="1809" w:name="_Toc185046303"/>
      <w:bookmarkStart w:id="1810" w:name="_Toc187690299"/>
      <w:bookmarkStart w:id="1811" w:name="_Toc194235018"/>
      <w:bookmarkStart w:id="1812" w:name="_Toc194301904"/>
      <w:bookmarkStart w:id="1813" w:name="_Toc194301984"/>
      <w:bookmarkStart w:id="1814" w:name="_Toc194315224"/>
      <w:bookmarkStart w:id="1815" w:name="_Toc194315353"/>
      <w:bookmarkStart w:id="1816" w:name="_Toc194457644"/>
      <w:bookmarkStart w:id="1817" w:name="_Toc194493825"/>
      <w:bookmarkStart w:id="1818" w:name="_Toc194511968"/>
      <w:bookmarkStart w:id="1819" w:name="_Toc194661078"/>
      <w:bookmarkStart w:id="1820" w:name="_Toc233010606"/>
      <w:bookmarkStart w:id="1821" w:name="_Toc286825273"/>
      <w:bookmarkStart w:id="1822" w:name="_Toc286825519"/>
      <w:bookmarkStart w:id="1823" w:name="_Toc304299133"/>
      <w:bookmarkStart w:id="1824" w:name="_Toc304980949"/>
      <w:bookmarkStart w:id="1825" w:name="_Toc305658611"/>
      <w:bookmarkStart w:id="1826" w:name="_Toc317240378"/>
      <w:bookmarkStart w:id="1827" w:name="_Toc317512305"/>
      <w:bookmarkStart w:id="1828" w:name="_Toc317671226"/>
      <w:r>
        <w:t>诱捕器种类</w:t>
      </w:r>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p>
    <w:p w:rsidR="00134C77" w:rsidRDefault="00134C77">
      <w:pPr>
        <w:pStyle w:val="af8"/>
        <w:tabs>
          <w:tab w:val="clear" w:pos="360"/>
        </w:tabs>
        <w:spacing w:beforeLines="0" w:before="0" w:afterLines="0" w:after="0"/>
        <w:rPr>
          <w:rFonts w:hAnsi="" w:hint="eastAsia"/>
        </w:rPr>
      </w:pPr>
      <w:bookmarkStart w:id="1829" w:name="_Toc178577597"/>
      <w:bookmarkStart w:id="1830" w:name="_Toc178928244"/>
      <w:bookmarkStart w:id="1831" w:name="_Toc179699295"/>
      <w:bookmarkStart w:id="1832" w:name="_Toc179788323"/>
      <w:bookmarkStart w:id="1833" w:name="_Toc179788426"/>
      <w:bookmarkStart w:id="1834" w:name="_Toc179788498"/>
      <w:bookmarkStart w:id="1835" w:name="_Toc185046304"/>
      <w:bookmarkStart w:id="1836" w:name="_Toc187690300"/>
      <w:bookmarkStart w:id="1837" w:name="_Toc194235019"/>
      <w:bookmarkStart w:id="1838" w:name="_Toc194301905"/>
      <w:bookmarkStart w:id="1839" w:name="_Toc194301985"/>
      <w:bookmarkStart w:id="1840" w:name="_Toc194315225"/>
      <w:bookmarkStart w:id="1841" w:name="_Toc194315354"/>
      <w:bookmarkStart w:id="1842" w:name="_Toc194457645"/>
      <w:bookmarkStart w:id="1843" w:name="_Toc194493826"/>
      <w:bookmarkStart w:id="1844" w:name="_Toc194511969"/>
      <w:bookmarkStart w:id="1845" w:name="_Toc194661079"/>
      <w:bookmarkStart w:id="1846" w:name="_Toc233010607"/>
      <w:bookmarkStart w:id="1847" w:name="_Toc286825274"/>
      <w:bookmarkStart w:id="1848" w:name="_Toc286825520"/>
      <w:bookmarkStart w:id="1849" w:name="_Toc304299134"/>
      <w:bookmarkStart w:id="1850" w:name="_Toc304980950"/>
      <w:bookmarkStart w:id="1851" w:name="_Toc305658612"/>
      <w:bookmarkStart w:id="1852" w:name="_Toc317240379"/>
      <w:bookmarkStart w:id="1853" w:name="_Toc317512306"/>
      <w:r>
        <w:t>探管诱捕器</w:t>
      </w:r>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bookmarkEnd w:id="1853"/>
    </w:p>
    <w:p w:rsidR="00134C77" w:rsidRDefault="00134C77">
      <w:pPr>
        <w:pStyle w:val="aff6"/>
        <w:rPr>
          <w:rFonts w:hAnsi="宋体" w:hint="eastAsia"/>
        </w:rPr>
      </w:pPr>
      <w:r>
        <w:rPr>
          <w:rFonts w:hint="eastAsia"/>
        </w:rPr>
        <w:t>又称陷阱诱捕器，是一种长约</w:t>
      </w:r>
      <w:smartTag w:uri="urn:schemas-microsoft-com:office:smarttags" w:element="chmetcnv">
        <w:smartTagPr>
          <w:attr w:name="UnitName" w:val="m"/>
          <w:attr w:name="SourceValue" w:val=".2"/>
          <w:attr w:name="HasSpace" w:val="True"/>
          <w:attr w:name="Negative" w:val="False"/>
          <w:attr w:name="NumberType" w:val="1"/>
          <w:attr w:name="TCSC" w:val="0"/>
        </w:smartTagPr>
        <w:r>
          <w:rPr>
            <w:rFonts w:hint="eastAsia"/>
          </w:rPr>
          <w:t>0.</w:t>
        </w:r>
        <w:r>
          <w:t>2</w:t>
        </w:r>
        <w:r>
          <w:rPr>
            <w:rFonts w:hint="eastAsia"/>
          </w:rPr>
          <w:t xml:space="preserve"> </w:t>
        </w:r>
        <w:r>
          <w:t>m</w:t>
        </w:r>
      </w:smartTag>
      <w:r>
        <w:rPr>
          <w:rFonts w:hint="eastAsia"/>
        </w:rPr>
        <w:t>～</w:t>
      </w:r>
      <w:smartTag w:uri="urn:schemas-microsoft-com:office:smarttags" w:element="chmetcnv">
        <w:smartTagPr>
          <w:attr w:name="UnitName" w:val="m"/>
          <w:attr w:name="SourceValue" w:val=".7"/>
          <w:attr w:name="HasSpace" w:val="True"/>
          <w:attr w:name="Negative" w:val="False"/>
          <w:attr w:name="NumberType" w:val="1"/>
          <w:attr w:name="TCSC" w:val="0"/>
        </w:smartTagPr>
        <w:r>
          <w:rPr>
            <w:rFonts w:hint="eastAsia"/>
          </w:rPr>
          <w:t xml:space="preserve">0.7 </w:t>
        </w:r>
        <w:r>
          <w:t>m</w:t>
        </w:r>
      </w:smartTag>
      <w:r>
        <w:rPr>
          <w:rFonts w:hint="eastAsia"/>
        </w:rPr>
        <w:t>，直径</w:t>
      </w:r>
      <w:smartTag w:uri="urn:schemas-microsoft-com:office:smarttags" w:element="chmetcnv">
        <w:smartTagPr>
          <w:attr w:name="UnitName" w:val="mm"/>
          <w:attr w:name="SourceValue" w:val="30"/>
          <w:attr w:name="HasSpace" w:val="True"/>
          <w:attr w:name="Negative" w:val="False"/>
          <w:attr w:name="NumberType" w:val="1"/>
          <w:attr w:name="TCSC" w:val="0"/>
        </w:smartTagPr>
        <w:r>
          <w:t>3</w:t>
        </w:r>
        <w:r>
          <w:rPr>
            <w:rFonts w:hint="eastAsia"/>
          </w:rPr>
          <w:t>0 m</w:t>
        </w:r>
        <w:r>
          <w:t>m</w:t>
        </w:r>
      </w:smartTag>
      <w:r>
        <w:rPr>
          <w:rFonts w:hint="eastAsia"/>
        </w:rPr>
        <w:t>左右的金属管或塑料管，在上部管壁上开有数百个直径</w:t>
      </w:r>
      <w:smartTag w:uri="urn:schemas-microsoft-com:office:smarttags" w:element="chmetcnv">
        <w:smartTagPr>
          <w:attr w:name="UnitName" w:val="mm"/>
          <w:attr w:name="SourceValue" w:val="2.4"/>
          <w:attr w:name="HasSpace" w:val="True"/>
          <w:attr w:name="Negative" w:val="False"/>
          <w:attr w:name="NumberType" w:val="1"/>
          <w:attr w:name="TCSC" w:val="0"/>
        </w:smartTagPr>
        <w:r>
          <w:t>2.4</w:t>
        </w:r>
        <w:r>
          <w:rPr>
            <w:rFonts w:hint="eastAsia"/>
          </w:rPr>
          <w:t xml:space="preserve"> </w:t>
        </w:r>
        <w:r>
          <w:t>mm</w:t>
        </w:r>
      </w:smartTag>
      <w:r>
        <w:rPr>
          <w:rFonts w:hint="eastAsia"/>
        </w:rPr>
        <w:t>～</w:t>
      </w:r>
      <w:smartTag w:uri="urn:schemas-microsoft-com:office:smarttags" w:element="chmetcnv">
        <w:smartTagPr>
          <w:attr w:name="UnitName" w:val="mm"/>
          <w:attr w:name="SourceValue" w:val="2.8"/>
          <w:attr w:name="HasSpace" w:val="True"/>
          <w:attr w:name="Negative" w:val="False"/>
          <w:attr w:name="NumberType" w:val="1"/>
          <w:attr w:name="TCSC" w:val="0"/>
        </w:smartTagPr>
        <w:r>
          <w:t>2.8</w:t>
        </w:r>
        <w:r>
          <w:rPr>
            <w:rFonts w:hint="eastAsia"/>
          </w:rPr>
          <w:t xml:space="preserve"> </w:t>
        </w:r>
        <w:r>
          <w:t>mm</w:t>
        </w:r>
      </w:smartTag>
      <w:r>
        <w:rPr>
          <w:rFonts w:hint="eastAsia"/>
        </w:rPr>
        <w:t>的小孔，管的下部有锥形漏斗或集虫瓶。</w:t>
      </w:r>
    </w:p>
    <w:p w:rsidR="00134C77" w:rsidRDefault="00134C77">
      <w:pPr>
        <w:pStyle w:val="af8"/>
        <w:tabs>
          <w:tab w:val="clear" w:pos="360"/>
        </w:tabs>
        <w:spacing w:beforeLines="0" w:before="0" w:afterLines="0" w:after="0"/>
        <w:rPr>
          <w:rFonts w:ascii="宋体" w:hAnsi="宋体"/>
        </w:rPr>
      </w:pPr>
      <w:bookmarkStart w:id="1854" w:name="_Toc178577598"/>
      <w:bookmarkStart w:id="1855" w:name="_Toc178928245"/>
      <w:bookmarkStart w:id="1856" w:name="_Toc179699296"/>
      <w:bookmarkStart w:id="1857" w:name="_Toc179788324"/>
      <w:bookmarkStart w:id="1858" w:name="_Toc179788427"/>
      <w:bookmarkStart w:id="1859" w:name="_Toc179788499"/>
      <w:bookmarkStart w:id="1860" w:name="_Toc185046305"/>
      <w:bookmarkStart w:id="1861" w:name="_Toc187690301"/>
      <w:bookmarkStart w:id="1862" w:name="_Toc194235020"/>
      <w:bookmarkStart w:id="1863" w:name="_Toc194301906"/>
      <w:bookmarkStart w:id="1864" w:name="_Toc194301986"/>
      <w:bookmarkStart w:id="1865" w:name="_Toc194315226"/>
      <w:bookmarkStart w:id="1866" w:name="_Toc194315355"/>
      <w:bookmarkStart w:id="1867" w:name="_Toc194457646"/>
      <w:bookmarkStart w:id="1868" w:name="_Toc194493827"/>
      <w:bookmarkStart w:id="1869" w:name="_Toc194511970"/>
      <w:bookmarkStart w:id="1870" w:name="_Toc194661080"/>
      <w:bookmarkStart w:id="1871" w:name="_Toc233010608"/>
      <w:bookmarkStart w:id="1872" w:name="_Toc286825275"/>
      <w:bookmarkStart w:id="1873" w:name="_Toc286825521"/>
      <w:bookmarkStart w:id="1874" w:name="_Toc304299135"/>
      <w:bookmarkStart w:id="1875" w:name="_Toc304980951"/>
      <w:bookmarkStart w:id="1876" w:name="_Toc305658613"/>
      <w:bookmarkStart w:id="1877" w:name="_Toc317240380"/>
      <w:bookmarkStart w:id="1878" w:name="_Toc317512307"/>
      <w:r>
        <w:rPr>
          <w:rFonts w:hint="eastAsia"/>
        </w:rPr>
        <w:t>波纹纸板诱捕器</w:t>
      </w:r>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p>
    <w:p w:rsidR="00134C77" w:rsidRDefault="00134C77">
      <w:pPr>
        <w:pStyle w:val="aff6"/>
        <w:rPr>
          <w:rFonts w:hAnsi="宋体"/>
        </w:rPr>
      </w:pPr>
      <w:r>
        <w:rPr>
          <w:rFonts w:hint="eastAsia"/>
        </w:rPr>
        <w:t>也称瓦楞纸板诱捕器，是一种长</w:t>
      </w:r>
      <w:smartTag w:uri="urn:schemas-microsoft-com:office:smarttags" w:element="chmetcnv">
        <w:smartTagPr>
          <w:attr w:name="UnitName" w:val="m"/>
          <w:attr w:name="SourceValue" w:val=".15"/>
          <w:attr w:name="HasSpace" w:val="True"/>
          <w:attr w:name="Negative" w:val="False"/>
          <w:attr w:name="NumberType" w:val="1"/>
          <w:attr w:name="TCSC" w:val="0"/>
        </w:smartTagPr>
        <w:r>
          <w:rPr>
            <w:rFonts w:hint="eastAsia"/>
          </w:rPr>
          <w:t>0.</w:t>
        </w:r>
        <w:r>
          <w:t>15</w:t>
        </w:r>
        <w:r>
          <w:rPr>
            <w:rFonts w:hint="eastAsia"/>
          </w:rPr>
          <w:t xml:space="preserve"> m</w:t>
        </w:r>
      </w:smartTag>
      <w:r>
        <w:rPr>
          <w:rFonts w:hint="eastAsia"/>
        </w:rPr>
        <w:t>～</w:t>
      </w:r>
      <w:smartTag w:uri="urn:schemas-microsoft-com:office:smarttags" w:element="chmetcnv">
        <w:smartTagPr>
          <w:attr w:name="UnitName" w:val="m"/>
          <w:attr w:name="SourceValue" w:val=".2"/>
          <w:attr w:name="HasSpace" w:val="True"/>
          <w:attr w:name="Negative" w:val="False"/>
          <w:attr w:name="NumberType" w:val="1"/>
          <w:attr w:name="TCSC" w:val="0"/>
        </w:smartTagPr>
        <w:r>
          <w:rPr>
            <w:rFonts w:hint="eastAsia"/>
          </w:rPr>
          <w:t>0.</w:t>
        </w:r>
        <w:r>
          <w:t>2</w:t>
        </w:r>
        <w:r>
          <w:rPr>
            <w:rFonts w:hint="eastAsia"/>
          </w:rPr>
          <w:t xml:space="preserve"> </w:t>
        </w:r>
        <w:r>
          <w:t>m</w:t>
        </w:r>
      </w:smartTag>
      <w:r>
        <w:rPr>
          <w:rFonts w:hint="eastAsia"/>
        </w:rPr>
        <w:t>，宽度</w:t>
      </w:r>
      <w:smartTag w:uri="urn:schemas-microsoft-com:office:smarttags" w:element="chmetcnv">
        <w:smartTagPr>
          <w:attr w:name="UnitName" w:val="m"/>
          <w:attr w:name="SourceValue" w:val=".1"/>
          <w:attr w:name="HasSpace" w:val="True"/>
          <w:attr w:name="Negative" w:val="False"/>
          <w:attr w:name="NumberType" w:val="1"/>
          <w:attr w:name="TCSC" w:val="0"/>
        </w:smartTagPr>
        <w:r>
          <w:rPr>
            <w:rFonts w:hint="eastAsia"/>
          </w:rPr>
          <w:t>0.</w:t>
        </w:r>
        <w:r>
          <w:t>1</w:t>
        </w:r>
        <w:r>
          <w:rPr>
            <w:rFonts w:hint="eastAsia"/>
          </w:rPr>
          <w:t xml:space="preserve"> </w:t>
        </w:r>
        <w:r>
          <w:t>m</w:t>
        </w:r>
      </w:smartTag>
      <w:r>
        <w:rPr>
          <w:rFonts w:hint="eastAsia"/>
        </w:rPr>
        <w:t>左右的带有波纹状孔道的长方形纸板，长度方向两边为波纹纸板（瓦楞纸板）开口位置，其中一边用胶带密封，在另一边开口处放入少量全麦粉或碎麦粉，以增强诱捕害虫的能力。</w:t>
      </w:r>
    </w:p>
    <w:p w:rsidR="00134C77" w:rsidRDefault="00134C77">
      <w:pPr>
        <w:pStyle w:val="af8"/>
        <w:tabs>
          <w:tab w:val="clear" w:pos="360"/>
        </w:tabs>
        <w:spacing w:beforeLines="0" w:before="0" w:afterLines="0" w:after="0"/>
        <w:rPr>
          <w:rFonts w:ascii="宋体" w:hAnsi="宋体"/>
        </w:rPr>
      </w:pPr>
      <w:bookmarkStart w:id="1879" w:name="_Toc178577599"/>
      <w:bookmarkStart w:id="1880" w:name="_Toc178928246"/>
      <w:bookmarkStart w:id="1881" w:name="_Toc179699297"/>
      <w:bookmarkStart w:id="1882" w:name="_Toc179788325"/>
      <w:bookmarkStart w:id="1883" w:name="_Toc179788428"/>
      <w:bookmarkStart w:id="1884" w:name="_Toc179788500"/>
      <w:bookmarkStart w:id="1885" w:name="_Toc185046306"/>
      <w:bookmarkStart w:id="1886" w:name="_Toc187690302"/>
      <w:bookmarkStart w:id="1887" w:name="_Toc194235021"/>
      <w:bookmarkStart w:id="1888" w:name="_Toc194301907"/>
      <w:bookmarkStart w:id="1889" w:name="_Toc194301987"/>
      <w:bookmarkStart w:id="1890" w:name="_Toc194315227"/>
      <w:bookmarkStart w:id="1891" w:name="_Toc194315356"/>
      <w:bookmarkStart w:id="1892" w:name="_Toc194457647"/>
      <w:bookmarkStart w:id="1893" w:name="_Toc194493828"/>
      <w:bookmarkStart w:id="1894" w:name="_Toc194511971"/>
      <w:bookmarkStart w:id="1895" w:name="_Toc194661081"/>
      <w:bookmarkStart w:id="1896" w:name="_Toc233010609"/>
      <w:bookmarkStart w:id="1897" w:name="_Toc286825276"/>
      <w:bookmarkStart w:id="1898" w:name="_Toc286825522"/>
      <w:bookmarkStart w:id="1899" w:name="_Toc304299136"/>
      <w:bookmarkStart w:id="1900" w:name="_Toc304980952"/>
      <w:bookmarkStart w:id="1901" w:name="_Toc305658614"/>
      <w:bookmarkStart w:id="1902" w:name="_Toc317240381"/>
      <w:bookmarkStart w:id="1903" w:name="_Toc317512308"/>
      <w:r>
        <w:rPr>
          <w:rFonts w:hint="eastAsia"/>
        </w:rPr>
        <w:t>其他诱捕器</w:t>
      </w:r>
      <w:bookmarkEnd w:id="1879"/>
      <w:bookmarkEnd w:id="1880"/>
      <w:bookmarkEnd w:id="1881"/>
      <w:bookmarkEnd w:id="1882"/>
      <w:bookmarkEnd w:id="1883"/>
      <w:bookmarkEnd w:id="1884"/>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899"/>
      <w:bookmarkEnd w:id="1900"/>
      <w:bookmarkEnd w:id="1901"/>
      <w:bookmarkEnd w:id="1902"/>
      <w:bookmarkEnd w:id="1903"/>
    </w:p>
    <w:p w:rsidR="00134C77" w:rsidRDefault="00134C77">
      <w:pPr>
        <w:pStyle w:val="aff6"/>
        <w:rPr>
          <w:rFonts w:hAnsi="宋体"/>
        </w:rPr>
      </w:pPr>
      <w:r>
        <w:rPr>
          <w:rFonts w:hint="eastAsia"/>
        </w:rPr>
        <w:t>黑光灯和蛾类信息素诱捕器，主要诱捕储粮空间、空仓和成品粮仓内的蛾类害虫成虫。</w:t>
      </w:r>
    </w:p>
    <w:p w:rsidR="00134C77" w:rsidRDefault="00134C77">
      <w:pPr>
        <w:pStyle w:val="af7"/>
        <w:tabs>
          <w:tab w:val="clear" w:pos="360"/>
        </w:tabs>
        <w:spacing w:beforeLines="50" w:before="156" w:afterLines="50" w:after="156"/>
        <w:rPr>
          <w:rFonts w:ascii="宋体" w:hAnsi="宋体"/>
        </w:rPr>
      </w:pPr>
      <w:bookmarkStart w:id="1904" w:name="_Toc178577600"/>
      <w:bookmarkStart w:id="1905" w:name="_Toc178928247"/>
      <w:bookmarkStart w:id="1906" w:name="_Toc179699298"/>
      <w:bookmarkStart w:id="1907" w:name="_Toc179788326"/>
      <w:bookmarkStart w:id="1908" w:name="_Toc179788429"/>
      <w:bookmarkStart w:id="1909" w:name="_Toc179788501"/>
      <w:bookmarkStart w:id="1910" w:name="_Toc185046158"/>
      <w:bookmarkStart w:id="1911" w:name="_Toc185046307"/>
      <w:bookmarkStart w:id="1912" w:name="_Toc187690303"/>
      <w:bookmarkStart w:id="1913" w:name="_Toc194235022"/>
      <w:bookmarkStart w:id="1914" w:name="_Toc194301908"/>
      <w:bookmarkStart w:id="1915" w:name="_Toc194301988"/>
      <w:bookmarkStart w:id="1916" w:name="_Toc194315228"/>
      <w:bookmarkStart w:id="1917" w:name="_Toc194315357"/>
      <w:bookmarkStart w:id="1918" w:name="_Toc194457648"/>
      <w:bookmarkStart w:id="1919" w:name="_Toc194493829"/>
      <w:bookmarkStart w:id="1920" w:name="_Toc194511972"/>
      <w:bookmarkStart w:id="1921" w:name="_Toc194661082"/>
      <w:bookmarkStart w:id="1922" w:name="_Toc233010610"/>
      <w:bookmarkStart w:id="1923" w:name="_Toc286825277"/>
      <w:bookmarkStart w:id="1924" w:name="_Toc286825523"/>
      <w:bookmarkStart w:id="1925" w:name="_Toc304299137"/>
      <w:bookmarkStart w:id="1926" w:name="_Toc304980953"/>
      <w:bookmarkStart w:id="1927" w:name="_Toc305658615"/>
      <w:bookmarkStart w:id="1928" w:name="_Toc317240382"/>
      <w:bookmarkStart w:id="1929" w:name="_Toc317512309"/>
      <w:bookmarkStart w:id="1930" w:name="_Toc317671227"/>
      <w:r>
        <w:rPr>
          <w:rFonts w:hint="eastAsia"/>
        </w:rPr>
        <w:t>适用范围</w:t>
      </w:r>
      <w:bookmarkEnd w:id="1904"/>
      <w:bookmarkEnd w:id="1905"/>
      <w:bookmarkEnd w:id="1906"/>
      <w:bookmarkEnd w:id="1907"/>
      <w:bookmarkEnd w:id="1908"/>
      <w:bookmarkEnd w:id="1909"/>
      <w:bookmarkEnd w:id="1910"/>
      <w:bookmarkEnd w:id="1911"/>
      <w:bookmarkEnd w:id="1912"/>
      <w:bookmarkEnd w:id="1913"/>
      <w:bookmarkEnd w:id="1914"/>
      <w:bookmarkEnd w:id="1915"/>
      <w:bookmarkEnd w:id="1916"/>
      <w:bookmarkEnd w:id="1917"/>
      <w:bookmarkEnd w:id="1918"/>
      <w:bookmarkEnd w:id="1919"/>
      <w:bookmarkEnd w:id="1920"/>
      <w:bookmarkEnd w:id="1921"/>
      <w:bookmarkEnd w:id="1922"/>
      <w:bookmarkEnd w:id="1923"/>
      <w:bookmarkEnd w:id="1924"/>
      <w:bookmarkEnd w:id="1925"/>
      <w:bookmarkEnd w:id="1926"/>
      <w:bookmarkEnd w:id="1927"/>
      <w:bookmarkEnd w:id="1928"/>
      <w:bookmarkEnd w:id="1929"/>
      <w:bookmarkEnd w:id="1930"/>
    </w:p>
    <w:p w:rsidR="00134C77" w:rsidRDefault="00134C77">
      <w:pPr>
        <w:pStyle w:val="aff6"/>
        <w:rPr>
          <w:rFonts w:hAnsi="宋体"/>
        </w:rPr>
      </w:pPr>
      <w:r>
        <w:rPr>
          <w:rFonts w:hint="eastAsia"/>
        </w:rPr>
        <w:t>适用于各种粮食和油料的散装、包装垛和空仓内活动虫态的储粮害虫检测，以确定害虫有无和数量。</w:t>
      </w:r>
    </w:p>
    <w:p w:rsidR="00134C77" w:rsidRDefault="00134C77">
      <w:pPr>
        <w:pStyle w:val="af7"/>
        <w:tabs>
          <w:tab w:val="clear" w:pos="360"/>
        </w:tabs>
        <w:spacing w:beforeLines="50" w:before="156" w:afterLines="50" w:after="156"/>
        <w:rPr>
          <w:rFonts w:hAnsi=""/>
        </w:rPr>
      </w:pPr>
      <w:bookmarkStart w:id="1931" w:name="_Toc178577601"/>
      <w:bookmarkStart w:id="1932" w:name="_Toc178928248"/>
      <w:bookmarkStart w:id="1933" w:name="_Toc179699299"/>
      <w:bookmarkStart w:id="1934" w:name="_Toc179788327"/>
      <w:bookmarkStart w:id="1935" w:name="_Toc179788430"/>
      <w:bookmarkStart w:id="1936" w:name="_Toc179788502"/>
      <w:bookmarkStart w:id="1937" w:name="_Toc185046159"/>
      <w:bookmarkStart w:id="1938" w:name="_Toc185046308"/>
      <w:bookmarkStart w:id="1939" w:name="_Toc187690304"/>
      <w:bookmarkStart w:id="1940" w:name="_Toc194235023"/>
      <w:bookmarkStart w:id="1941" w:name="_Toc194301909"/>
      <w:bookmarkStart w:id="1942" w:name="_Toc194301989"/>
      <w:bookmarkStart w:id="1943" w:name="_Toc194315229"/>
      <w:bookmarkStart w:id="1944" w:name="_Toc194315358"/>
      <w:bookmarkStart w:id="1945" w:name="_Toc194457649"/>
      <w:bookmarkStart w:id="1946" w:name="_Toc194493830"/>
      <w:bookmarkStart w:id="1947" w:name="_Toc194511973"/>
      <w:bookmarkStart w:id="1948" w:name="_Toc194661083"/>
      <w:bookmarkStart w:id="1949" w:name="_Toc233010611"/>
      <w:bookmarkStart w:id="1950" w:name="_Toc286825278"/>
      <w:bookmarkStart w:id="1951" w:name="_Toc286825524"/>
      <w:bookmarkStart w:id="1952" w:name="_Toc304299138"/>
      <w:bookmarkStart w:id="1953" w:name="_Toc304980954"/>
      <w:bookmarkStart w:id="1954" w:name="_Toc305658616"/>
      <w:bookmarkStart w:id="1955" w:name="_Toc317240383"/>
      <w:bookmarkStart w:id="1956" w:name="_Toc317512310"/>
      <w:bookmarkStart w:id="1957" w:name="_Toc317671228"/>
      <w:r>
        <w:t>诱捕器布点</w:t>
      </w:r>
      <w:bookmarkEnd w:id="1931"/>
      <w:bookmarkEnd w:id="1932"/>
      <w:bookmarkEnd w:id="1933"/>
      <w:bookmarkEnd w:id="1934"/>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bookmarkEnd w:id="1949"/>
      <w:bookmarkEnd w:id="1950"/>
      <w:bookmarkEnd w:id="1951"/>
      <w:bookmarkEnd w:id="1952"/>
      <w:bookmarkEnd w:id="1953"/>
      <w:bookmarkEnd w:id="1954"/>
      <w:bookmarkEnd w:id="1955"/>
      <w:bookmarkEnd w:id="1956"/>
      <w:bookmarkEnd w:id="1957"/>
    </w:p>
    <w:p w:rsidR="00134C77" w:rsidRDefault="00134C77">
      <w:pPr>
        <w:pStyle w:val="aff6"/>
        <w:rPr>
          <w:rFonts w:hAnsi="宋体" w:hint="eastAsia"/>
        </w:rPr>
      </w:pPr>
      <w:r>
        <w:rPr>
          <w:rFonts w:hint="eastAsia"/>
        </w:rPr>
        <w:t>按LS/T 1211D的虫粮采样点执行。</w:t>
      </w:r>
    </w:p>
    <w:p w:rsidR="00134C77" w:rsidRDefault="00134C77">
      <w:pPr>
        <w:pStyle w:val="af7"/>
        <w:tabs>
          <w:tab w:val="clear" w:pos="360"/>
        </w:tabs>
        <w:spacing w:beforeLines="50" w:before="156" w:afterLines="50" w:after="156"/>
        <w:rPr>
          <w:rFonts w:hAnsi=""/>
        </w:rPr>
      </w:pPr>
      <w:bookmarkStart w:id="1958" w:name="_Toc178577602"/>
      <w:bookmarkStart w:id="1959" w:name="_Toc178928249"/>
      <w:bookmarkStart w:id="1960" w:name="_Toc179699300"/>
      <w:bookmarkStart w:id="1961" w:name="_Toc179788328"/>
      <w:bookmarkStart w:id="1962" w:name="_Toc179788431"/>
      <w:bookmarkStart w:id="1963" w:name="_Toc179788503"/>
      <w:bookmarkStart w:id="1964" w:name="_Toc185046160"/>
      <w:bookmarkStart w:id="1965" w:name="_Toc185046309"/>
      <w:bookmarkStart w:id="1966" w:name="_Toc187690305"/>
      <w:bookmarkStart w:id="1967" w:name="_Toc194235024"/>
      <w:bookmarkStart w:id="1968" w:name="_Toc194301910"/>
      <w:bookmarkStart w:id="1969" w:name="_Toc194301990"/>
      <w:bookmarkStart w:id="1970" w:name="_Toc194315230"/>
      <w:bookmarkStart w:id="1971" w:name="_Toc194315359"/>
      <w:bookmarkStart w:id="1972" w:name="_Toc194457650"/>
      <w:bookmarkStart w:id="1973" w:name="_Toc194493831"/>
      <w:bookmarkStart w:id="1974" w:name="_Toc194511974"/>
      <w:bookmarkStart w:id="1975" w:name="_Toc194661084"/>
      <w:bookmarkStart w:id="1976" w:name="_Toc233010612"/>
      <w:bookmarkStart w:id="1977" w:name="_Toc286825279"/>
      <w:bookmarkStart w:id="1978" w:name="_Toc286825525"/>
      <w:bookmarkStart w:id="1979" w:name="_Toc304299139"/>
      <w:bookmarkStart w:id="1980" w:name="_Toc304980955"/>
      <w:bookmarkStart w:id="1981" w:name="_Toc305658617"/>
      <w:bookmarkStart w:id="1982" w:name="_Toc317240384"/>
      <w:bookmarkStart w:id="1983" w:name="_Toc317512311"/>
      <w:bookmarkStart w:id="1984" w:name="_Toc317671229"/>
      <w:r>
        <w:t>检测期限</w:t>
      </w:r>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bookmarkEnd w:id="1975"/>
      <w:bookmarkEnd w:id="1976"/>
      <w:bookmarkEnd w:id="1977"/>
      <w:bookmarkEnd w:id="1978"/>
      <w:bookmarkEnd w:id="1979"/>
      <w:bookmarkEnd w:id="1980"/>
      <w:bookmarkEnd w:id="1981"/>
      <w:bookmarkEnd w:id="1982"/>
      <w:bookmarkEnd w:id="1983"/>
      <w:bookmarkEnd w:id="1984"/>
    </w:p>
    <w:p w:rsidR="00134C77" w:rsidRDefault="00134C77">
      <w:pPr>
        <w:pStyle w:val="aff6"/>
        <w:rPr>
          <w:rFonts w:hAnsi="" w:hint="eastAsia"/>
        </w:rPr>
      </w:pPr>
      <w:r>
        <w:t>检测期限同于筛检法。</w:t>
      </w:r>
    </w:p>
    <w:p w:rsidR="00134C77" w:rsidRDefault="00134C77">
      <w:pPr>
        <w:pStyle w:val="af7"/>
        <w:tabs>
          <w:tab w:val="clear" w:pos="360"/>
        </w:tabs>
        <w:spacing w:beforeLines="50" w:before="156" w:afterLines="50" w:after="156"/>
        <w:rPr>
          <w:rFonts w:ascii="宋体" w:hAnsi="宋体" w:hint="eastAsia"/>
        </w:rPr>
      </w:pPr>
      <w:bookmarkStart w:id="1985" w:name="_Toc178577603"/>
      <w:bookmarkStart w:id="1986" w:name="_Toc178928250"/>
      <w:bookmarkStart w:id="1987" w:name="_Toc179699301"/>
      <w:bookmarkStart w:id="1988" w:name="_Toc179788329"/>
      <w:bookmarkStart w:id="1989" w:name="_Toc179788432"/>
      <w:bookmarkStart w:id="1990" w:name="_Toc179788504"/>
      <w:bookmarkStart w:id="1991" w:name="_Toc185046161"/>
      <w:bookmarkStart w:id="1992" w:name="_Toc185046310"/>
      <w:bookmarkStart w:id="1993" w:name="_Toc187690306"/>
      <w:bookmarkStart w:id="1994" w:name="_Toc194235025"/>
      <w:bookmarkStart w:id="1995" w:name="_Toc194301911"/>
      <w:bookmarkStart w:id="1996" w:name="_Toc194301991"/>
      <w:bookmarkStart w:id="1997" w:name="_Toc194315231"/>
      <w:bookmarkStart w:id="1998" w:name="_Toc194315360"/>
      <w:bookmarkStart w:id="1999" w:name="_Toc194457651"/>
      <w:bookmarkStart w:id="2000" w:name="_Toc194493832"/>
      <w:bookmarkStart w:id="2001" w:name="_Toc194511975"/>
      <w:bookmarkStart w:id="2002" w:name="_Toc194661085"/>
      <w:bookmarkStart w:id="2003" w:name="_Toc233010613"/>
      <w:bookmarkStart w:id="2004" w:name="_Toc286825280"/>
      <w:bookmarkStart w:id="2005" w:name="_Toc286825526"/>
      <w:bookmarkStart w:id="2006" w:name="_Toc304299140"/>
      <w:bookmarkStart w:id="2007" w:name="_Toc304980956"/>
      <w:bookmarkStart w:id="2008" w:name="_Toc305658618"/>
      <w:bookmarkStart w:id="2009" w:name="_Toc317240385"/>
      <w:bookmarkStart w:id="2010" w:name="_Toc317512312"/>
      <w:bookmarkStart w:id="2011" w:name="_Toc317671230"/>
      <w:r>
        <w:rPr>
          <w:rFonts w:hint="eastAsia"/>
        </w:rPr>
        <w:t>检测害虫计量单位</w:t>
      </w:r>
      <w:bookmarkEnd w:id="1985"/>
      <w:bookmarkEnd w:id="1986"/>
      <w:bookmarkEnd w:id="1987"/>
      <w:bookmarkEnd w:id="1988"/>
      <w:bookmarkEnd w:id="1989"/>
      <w:bookmarkEnd w:id="1990"/>
      <w:bookmarkEnd w:id="1991"/>
      <w:bookmarkEnd w:id="1992"/>
      <w:bookmarkEnd w:id="1993"/>
      <w:bookmarkEnd w:id="1994"/>
      <w:bookmarkEnd w:id="1995"/>
      <w:bookmarkEnd w:id="1996"/>
      <w:bookmarkEnd w:id="1997"/>
      <w:bookmarkEnd w:id="1998"/>
      <w:bookmarkEnd w:id="1999"/>
      <w:bookmarkEnd w:id="2000"/>
      <w:bookmarkEnd w:id="2001"/>
      <w:bookmarkEnd w:id="2002"/>
      <w:bookmarkEnd w:id="2003"/>
      <w:bookmarkEnd w:id="2004"/>
      <w:bookmarkEnd w:id="2005"/>
      <w:bookmarkEnd w:id="2006"/>
      <w:bookmarkEnd w:id="2007"/>
      <w:bookmarkEnd w:id="2008"/>
      <w:bookmarkEnd w:id="2009"/>
      <w:bookmarkEnd w:id="2010"/>
      <w:bookmarkEnd w:id="2011"/>
    </w:p>
    <w:p w:rsidR="00134C77" w:rsidRPr="00603FDC" w:rsidRDefault="00134C77">
      <w:pPr>
        <w:pStyle w:val="af8"/>
        <w:spacing w:before="156" w:after="156"/>
        <w:rPr>
          <w:rFonts w:ascii="宋体" w:eastAsia="宋体" w:hAnsi="宋体" w:hint="eastAsia"/>
        </w:rPr>
      </w:pPr>
      <w:r w:rsidRPr="00603FDC">
        <w:rPr>
          <w:rFonts w:ascii="宋体" w:eastAsia="宋体" w:hAnsi="宋体" w:hint="eastAsia"/>
        </w:rPr>
        <w:t>采用诱捕器检测害虫的计量单位为：诱捕的害虫数量（头）</w:t>
      </w:r>
      <w:r w:rsidRPr="00603FDC">
        <w:rPr>
          <w:rFonts w:ascii="宋体" w:eastAsia="宋体" w:hAnsi="宋体"/>
        </w:rPr>
        <w:t xml:space="preserve">/ </w:t>
      </w:r>
      <w:r w:rsidRPr="00603FDC">
        <w:rPr>
          <w:rFonts w:ascii="宋体" w:eastAsia="宋体" w:hAnsi="宋体" w:hint="eastAsia"/>
        </w:rPr>
        <w:t>每台（个）诱捕器</w:t>
      </w:r>
      <w:r w:rsidRPr="00603FDC">
        <w:rPr>
          <w:rFonts w:ascii="宋体" w:eastAsia="宋体" w:hAnsi="宋体"/>
        </w:rPr>
        <w:t>/</w:t>
      </w:r>
      <w:r w:rsidRPr="00603FDC">
        <w:rPr>
          <w:rFonts w:ascii="宋体" w:eastAsia="宋体" w:hAnsi="宋体" w:hint="eastAsia"/>
        </w:rPr>
        <w:t>天。</w:t>
      </w:r>
    </w:p>
    <w:p w:rsidR="00134C77" w:rsidRPr="00603FDC" w:rsidRDefault="00134C77">
      <w:pPr>
        <w:pStyle w:val="af8"/>
        <w:spacing w:before="156" w:after="156"/>
        <w:rPr>
          <w:rFonts w:ascii="宋体" w:eastAsia="宋体" w:hAnsi="宋体" w:hint="eastAsia"/>
        </w:rPr>
      </w:pPr>
      <w:r w:rsidRPr="00603FDC">
        <w:rPr>
          <w:rFonts w:ascii="宋体" w:eastAsia="宋体" w:hAnsi="宋体" w:hint="eastAsia"/>
        </w:rPr>
        <w:t>探管陷阱诱捕害虫密度和筛检害虫密度的参考关系见表</w:t>
      </w:r>
      <w:r>
        <w:rPr>
          <w:rFonts w:ascii="宋体" w:eastAsia="宋体" w:hAnsi="宋体" w:hint="eastAsia"/>
        </w:rPr>
        <w:t>D.</w:t>
      </w:r>
      <w:r w:rsidRPr="00603FDC">
        <w:rPr>
          <w:rFonts w:ascii="宋体" w:eastAsia="宋体" w:hAnsi="宋体" w:hint="eastAsia"/>
        </w:rPr>
        <w:t>1。</w:t>
      </w:r>
    </w:p>
    <w:p w:rsidR="00134C77" w:rsidRDefault="00134C77">
      <w:pPr>
        <w:pStyle w:val="af4"/>
        <w:spacing w:before="156" w:after="156"/>
        <w:rPr>
          <w:rFonts w:ascii="宋体" w:hAnsi="宋体" w:hint="eastAsia"/>
          <w:sz w:val="18"/>
          <w:szCs w:val="28"/>
        </w:rPr>
      </w:pPr>
      <w:r>
        <w:rPr>
          <w:rFonts w:hAnsi="宋体" w:hint="eastAsia"/>
        </w:rPr>
        <w:t>探管诱捕器</w:t>
      </w:r>
      <w:r>
        <w:rPr>
          <w:rFonts w:hint="eastAsia"/>
        </w:rPr>
        <w:t>原粮粮堆诱捕害虫密度与筛检害虫密度的参考关系</w:t>
      </w:r>
    </w:p>
    <w:tbl>
      <w:tblPr>
        <w:tblW w:w="92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58"/>
        <w:gridCol w:w="4744"/>
      </w:tblGrid>
      <w:tr w:rsidR="00134C77">
        <w:tblPrEx>
          <w:tblCellMar>
            <w:top w:w="0" w:type="dxa"/>
            <w:bottom w:w="0" w:type="dxa"/>
          </w:tblCellMar>
        </w:tblPrEx>
        <w:trPr>
          <w:cantSplit/>
          <w:trHeight w:val="210"/>
          <w:jc w:val="center"/>
        </w:trPr>
        <w:tc>
          <w:tcPr>
            <w:tcW w:w="4458" w:type="dxa"/>
          </w:tcPr>
          <w:p w:rsidR="00134C77" w:rsidRDefault="00134C77">
            <w:pPr>
              <w:jc w:val="center"/>
              <w:rPr>
                <w:rFonts w:ascii="宋体" w:hAnsi="宋体" w:hint="eastAsia"/>
                <w:b/>
                <w:bCs/>
                <w:sz w:val="18"/>
              </w:rPr>
            </w:pPr>
            <w:r>
              <w:rPr>
                <w:rFonts w:ascii="宋体" w:hAnsi="宋体" w:hint="eastAsia"/>
                <w:b/>
                <w:bCs/>
                <w:sz w:val="18"/>
              </w:rPr>
              <w:t>筛检(</w:t>
            </w:r>
            <w:r>
              <w:rPr>
                <w:rFonts w:hAnsi="宋体" w:hint="eastAsia"/>
                <w:b/>
                <w:bCs/>
                <w:sz w:val="18"/>
              </w:rPr>
              <w:t>头</w:t>
            </w:r>
            <w:r>
              <w:rPr>
                <w:rFonts w:hAnsi="宋体" w:hint="eastAsia"/>
                <w:b/>
                <w:bCs/>
                <w:sz w:val="18"/>
              </w:rPr>
              <w:t>/kg)</w:t>
            </w:r>
          </w:p>
        </w:tc>
        <w:tc>
          <w:tcPr>
            <w:tcW w:w="4744" w:type="dxa"/>
          </w:tcPr>
          <w:p w:rsidR="00134C77" w:rsidRDefault="00134C77">
            <w:pPr>
              <w:jc w:val="center"/>
              <w:rPr>
                <w:rFonts w:ascii="宋体" w:hAnsi="宋体" w:hint="eastAsia"/>
                <w:b/>
                <w:bCs/>
                <w:sz w:val="18"/>
              </w:rPr>
            </w:pPr>
            <w:r>
              <w:rPr>
                <w:rFonts w:ascii="宋体" w:hAnsi="宋体" w:hint="eastAsia"/>
                <w:b/>
                <w:bCs/>
                <w:sz w:val="18"/>
              </w:rPr>
              <w:t>诱捕(头/台·天)</w:t>
            </w:r>
          </w:p>
        </w:tc>
      </w:tr>
      <w:tr w:rsidR="00134C77">
        <w:tblPrEx>
          <w:tblCellMar>
            <w:top w:w="0" w:type="dxa"/>
            <w:bottom w:w="0" w:type="dxa"/>
          </w:tblCellMar>
        </w:tblPrEx>
        <w:trPr>
          <w:cantSplit/>
          <w:jc w:val="center"/>
        </w:trPr>
        <w:tc>
          <w:tcPr>
            <w:tcW w:w="4458" w:type="dxa"/>
          </w:tcPr>
          <w:p w:rsidR="00134C77" w:rsidRDefault="00134C77">
            <w:pPr>
              <w:jc w:val="center"/>
              <w:rPr>
                <w:rFonts w:ascii="宋体" w:hAnsi="宋体" w:hint="eastAsia"/>
                <w:bCs/>
                <w:sz w:val="18"/>
              </w:rPr>
            </w:pPr>
            <w:r>
              <w:rPr>
                <w:rFonts w:ascii="宋体" w:hAnsi="宋体" w:hint="eastAsia"/>
                <w:bCs/>
                <w:sz w:val="18"/>
              </w:rPr>
              <w:t>≤5</w:t>
            </w:r>
          </w:p>
        </w:tc>
        <w:tc>
          <w:tcPr>
            <w:tcW w:w="4744" w:type="dxa"/>
          </w:tcPr>
          <w:p w:rsidR="00134C77" w:rsidRDefault="00134C77">
            <w:pPr>
              <w:jc w:val="center"/>
              <w:rPr>
                <w:rFonts w:ascii="宋体" w:hAnsi="宋体" w:hint="eastAsia"/>
                <w:bCs/>
                <w:sz w:val="18"/>
              </w:rPr>
            </w:pPr>
            <w:r>
              <w:rPr>
                <w:rFonts w:ascii="宋体" w:hAnsi="宋体" w:hint="eastAsia"/>
                <w:bCs/>
                <w:sz w:val="18"/>
              </w:rPr>
              <w:t>≤10</w:t>
            </w:r>
          </w:p>
        </w:tc>
      </w:tr>
      <w:tr w:rsidR="00134C77">
        <w:tblPrEx>
          <w:tblCellMar>
            <w:top w:w="0" w:type="dxa"/>
            <w:bottom w:w="0" w:type="dxa"/>
          </w:tblCellMar>
        </w:tblPrEx>
        <w:trPr>
          <w:cantSplit/>
          <w:jc w:val="center"/>
        </w:trPr>
        <w:tc>
          <w:tcPr>
            <w:tcW w:w="4458" w:type="dxa"/>
            <w:vAlign w:val="center"/>
          </w:tcPr>
          <w:p w:rsidR="00134C77" w:rsidRDefault="00134C77">
            <w:pPr>
              <w:jc w:val="center"/>
              <w:rPr>
                <w:rFonts w:ascii="宋体" w:hAnsi="宋体" w:hint="eastAsia"/>
                <w:bCs/>
                <w:sz w:val="18"/>
              </w:rPr>
            </w:pPr>
            <w:r>
              <w:rPr>
                <w:rFonts w:ascii="宋体" w:hAnsi="宋体" w:hint="eastAsia"/>
                <w:bCs/>
                <w:sz w:val="18"/>
              </w:rPr>
              <w:t>≤30</w:t>
            </w:r>
          </w:p>
        </w:tc>
        <w:tc>
          <w:tcPr>
            <w:tcW w:w="4744" w:type="dxa"/>
            <w:vAlign w:val="center"/>
          </w:tcPr>
          <w:p w:rsidR="00134C77" w:rsidRDefault="00134C77">
            <w:pPr>
              <w:jc w:val="center"/>
              <w:rPr>
                <w:rFonts w:ascii="宋体" w:hAnsi="宋体" w:hint="eastAsia"/>
                <w:bCs/>
                <w:sz w:val="18"/>
              </w:rPr>
            </w:pPr>
            <w:r>
              <w:rPr>
                <w:rFonts w:ascii="宋体" w:hAnsi="宋体" w:hint="eastAsia"/>
                <w:bCs/>
                <w:sz w:val="18"/>
              </w:rPr>
              <w:t>≤20</w:t>
            </w:r>
          </w:p>
        </w:tc>
      </w:tr>
      <w:tr w:rsidR="00134C77">
        <w:tblPrEx>
          <w:tblCellMar>
            <w:top w:w="0" w:type="dxa"/>
            <w:bottom w:w="0" w:type="dxa"/>
          </w:tblCellMar>
        </w:tblPrEx>
        <w:trPr>
          <w:cantSplit/>
          <w:jc w:val="center"/>
        </w:trPr>
        <w:tc>
          <w:tcPr>
            <w:tcW w:w="4458" w:type="dxa"/>
          </w:tcPr>
          <w:p w:rsidR="00134C77" w:rsidRDefault="00134C77">
            <w:pPr>
              <w:jc w:val="center"/>
              <w:rPr>
                <w:rFonts w:ascii="宋体" w:hAnsi="宋体" w:hint="eastAsia"/>
                <w:bCs/>
                <w:sz w:val="18"/>
              </w:rPr>
            </w:pPr>
            <w:r>
              <w:rPr>
                <w:rFonts w:ascii="宋体" w:hAnsi="宋体" w:hint="eastAsia"/>
                <w:bCs/>
                <w:sz w:val="18"/>
              </w:rPr>
              <w:t>＞30</w:t>
            </w:r>
          </w:p>
        </w:tc>
        <w:tc>
          <w:tcPr>
            <w:tcW w:w="4744" w:type="dxa"/>
          </w:tcPr>
          <w:p w:rsidR="00134C77" w:rsidRDefault="00134C77">
            <w:pPr>
              <w:jc w:val="center"/>
              <w:rPr>
                <w:rFonts w:ascii="宋体" w:hAnsi="宋体" w:hint="eastAsia"/>
                <w:bCs/>
                <w:sz w:val="18"/>
              </w:rPr>
            </w:pPr>
            <w:r>
              <w:rPr>
                <w:rFonts w:ascii="宋体" w:hAnsi="宋体" w:hint="eastAsia"/>
                <w:bCs/>
                <w:sz w:val="18"/>
              </w:rPr>
              <w:t>＞20</w:t>
            </w:r>
          </w:p>
        </w:tc>
      </w:tr>
    </w:tbl>
    <w:p w:rsidR="00134C77" w:rsidRDefault="00134C77">
      <w:pPr>
        <w:pStyle w:val="aff6"/>
        <w:ind w:firstLineChars="0" w:firstLine="0"/>
        <w:rPr>
          <w:rFonts w:hint="eastAsia"/>
          <w:sz w:val="18"/>
        </w:rPr>
      </w:pPr>
    </w:p>
    <w:p w:rsidR="00134C77" w:rsidRDefault="00134C77">
      <w:pPr>
        <w:pStyle w:val="aff6"/>
        <w:ind w:firstLineChars="0" w:firstLine="0"/>
        <w:rPr>
          <w:rFonts w:hint="eastAsia"/>
          <w:sz w:val="18"/>
        </w:rPr>
      </w:pPr>
    </w:p>
    <w:p w:rsidR="00134C77" w:rsidRPr="008D39FD" w:rsidRDefault="00134C77">
      <w:pPr>
        <w:pStyle w:val="aff6"/>
        <w:ind w:firstLineChars="0" w:firstLine="0"/>
        <w:rPr>
          <w:rFonts w:hint="eastAsia"/>
        </w:rPr>
      </w:pPr>
      <w:r>
        <w:rPr>
          <w:sz w:val="18"/>
        </w:rPr>
        <w:pict>
          <v:line id="_x0000_s1040" style="position:absolute;left:0;text-align:left;z-index:251659776" from="136.5pt,5.35pt" to="320.25pt,5.35pt" strokeweight="1pt"/>
        </w:pict>
      </w:r>
    </w:p>
    <w:sectPr w:rsidR="00134C77" w:rsidRPr="008D39FD">
      <w:headerReference w:type="default" r:id="rId13"/>
      <w:footerReference w:type="default" r:id="rId14"/>
      <w:pgSz w:w="11906" w:h="16838" w:code="9"/>
      <w:pgMar w:top="567" w:right="1134" w:bottom="1134" w:left="1418" w:header="1418" w:footer="1134" w:gutter="0"/>
      <w:pgNumType w:start="1"/>
      <w:cols w:space="425"/>
      <w:formProt w:val="0"/>
      <w:docGrid w:type="lines" w:linePitch="312"/>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230F2" w:rsidRDefault="005230F2">
      <w:r>
        <w:separator/>
      </w:r>
    </w:p>
  </w:endnote>
  <w:endnote w:type="continuationSeparator" w:id="0">
    <w:p w:rsidR="005230F2" w:rsidRDefault="005230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
    <w:panose1 w:val="02010609060101010101"/>
    <w:charset w:val="86"/>
    <w:family w:val="modern"/>
    <w:pitch w:val="fixed"/>
    <w:sig w:usb0="800002BF" w:usb1="38CF7CFA" w:usb2="00000016" w:usb3="00000000" w:csb0="00040001" w:csb1="00000000"/>
  </w:font>
  <w:font w:name="">
    <w:altName w:val="Times New Roman"/>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34C77" w:rsidRDefault="00134C77">
    <w:pPr>
      <w:pStyle w:val="aff7"/>
    </w:pPr>
    <w:r>
      <w:fldChar w:fldCharType="begin"/>
    </w:r>
    <w:r>
      <w:instrText xml:space="preserve"> PAGE  \* MERGEFORMAT </w:instrText>
    </w:r>
    <w:r>
      <w:fldChar w:fldCharType="separate"/>
    </w:r>
    <w:r w:rsidR="00E95949">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34C77" w:rsidRDefault="00134C77">
    <w:pPr>
      <w:pStyle w:val="aff7"/>
    </w:pPr>
    <w:r>
      <w:fldChar w:fldCharType="begin"/>
    </w:r>
    <w:r>
      <w:instrText xml:space="preserve"> PAGE  \* MERGEFORMAT </w:instrText>
    </w:r>
    <w:r>
      <w:fldChar w:fldCharType="separate"/>
    </w:r>
    <w:r w:rsidR="00E95949">
      <w:rPr>
        <w:noProof/>
      </w:rPr>
      <w:t>23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230F2" w:rsidRDefault="005230F2">
      <w:r>
        <w:separator/>
      </w:r>
    </w:p>
  </w:footnote>
  <w:footnote w:type="continuationSeparator" w:id="0">
    <w:p w:rsidR="005230F2" w:rsidRDefault="005230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34C77" w:rsidRDefault="00134C77">
    <w:pPr>
      <w:pStyle w:val="afd"/>
    </w:pPr>
    <w:r>
      <w:t>Q/ZCL T13.1</w:t>
    </w:r>
    <w:r>
      <w:t>—</w:t>
    </w:r>
    <w:r>
      <w:t>2012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34C77" w:rsidRDefault="00134C77">
    <w:pPr>
      <w:pStyle w:val="afd"/>
    </w:pPr>
    <w:r>
      <w:t>Q/ZCL T13.1</w:t>
    </w:r>
    <w:r>
      <w:t>—</w:t>
    </w:r>
    <w:r>
      <w:t>2012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9102AD"/>
    <w:multiLevelType w:val="multilevel"/>
    <w:tmpl w:val="EBD280FE"/>
    <w:lvl w:ilvl="0">
      <w:start w:val="1"/>
      <w:numFmt w:val="decimal"/>
      <w:pStyle w:val="a"/>
      <w:suff w:val="nothing"/>
      <w:lvlText w:val="注%1："/>
      <w:lvlJc w:val="left"/>
      <w:pPr>
        <w:ind w:left="811" w:hanging="448"/>
      </w:pPr>
      <w:rPr>
        <w:rFonts w:ascii="黑体" w:eastAsia="黑体" w:hint="eastAsia"/>
        <w:b w:val="0"/>
        <w:i w:val="0"/>
        <w:sz w:val="18"/>
        <w:lang w:val="en-US"/>
      </w:rPr>
    </w:lvl>
    <w:lvl w:ilvl="1">
      <w:start w:val="1"/>
      <w:numFmt w:val="lowerLetter"/>
      <w:lvlText w:val="%2)"/>
      <w:lvlJc w:val="left"/>
      <w:pPr>
        <w:tabs>
          <w:tab w:val="num" w:pos="0"/>
        </w:tabs>
        <w:ind w:left="992" w:hanging="629"/>
      </w:pPr>
      <w:rPr>
        <w:rFonts w:hint="eastAsia"/>
      </w:rPr>
    </w:lvl>
    <w:lvl w:ilvl="2">
      <w:start w:val="1"/>
      <w:numFmt w:val="lowerRoman"/>
      <w:lvlText w:val="%3."/>
      <w:lvlJc w:val="right"/>
      <w:pPr>
        <w:tabs>
          <w:tab w:val="num" w:pos="0"/>
        </w:tabs>
        <w:ind w:left="992" w:hanging="629"/>
      </w:pPr>
      <w:rPr>
        <w:rFonts w:hint="eastAsia"/>
      </w:rPr>
    </w:lvl>
    <w:lvl w:ilvl="3">
      <w:start w:val="1"/>
      <w:numFmt w:val="decimal"/>
      <w:lvlText w:val="%4."/>
      <w:lvlJc w:val="left"/>
      <w:pPr>
        <w:tabs>
          <w:tab w:val="num" w:pos="0"/>
        </w:tabs>
        <w:ind w:left="992" w:hanging="629"/>
      </w:pPr>
      <w:rPr>
        <w:rFonts w:hint="eastAsia"/>
      </w:rPr>
    </w:lvl>
    <w:lvl w:ilvl="4">
      <w:start w:val="1"/>
      <w:numFmt w:val="lowerLetter"/>
      <w:lvlText w:val="%5)"/>
      <w:lvlJc w:val="left"/>
      <w:pPr>
        <w:tabs>
          <w:tab w:val="num" w:pos="0"/>
        </w:tabs>
        <w:ind w:left="992" w:hanging="629"/>
      </w:pPr>
      <w:rPr>
        <w:rFonts w:hint="eastAsia"/>
      </w:rPr>
    </w:lvl>
    <w:lvl w:ilvl="5">
      <w:start w:val="1"/>
      <w:numFmt w:val="lowerRoman"/>
      <w:lvlText w:val="%6."/>
      <w:lvlJc w:val="right"/>
      <w:pPr>
        <w:tabs>
          <w:tab w:val="num" w:pos="0"/>
        </w:tabs>
        <w:ind w:left="992" w:hanging="629"/>
      </w:pPr>
      <w:rPr>
        <w:rFonts w:hint="eastAsia"/>
      </w:rPr>
    </w:lvl>
    <w:lvl w:ilvl="6">
      <w:start w:val="1"/>
      <w:numFmt w:val="decimal"/>
      <w:lvlText w:val="%7."/>
      <w:lvlJc w:val="left"/>
      <w:pPr>
        <w:tabs>
          <w:tab w:val="num" w:pos="0"/>
        </w:tabs>
        <w:ind w:left="992" w:hanging="629"/>
      </w:pPr>
      <w:rPr>
        <w:rFonts w:hint="eastAsia"/>
      </w:rPr>
    </w:lvl>
    <w:lvl w:ilvl="7">
      <w:start w:val="1"/>
      <w:numFmt w:val="lowerLetter"/>
      <w:lvlText w:val="%8)"/>
      <w:lvlJc w:val="left"/>
      <w:pPr>
        <w:tabs>
          <w:tab w:val="num" w:pos="0"/>
        </w:tabs>
        <w:ind w:left="992" w:hanging="629"/>
      </w:pPr>
      <w:rPr>
        <w:rFonts w:hint="eastAsia"/>
      </w:rPr>
    </w:lvl>
    <w:lvl w:ilvl="8">
      <w:start w:val="1"/>
      <w:numFmt w:val="lowerRoman"/>
      <w:lvlText w:val="%9."/>
      <w:lvlJc w:val="right"/>
      <w:pPr>
        <w:tabs>
          <w:tab w:val="num" w:pos="0"/>
        </w:tabs>
        <w:ind w:left="992" w:hanging="629"/>
      </w:pPr>
      <w:rPr>
        <w:rFonts w:hint="eastAsia"/>
      </w:rPr>
    </w:lvl>
  </w:abstractNum>
  <w:abstractNum w:abstractNumId="1" w15:restartNumberingAfterBreak="0">
    <w:nsid w:val="093C6778"/>
    <w:multiLevelType w:val="multilevel"/>
    <w:tmpl w:val="4BD45F30"/>
    <w:lvl w:ilvl="0">
      <w:start w:val="1"/>
      <w:numFmt w:val="decimal"/>
      <w:lvlRestart w:val="0"/>
      <w:pStyle w:val="a0"/>
      <w:suff w:val="nothing"/>
      <w:lvlText w:val="示例%1："/>
      <w:lvlJc w:val="left"/>
      <w:pPr>
        <w:ind w:left="0" w:firstLine="397"/>
      </w:pPr>
      <w:rPr>
        <w:rFonts w:ascii="黑体" w:eastAsia="黑体" w:hint="eastAsia"/>
        <w:sz w:val="18"/>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 w15:restartNumberingAfterBreak="0">
    <w:nsid w:val="0AE367E9"/>
    <w:multiLevelType w:val="multilevel"/>
    <w:tmpl w:val="68FAB4E2"/>
    <w:lvl w:ilvl="0">
      <w:start w:val="1"/>
      <w:numFmt w:val="none"/>
      <w:pStyle w:val="a1"/>
      <w:suff w:val="nothing"/>
      <w:lvlText w:val="%1示例："/>
      <w:lvlJc w:val="left"/>
      <w:pPr>
        <w:ind w:left="0" w:firstLine="363"/>
      </w:pPr>
      <w:rPr>
        <w:rFonts w:ascii="黑体" w:eastAsia="黑体" w:hint="eastAsia"/>
        <w:b w:val="0"/>
        <w:i w:val="0"/>
        <w:sz w:val="18"/>
        <w:szCs w:val="18"/>
      </w:rPr>
    </w:lvl>
    <w:lvl w:ilvl="1">
      <w:start w:val="1"/>
      <w:numFmt w:val="lowerLetter"/>
      <w:lvlText w:val="%2)"/>
      <w:lvlJc w:val="left"/>
      <w:pPr>
        <w:tabs>
          <w:tab w:val="num" w:pos="363"/>
        </w:tabs>
        <w:ind w:left="0" w:firstLine="363"/>
      </w:pPr>
      <w:rPr>
        <w:rFonts w:hint="eastAsia"/>
      </w:rPr>
    </w:lvl>
    <w:lvl w:ilvl="2">
      <w:start w:val="1"/>
      <w:numFmt w:val="lowerRoman"/>
      <w:lvlText w:val="%3."/>
      <w:lvlJc w:val="right"/>
      <w:pPr>
        <w:tabs>
          <w:tab w:val="num" w:pos="363"/>
        </w:tabs>
        <w:ind w:left="0" w:firstLine="363"/>
      </w:pPr>
      <w:rPr>
        <w:rFonts w:hint="eastAsia"/>
      </w:rPr>
    </w:lvl>
    <w:lvl w:ilvl="3">
      <w:start w:val="1"/>
      <w:numFmt w:val="decimal"/>
      <w:lvlText w:val="%4."/>
      <w:lvlJc w:val="left"/>
      <w:pPr>
        <w:tabs>
          <w:tab w:val="num" w:pos="363"/>
        </w:tabs>
        <w:ind w:left="0" w:firstLine="363"/>
      </w:pPr>
      <w:rPr>
        <w:rFonts w:hint="eastAsia"/>
      </w:rPr>
    </w:lvl>
    <w:lvl w:ilvl="4">
      <w:start w:val="1"/>
      <w:numFmt w:val="lowerLetter"/>
      <w:lvlText w:val="%5)"/>
      <w:lvlJc w:val="left"/>
      <w:pPr>
        <w:tabs>
          <w:tab w:val="num" w:pos="363"/>
        </w:tabs>
        <w:ind w:left="0" w:firstLine="363"/>
      </w:pPr>
      <w:rPr>
        <w:rFonts w:hint="eastAsia"/>
      </w:rPr>
    </w:lvl>
    <w:lvl w:ilvl="5">
      <w:start w:val="1"/>
      <w:numFmt w:val="lowerRoman"/>
      <w:lvlText w:val="%6."/>
      <w:lvlJc w:val="right"/>
      <w:pPr>
        <w:tabs>
          <w:tab w:val="num" w:pos="363"/>
        </w:tabs>
        <w:ind w:left="0" w:firstLine="363"/>
      </w:pPr>
      <w:rPr>
        <w:rFonts w:hint="eastAsia"/>
      </w:rPr>
    </w:lvl>
    <w:lvl w:ilvl="6">
      <w:start w:val="1"/>
      <w:numFmt w:val="decimal"/>
      <w:lvlText w:val="%7."/>
      <w:lvlJc w:val="left"/>
      <w:pPr>
        <w:tabs>
          <w:tab w:val="num" w:pos="363"/>
        </w:tabs>
        <w:ind w:left="0" w:firstLine="363"/>
      </w:pPr>
      <w:rPr>
        <w:rFonts w:hint="eastAsia"/>
      </w:rPr>
    </w:lvl>
    <w:lvl w:ilvl="7">
      <w:start w:val="1"/>
      <w:numFmt w:val="lowerLetter"/>
      <w:lvlText w:val="%8)"/>
      <w:lvlJc w:val="left"/>
      <w:pPr>
        <w:tabs>
          <w:tab w:val="num" w:pos="363"/>
        </w:tabs>
        <w:ind w:left="0" w:firstLine="363"/>
      </w:pPr>
      <w:rPr>
        <w:rFonts w:hint="eastAsia"/>
      </w:rPr>
    </w:lvl>
    <w:lvl w:ilvl="8">
      <w:start w:val="1"/>
      <w:numFmt w:val="lowerRoman"/>
      <w:lvlText w:val="%9."/>
      <w:lvlJc w:val="right"/>
      <w:pPr>
        <w:tabs>
          <w:tab w:val="num" w:pos="363"/>
        </w:tabs>
        <w:ind w:left="0" w:firstLine="363"/>
      </w:pPr>
      <w:rPr>
        <w:rFonts w:hint="eastAsia"/>
      </w:rPr>
    </w:lvl>
  </w:abstractNum>
  <w:abstractNum w:abstractNumId="3" w15:restartNumberingAfterBreak="0">
    <w:nsid w:val="0DDE2B46"/>
    <w:multiLevelType w:val="multilevel"/>
    <w:tmpl w:val="6978C306"/>
    <w:lvl w:ilvl="0">
      <w:start w:val="1"/>
      <w:numFmt w:val="lowerLetter"/>
      <w:pStyle w:val="a2"/>
      <w:suff w:val="nothing"/>
      <w:lvlText w:val="%1   "/>
      <w:lvlJc w:val="left"/>
      <w:pPr>
        <w:ind w:left="544" w:hanging="181"/>
      </w:pPr>
      <w:rPr>
        <w:rFonts w:ascii="宋体" w:eastAsia="宋体" w:hint="eastAsia"/>
        <w:b w:val="0"/>
        <w:i w:val="0"/>
        <w:sz w:val="18"/>
        <w:vertAlign w:val="superscript"/>
      </w:rPr>
    </w:lvl>
    <w:lvl w:ilvl="1">
      <w:start w:val="1"/>
      <w:numFmt w:val="lowerLetter"/>
      <w:lvlText w:val="%2"/>
      <w:lvlJc w:val="left"/>
      <w:pPr>
        <w:tabs>
          <w:tab w:val="num" w:pos="57"/>
        </w:tabs>
        <w:ind w:left="363" w:hanging="363"/>
      </w:pPr>
      <w:rPr>
        <w:rFonts w:hint="eastAsia"/>
      </w:rPr>
    </w:lvl>
    <w:lvl w:ilvl="2">
      <w:start w:val="1"/>
      <w:numFmt w:val="lowerRoman"/>
      <w:lvlText w:val="%3."/>
      <w:lvlJc w:val="right"/>
      <w:pPr>
        <w:tabs>
          <w:tab w:val="num" w:pos="57"/>
        </w:tabs>
        <w:ind w:left="363" w:hanging="363"/>
      </w:pPr>
      <w:rPr>
        <w:rFonts w:hint="eastAsia"/>
      </w:rPr>
    </w:lvl>
    <w:lvl w:ilvl="3">
      <w:start w:val="1"/>
      <w:numFmt w:val="decimal"/>
      <w:lvlText w:val="%4."/>
      <w:lvlJc w:val="left"/>
      <w:pPr>
        <w:tabs>
          <w:tab w:val="num" w:pos="57"/>
        </w:tabs>
        <w:ind w:left="363" w:hanging="363"/>
      </w:pPr>
      <w:rPr>
        <w:rFonts w:hint="eastAsia"/>
      </w:rPr>
    </w:lvl>
    <w:lvl w:ilvl="4">
      <w:start w:val="1"/>
      <w:numFmt w:val="lowerLetter"/>
      <w:lvlText w:val="%5)"/>
      <w:lvlJc w:val="left"/>
      <w:pPr>
        <w:tabs>
          <w:tab w:val="num" w:pos="57"/>
        </w:tabs>
        <w:ind w:left="363" w:hanging="363"/>
      </w:pPr>
      <w:rPr>
        <w:rFonts w:hint="eastAsia"/>
      </w:rPr>
    </w:lvl>
    <w:lvl w:ilvl="5">
      <w:start w:val="1"/>
      <w:numFmt w:val="lowerRoman"/>
      <w:lvlText w:val="%6."/>
      <w:lvlJc w:val="right"/>
      <w:pPr>
        <w:tabs>
          <w:tab w:val="num" w:pos="57"/>
        </w:tabs>
        <w:ind w:left="363" w:hanging="363"/>
      </w:pPr>
      <w:rPr>
        <w:rFonts w:hint="eastAsia"/>
      </w:rPr>
    </w:lvl>
    <w:lvl w:ilvl="6">
      <w:start w:val="1"/>
      <w:numFmt w:val="decimal"/>
      <w:lvlText w:val="%7."/>
      <w:lvlJc w:val="left"/>
      <w:pPr>
        <w:tabs>
          <w:tab w:val="num" w:pos="57"/>
        </w:tabs>
        <w:ind w:left="363" w:hanging="363"/>
      </w:pPr>
      <w:rPr>
        <w:rFonts w:hint="eastAsia"/>
      </w:rPr>
    </w:lvl>
    <w:lvl w:ilvl="7">
      <w:start w:val="1"/>
      <w:numFmt w:val="lowerLetter"/>
      <w:lvlText w:val="%8)"/>
      <w:lvlJc w:val="left"/>
      <w:pPr>
        <w:tabs>
          <w:tab w:val="num" w:pos="57"/>
        </w:tabs>
        <w:ind w:left="363" w:hanging="363"/>
      </w:pPr>
      <w:rPr>
        <w:rFonts w:hint="eastAsia"/>
      </w:rPr>
    </w:lvl>
    <w:lvl w:ilvl="8">
      <w:start w:val="1"/>
      <w:numFmt w:val="lowerRoman"/>
      <w:lvlText w:val="%9."/>
      <w:lvlJc w:val="right"/>
      <w:pPr>
        <w:tabs>
          <w:tab w:val="num" w:pos="57"/>
        </w:tabs>
        <w:ind w:left="363" w:hanging="363"/>
      </w:pPr>
      <w:rPr>
        <w:rFonts w:hint="eastAsia"/>
      </w:rPr>
    </w:lvl>
  </w:abstractNum>
  <w:abstractNum w:abstractNumId="4" w15:restartNumberingAfterBreak="0">
    <w:nsid w:val="1DBF583A"/>
    <w:multiLevelType w:val="multilevel"/>
    <w:tmpl w:val="F8D0F384"/>
    <w:lvl w:ilvl="0">
      <w:start w:val="1"/>
      <w:numFmt w:val="decimal"/>
      <w:lvlRestart w:val="0"/>
      <w:pStyle w:val="a3"/>
      <w:suff w:val="nothing"/>
      <w:lvlText w:val="注%1："/>
      <w:lvlJc w:val="left"/>
      <w:pPr>
        <w:ind w:left="811" w:hanging="448"/>
      </w:pPr>
      <w:rPr>
        <w:rFonts w:ascii="黑体" w:eastAsia="黑体" w:hint="eastAsia"/>
        <w:b w:val="0"/>
        <w:i w:val="0"/>
        <w:sz w:val="18"/>
        <w:szCs w:val="18"/>
        <w:vertAlign w:val="baseline"/>
      </w:rPr>
    </w:lvl>
    <w:lvl w:ilvl="1">
      <w:start w:val="1"/>
      <w:numFmt w:val="lowerLetter"/>
      <w:lvlText w:val="%2)"/>
      <w:lvlJc w:val="left"/>
      <w:pPr>
        <w:tabs>
          <w:tab w:val="num" w:pos="180"/>
        </w:tabs>
        <w:ind w:left="1172" w:hanging="629"/>
      </w:pPr>
      <w:rPr>
        <w:rFonts w:hint="eastAsia"/>
        <w:vertAlign w:val="baseline"/>
      </w:rPr>
    </w:lvl>
    <w:lvl w:ilvl="2">
      <w:start w:val="1"/>
      <w:numFmt w:val="lowerRoman"/>
      <w:lvlText w:val="%3."/>
      <w:lvlJc w:val="right"/>
      <w:pPr>
        <w:tabs>
          <w:tab w:val="num" w:pos="180"/>
        </w:tabs>
        <w:ind w:left="1172" w:hanging="629"/>
      </w:pPr>
      <w:rPr>
        <w:rFonts w:hint="eastAsia"/>
        <w:vertAlign w:val="baseline"/>
      </w:rPr>
    </w:lvl>
    <w:lvl w:ilvl="3">
      <w:start w:val="1"/>
      <w:numFmt w:val="decimal"/>
      <w:lvlText w:val="%4."/>
      <w:lvlJc w:val="left"/>
      <w:pPr>
        <w:tabs>
          <w:tab w:val="num" w:pos="180"/>
        </w:tabs>
        <w:ind w:left="1172" w:hanging="629"/>
      </w:pPr>
      <w:rPr>
        <w:rFonts w:hint="eastAsia"/>
        <w:vertAlign w:val="baseline"/>
      </w:rPr>
    </w:lvl>
    <w:lvl w:ilvl="4">
      <w:start w:val="1"/>
      <w:numFmt w:val="lowerLetter"/>
      <w:lvlText w:val="%5)"/>
      <w:lvlJc w:val="left"/>
      <w:pPr>
        <w:tabs>
          <w:tab w:val="num" w:pos="180"/>
        </w:tabs>
        <w:ind w:left="1172" w:hanging="629"/>
      </w:pPr>
      <w:rPr>
        <w:rFonts w:hint="eastAsia"/>
        <w:vertAlign w:val="baseline"/>
      </w:rPr>
    </w:lvl>
    <w:lvl w:ilvl="5">
      <w:start w:val="1"/>
      <w:numFmt w:val="lowerRoman"/>
      <w:lvlText w:val="%6."/>
      <w:lvlJc w:val="right"/>
      <w:pPr>
        <w:tabs>
          <w:tab w:val="num" w:pos="180"/>
        </w:tabs>
        <w:ind w:left="1172" w:hanging="629"/>
      </w:pPr>
      <w:rPr>
        <w:rFonts w:hint="eastAsia"/>
        <w:vertAlign w:val="baseline"/>
      </w:rPr>
    </w:lvl>
    <w:lvl w:ilvl="6">
      <w:start w:val="1"/>
      <w:numFmt w:val="decimal"/>
      <w:lvlText w:val="%7."/>
      <w:lvlJc w:val="left"/>
      <w:pPr>
        <w:tabs>
          <w:tab w:val="num" w:pos="180"/>
        </w:tabs>
        <w:ind w:left="1172" w:hanging="629"/>
      </w:pPr>
      <w:rPr>
        <w:rFonts w:hint="eastAsia"/>
        <w:vertAlign w:val="baseline"/>
      </w:rPr>
    </w:lvl>
    <w:lvl w:ilvl="7">
      <w:start w:val="1"/>
      <w:numFmt w:val="lowerLetter"/>
      <w:lvlText w:val="%8)"/>
      <w:lvlJc w:val="left"/>
      <w:pPr>
        <w:tabs>
          <w:tab w:val="num" w:pos="180"/>
        </w:tabs>
        <w:ind w:left="1172" w:hanging="629"/>
      </w:pPr>
      <w:rPr>
        <w:rFonts w:hint="eastAsia"/>
        <w:vertAlign w:val="baseline"/>
      </w:rPr>
    </w:lvl>
    <w:lvl w:ilvl="8">
      <w:start w:val="1"/>
      <w:numFmt w:val="lowerRoman"/>
      <w:lvlText w:val="%9."/>
      <w:lvlJc w:val="right"/>
      <w:pPr>
        <w:tabs>
          <w:tab w:val="num" w:pos="180"/>
        </w:tabs>
        <w:ind w:left="1172" w:hanging="629"/>
      </w:pPr>
      <w:rPr>
        <w:rFonts w:hint="eastAsia"/>
        <w:vertAlign w:val="baseline"/>
      </w:rPr>
    </w:lvl>
  </w:abstractNum>
  <w:abstractNum w:abstractNumId="5" w15:restartNumberingAfterBreak="0">
    <w:nsid w:val="1FC91163"/>
    <w:multiLevelType w:val="multilevel"/>
    <w:tmpl w:val="855EE140"/>
    <w:lvl w:ilvl="0">
      <w:start w:val="1"/>
      <w:numFmt w:val="decimal"/>
      <w:pStyle w:val="a4"/>
      <w:suff w:val="nothing"/>
      <w:lvlText w:val="%1　"/>
      <w:lvlJc w:val="left"/>
      <w:pPr>
        <w:ind w:left="0" w:firstLine="0"/>
      </w:pPr>
      <w:rPr>
        <w:rFonts w:ascii="黑体" w:eastAsia="黑体" w:hAnsi="Times New Roman" w:hint="eastAsia"/>
        <w:b w:val="0"/>
        <w:i w:val="0"/>
        <w:sz w:val="21"/>
        <w:szCs w:val="21"/>
      </w:rPr>
    </w:lvl>
    <w:lvl w:ilvl="1">
      <w:start w:val="1"/>
      <w:numFmt w:val="decimal"/>
      <w:pStyle w:val="a5"/>
      <w:suff w:val="nothing"/>
      <w:lvlText w:val="%1.%2　"/>
      <w:lvlJc w:val="left"/>
      <w:pPr>
        <w:ind w:left="0" w:firstLine="0"/>
      </w:pPr>
      <w:rPr>
        <w:rFonts w:ascii="黑体" w:eastAsia="黑体" w:hAnsi="Times New Roman" w:cs="Times New Roman" w:hint="eastAsia"/>
        <w:b w:val="0"/>
        <w:bCs w:val="0"/>
        <w:i w:val="0"/>
        <w:iCs w:val="0"/>
        <w:caps w:val="0"/>
        <w:strike w:val="0"/>
        <w:dstrike w:val="0"/>
        <w:outline w:val="0"/>
        <w:shadow w:val="0"/>
        <w:emboss w:val="0"/>
        <w:imprint w:val="0"/>
        <w:vanish w:val="0"/>
        <w:spacing w:val="0"/>
        <w:kern w:val="0"/>
        <w:position w:val="0"/>
        <w:sz w:val="21"/>
        <w:szCs w:val="21"/>
        <w:u w:val="none"/>
        <w:vertAlign w:val="baseline"/>
        <w:em w:val="none"/>
      </w:rPr>
    </w:lvl>
    <w:lvl w:ilvl="2">
      <w:start w:val="1"/>
      <w:numFmt w:val="decimal"/>
      <w:pStyle w:val="a6"/>
      <w:suff w:val="nothing"/>
      <w:lvlText w:val="%1.%2.%3　"/>
      <w:lvlJc w:val="left"/>
      <w:pPr>
        <w:ind w:left="0" w:firstLine="0"/>
      </w:pPr>
      <w:rPr>
        <w:rFonts w:ascii="黑体" w:eastAsia="黑体" w:hAnsi="Times New Roman" w:hint="eastAsia"/>
        <w:b w:val="0"/>
        <w:i w:val="0"/>
        <w:sz w:val="21"/>
      </w:rPr>
    </w:lvl>
    <w:lvl w:ilvl="3">
      <w:start w:val="1"/>
      <w:numFmt w:val="decimal"/>
      <w:pStyle w:val="a1"/>
      <w:suff w:val="nothing"/>
      <w:lvlText w:val="%1.%2.%3.%4　"/>
      <w:lvlJc w:val="left"/>
      <w:pPr>
        <w:ind w:left="0" w:firstLine="0"/>
      </w:pPr>
      <w:rPr>
        <w:rFonts w:ascii="黑体" w:eastAsia="黑体" w:hAnsi="Times New Roman" w:hint="eastAsia"/>
        <w:b w:val="0"/>
        <w:i w:val="0"/>
        <w:sz w:val="21"/>
      </w:rPr>
    </w:lvl>
    <w:lvl w:ilvl="4">
      <w:start w:val="1"/>
      <w:numFmt w:val="decimal"/>
      <w:pStyle w:val="a7"/>
      <w:suff w:val="nothing"/>
      <w:lvlText w:val="%1.%2.%3.%4.%5　"/>
      <w:lvlJc w:val="left"/>
      <w:pPr>
        <w:ind w:left="0" w:firstLine="0"/>
      </w:pPr>
      <w:rPr>
        <w:rFonts w:ascii="黑体" w:eastAsia="黑体" w:hAnsi="Times New Roman" w:hint="eastAsia"/>
        <w:b w:val="0"/>
        <w:i w:val="0"/>
        <w:sz w:val="21"/>
      </w:rPr>
    </w:lvl>
    <w:lvl w:ilvl="5">
      <w:start w:val="1"/>
      <w:numFmt w:val="decimal"/>
      <w:pStyle w:val="a8"/>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6" w15:restartNumberingAfterBreak="0">
    <w:nsid w:val="2A8F7113"/>
    <w:multiLevelType w:val="multilevel"/>
    <w:tmpl w:val="76786F08"/>
    <w:lvl w:ilvl="0">
      <w:start w:val="1"/>
      <w:numFmt w:val="upperLetter"/>
      <w:pStyle w:val="a9"/>
      <w:suff w:val="space"/>
      <w:lvlText w:val="%1"/>
      <w:lvlJc w:val="left"/>
      <w:pPr>
        <w:ind w:left="623" w:hanging="425"/>
      </w:pPr>
      <w:rPr>
        <w:rFonts w:hint="eastAsia"/>
      </w:rPr>
    </w:lvl>
    <w:lvl w:ilvl="1">
      <w:start w:val="1"/>
      <w:numFmt w:val="decimal"/>
      <w:pStyle w:val="aa"/>
      <w:suff w:val="nothing"/>
      <w:lvlText w:val="图%1.%2　"/>
      <w:lvlJc w:val="left"/>
      <w:pPr>
        <w:ind w:left="1190" w:hanging="567"/>
      </w:pPr>
      <w:rPr>
        <w:rFonts w:hint="eastAsia"/>
      </w:rPr>
    </w:lvl>
    <w:lvl w:ilvl="2">
      <w:start w:val="1"/>
      <w:numFmt w:val="decimal"/>
      <w:lvlText w:val="%1.%2.%3"/>
      <w:lvlJc w:val="left"/>
      <w:pPr>
        <w:tabs>
          <w:tab w:val="num" w:pos="1616"/>
        </w:tabs>
        <w:ind w:left="1616" w:hanging="567"/>
      </w:pPr>
      <w:rPr>
        <w:rFonts w:hint="eastAsia"/>
      </w:rPr>
    </w:lvl>
    <w:lvl w:ilvl="3">
      <w:start w:val="1"/>
      <w:numFmt w:val="decimal"/>
      <w:lvlText w:val="%1.%2.%3.%4"/>
      <w:lvlJc w:val="left"/>
      <w:pPr>
        <w:tabs>
          <w:tab w:val="num" w:pos="2914"/>
        </w:tabs>
        <w:ind w:left="2182" w:hanging="708"/>
      </w:pPr>
      <w:rPr>
        <w:rFonts w:hint="eastAsia"/>
      </w:rPr>
    </w:lvl>
    <w:lvl w:ilvl="4">
      <w:start w:val="1"/>
      <w:numFmt w:val="decimal"/>
      <w:lvlText w:val="%1.%2.%3.%4.%5"/>
      <w:lvlJc w:val="left"/>
      <w:pPr>
        <w:tabs>
          <w:tab w:val="num" w:pos="3699"/>
        </w:tabs>
        <w:ind w:left="2749" w:hanging="850"/>
      </w:pPr>
      <w:rPr>
        <w:rFonts w:hint="eastAsia"/>
      </w:rPr>
    </w:lvl>
    <w:lvl w:ilvl="5">
      <w:start w:val="1"/>
      <w:numFmt w:val="decimal"/>
      <w:lvlText w:val="%1.%2.%3.%4.%5.%6"/>
      <w:lvlJc w:val="left"/>
      <w:pPr>
        <w:tabs>
          <w:tab w:val="num" w:pos="4484"/>
        </w:tabs>
        <w:ind w:left="3458" w:hanging="1134"/>
      </w:pPr>
      <w:rPr>
        <w:rFonts w:hint="eastAsia"/>
      </w:rPr>
    </w:lvl>
    <w:lvl w:ilvl="6">
      <w:start w:val="1"/>
      <w:numFmt w:val="decimal"/>
      <w:lvlText w:val="%1.%2.%3.%4.%5.%6.%7"/>
      <w:lvlJc w:val="left"/>
      <w:pPr>
        <w:tabs>
          <w:tab w:val="num" w:pos="5269"/>
        </w:tabs>
        <w:ind w:left="4025" w:hanging="1276"/>
      </w:pPr>
      <w:rPr>
        <w:rFonts w:hint="eastAsia"/>
      </w:rPr>
    </w:lvl>
    <w:lvl w:ilvl="7">
      <w:start w:val="1"/>
      <w:numFmt w:val="decimal"/>
      <w:lvlText w:val="%1.%2.%3.%4.%5.%6.%7.%8"/>
      <w:lvlJc w:val="left"/>
      <w:pPr>
        <w:tabs>
          <w:tab w:val="num" w:pos="6054"/>
        </w:tabs>
        <w:ind w:left="4592" w:hanging="1418"/>
      </w:pPr>
      <w:rPr>
        <w:rFonts w:hint="eastAsia"/>
      </w:rPr>
    </w:lvl>
    <w:lvl w:ilvl="8">
      <w:start w:val="1"/>
      <w:numFmt w:val="decimal"/>
      <w:lvlText w:val="%1.%2.%3.%4.%5.%6.%7.%8.%9"/>
      <w:lvlJc w:val="left"/>
      <w:pPr>
        <w:tabs>
          <w:tab w:val="num" w:pos="6840"/>
        </w:tabs>
        <w:ind w:left="5300" w:hanging="1700"/>
      </w:pPr>
      <w:rPr>
        <w:rFonts w:hint="eastAsia"/>
      </w:rPr>
    </w:lvl>
  </w:abstractNum>
  <w:abstractNum w:abstractNumId="7" w15:restartNumberingAfterBreak="0">
    <w:nsid w:val="2C5917C3"/>
    <w:multiLevelType w:val="multilevel"/>
    <w:tmpl w:val="C9A69A3E"/>
    <w:lvl w:ilvl="0">
      <w:start w:val="1"/>
      <w:numFmt w:val="none"/>
      <w:pStyle w:val="ab"/>
      <w:suff w:val="nothing"/>
      <w:lvlText w:val="%1——"/>
      <w:lvlJc w:val="left"/>
      <w:pPr>
        <w:ind w:left="833" w:hanging="408"/>
      </w:pPr>
      <w:rPr>
        <w:rFonts w:hint="eastAsia"/>
      </w:rPr>
    </w:lvl>
    <w:lvl w:ilvl="1">
      <w:start w:val="1"/>
      <w:numFmt w:val="bullet"/>
      <w:pStyle w:val="ac"/>
      <w:lvlText w:val=""/>
      <w:lvlJc w:val="left"/>
      <w:pPr>
        <w:tabs>
          <w:tab w:val="num" w:pos="760"/>
        </w:tabs>
        <w:ind w:left="1264" w:hanging="413"/>
      </w:pPr>
      <w:rPr>
        <w:rFonts w:ascii="Symbol" w:hAnsi="Symbol" w:hint="default"/>
        <w:color w:val="auto"/>
      </w:rPr>
    </w:lvl>
    <w:lvl w:ilvl="2">
      <w:start w:val="1"/>
      <w:numFmt w:val="bullet"/>
      <w:pStyle w:val="ad"/>
      <w:lvlText w:val=""/>
      <w:lvlJc w:val="left"/>
      <w:pPr>
        <w:tabs>
          <w:tab w:val="num" w:pos="1678"/>
        </w:tabs>
        <w:ind w:left="1678" w:hanging="414"/>
      </w:pPr>
      <w:rPr>
        <w:rFonts w:ascii="Symbol" w:hAnsi="Symbol" w:hint="default"/>
        <w:color w:val="auto"/>
      </w:rPr>
    </w:lvl>
    <w:lvl w:ilvl="3">
      <w:start w:val="1"/>
      <w:numFmt w:val="decimal"/>
      <w:lvlText w:val="%4."/>
      <w:lvlJc w:val="left"/>
      <w:pPr>
        <w:tabs>
          <w:tab w:val="num" w:pos="2071"/>
        </w:tabs>
        <w:ind w:left="1884" w:hanging="528"/>
      </w:pPr>
      <w:rPr>
        <w:rFonts w:hint="eastAsia"/>
      </w:rPr>
    </w:lvl>
    <w:lvl w:ilvl="4">
      <w:start w:val="1"/>
      <w:numFmt w:val="lowerLetter"/>
      <w:lvlText w:val="%5)"/>
      <w:lvlJc w:val="left"/>
      <w:pPr>
        <w:tabs>
          <w:tab w:val="num" w:pos="2383"/>
        </w:tabs>
        <w:ind w:left="2196" w:hanging="528"/>
      </w:pPr>
      <w:rPr>
        <w:rFonts w:hint="eastAsia"/>
      </w:rPr>
    </w:lvl>
    <w:lvl w:ilvl="5">
      <w:start w:val="1"/>
      <w:numFmt w:val="lowerRoman"/>
      <w:lvlText w:val="%6."/>
      <w:lvlJc w:val="right"/>
      <w:pPr>
        <w:tabs>
          <w:tab w:val="num" w:pos="2695"/>
        </w:tabs>
        <w:ind w:left="2508" w:hanging="528"/>
      </w:pPr>
      <w:rPr>
        <w:rFonts w:hint="eastAsia"/>
      </w:rPr>
    </w:lvl>
    <w:lvl w:ilvl="6">
      <w:start w:val="1"/>
      <w:numFmt w:val="decimal"/>
      <w:lvlText w:val="%7."/>
      <w:lvlJc w:val="left"/>
      <w:pPr>
        <w:tabs>
          <w:tab w:val="num" w:pos="3007"/>
        </w:tabs>
        <w:ind w:left="2820" w:hanging="528"/>
      </w:pPr>
      <w:rPr>
        <w:rFonts w:hint="eastAsia"/>
      </w:rPr>
    </w:lvl>
    <w:lvl w:ilvl="7">
      <w:start w:val="1"/>
      <w:numFmt w:val="lowerLetter"/>
      <w:lvlText w:val="%8)"/>
      <w:lvlJc w:val="left"/>
      <w:pPr>
        <w:tabs>
          <w:tab w:val="num" w:pos="3319"/>
        </w:tabs>
        <w:ind w:left="3132" w:hanging="528"/>
      </w:pPr>
      <w:rPr>
        <w:rFonts w:hint="eastAsia"/>
      </w:rPr>
    </w:lvl>
    <w:lvl w:ilvl="8">
      <w:start w:val="1"/>
      <w:numFmt w:val="lowerRoman"/>
      <w:lvlText w:val="%9."/>
      <w:lvlJc w:val="right"/>
      <w:pPr>
        <w:tabs>
          <w:tab w:val="num" w:pos="3631"/>
        </w:tabs>
        <w:ind w:left="3444" w:hanging="528"/>
      </w:pPr>
      <w:rPr>
        <w:rFonts w:hint="eastAsia"/>
      </w:rPr>
    </w:lvl>
  </w:abstractNum>
  <w:abstractNum w:abstractNumId="8" w15:restartNumberingAfterBreak="0">
    <w:nsid w:val="3BF865A3"/>
    <w:multiLevelType w:val="multilevel"/>
    <w:tmpl w:val="15082B34"/>
    <w:lvl w:ilvl="0">
      <w:start w:val="1"/>
      <w:numFmt w:val="lowerLetter"/>
      <w:lvlText w:val="%1)"/>
      <w:lvlJc w:val="left"/>
      <w:pPr>
        <w:tabs>
          <w:tab w:val="num" w:pos="840"/>
        </w:tabs>
        <w:ind w:left="839" w:hanging="419"/>
      </w:pPr>
      <w:rPr>
        <w:rFonts w:ascii="宋体" w:eastAsia="宋体" w:hint="eastAsia"/>
        <w:b w:val="0"/>
        <w:i w:val="0"/>
        <w:sz w:val="21"/>
        <w:szCs w:val="21"/>
      </w:rPr>
    </w:lvl>
    <w:lvl w:ilvl="1">
      <w:start w:val="1"/>
      <w:numFmt w:val="decimal"/>
      <w:lvlText w:val="%2)"/>
      <w:lvlJc w:val="left"/>
      <w:pPr>
        <w:tabs>
          <w:tab w:val="num" w:pos="1260"/>
        </w:tabs>
        <w:ind w:left="1259" w:hanging="419"/>
      </w:pPr>
      <w:rPr>
        <w:rFonts w:hint="eastAsia"/>
      </w:rPr>
    </w:lvl>
    <w:lvl w:ilvl="2">
      <w:start w:val="1"/>
      <w:numFmt w:val="decimal"/>
      <w:lvlText w:val="(%3)"/>
      <w:lvlJc w:val="left"/>
      <w:pPr>
        <w:tabs>
          <w:tab w:val="num" w:pos="0"/>
        </w:tabs>
        <w:ind w:left="1679" w:hanging="1"/>
      </w:pPr>
      <w:rPr>
        <w:rFonts w:ascii="宋体" w:eastAsia="宋体" w:hint="eastAsia"/>
        <w:b w:val="0"/>
        <w:i w:val="0"/>
        <w:sz w:val="21"/>
        <w:szCs w:val="21"/>
      </w:rPr>
    </w:lvl>
    <w:lvl w:ilvl="3">
      <w:start w:val="1"/>
      <w:numFmt w:val="decimal"/>
      <w:lvlText w:val="%4."/>
      <w:lvlJc w:val="left"/>
      <w:pPr>
        <w:tabs>
          <w:tab w:val="num" w:pos="2100"/>
        </w:tabs>
        <w:ind w:left="2099" w:hanging="419"/>
      </w:pPr>
      <w:rPr>
        <w:rFonts w:hint="eastAsia"/>
      </w:rPr>
    </w:lvl>
    <w:lvl w:ilvl="4">
      <w:start w:val="1"/>
      <w:numFmt w:val="lowerLetter"/>
      <w:lvlText w:val="%5)"/>
      <w:lvlJc w:val="left"/>
      <w:pPr>
        <w:tabs>
          <w:tab w:val="num" w:pos="2520"/>
        </w:tabs>
        <w:ind w:left="2519" w:hanging="419"/>
      </w:pPr>
      <w:rPr>
        <w:rFonts w:hint="eastAsia"/>
      </w:rPr>
    </w:lvl>
    <w:lvl w:ilvl="5">
      <w:start w:val="1"/>
      <w:numFmt w:val="lowerRoman"/>
      <w:lvlText w:val="%6."/>
      <w:lvlJc w:val="right"/>
      <w:pPr>
        <w:tabs>
          <w:tab w:val="num" w:pos="2940"/>
        </w:tabs>
        <w:ind w:left="2939" w:hanging="419"/>
      </w:pPr>
      <w:rPr>
        <w:rFonts w:hint="eastAsia"/>
      </w:rPr>
    </w:lvl>
    <w:lvl w:ilvl="6">
      <w:start w:val="1"/>
      <w:numFmt w:val="decimal"/>
      <w:lvlText w:val="%7."/>
      <w:lvlJc w:val="left"/>
      <w:pPr>
        <w:tabs>
          <w:tab w:val="num" w:pos="3360"/>
        </w:tabs>
        <w:ind w:left="3359" w:hanging="419"/>
      </w:pPr>
      <w:rPr>
        <w:rFonts w:hint="eastAsia"/>
      </w:rPr>
    </w:lvl>
    <w:lvl w:ilvl="7">
      <w:start w:val="1"/>
      <w:numFmt w:val="lowerLetter"/>
      <w:lvlText w:val="%8)"/>
      <w:lvlJc w:val="left"/>
      <w:pPr>
        <w:tabs>
          <w:tab w:val="num" w:pos="3780"/>
        </w:tabs>
        <w:ind w:left="3779" w:hanging="419"/>
      </w:pPr>
      <w:rPr>
        <w:rFonts w:hint="eastAsia"/>
      </w:rPr>
    </w:lvl>
    <w:lvl w:ilvl="8">
      <w:start w:val="1"/>
      <w:numFmt w:val="lowerRoman"/>
      <w:lvlText w:val="%9."/>
      <w:lvlJc w:val="right"/>
      <w:pPr>
        <w:tabs>
          <w:tab w:val="num" w:pos="4200"/>
        </w:tabs>
        <w:ind w:left="4199" w:hanging="419"/>
      </w:pPr>
      <w:rPr>
        <w:rFonts w:hint="eastAsia"/>
      </w:rPr>
    </w:lvl>
  </w:abstractNum>
  <w:abstractNum w:abstractNumId="9" w15:restartNumberingAfterBreak="0">
    <w:nsid w:val="3D733618"/>
    <w:multiLevelType w:val="multilevel"/>
    <w:tmpl w:val="193A04F0"/>
    <w:lvl w:ilvl="0">
      <w:start w:val="1"/>
      <w:numFmt w:val="decimal"/>
      <w:pStyle w:val="ae"/>
      <w:lvlText w:val="%1)"/>
      <w:lvlJc w:val="left"/>
      <w:pPr>
        <w:tabs>
          <w:tab w:val="num" w:pos="0"/>
        </w:tabs>
        <w:ind w:left="720" w:hanging="357"/>
      </w:pPr>
      <w:rPr>
        <w:rFonts w:hint="eastAsia"/>
      </w:rPr>
    </w:lvl>
    <w:lvl w:ilvl="1">
      <w:start w:val="1"/>
      <w:numFmt w:val="lowerLetter"/>
      <w:lvlText w:val="%2)"/>
      <w:lvlJc w:val="left"/>
      <w:pPr>
        <w:tabs>
          <w:tab w:val="num" w:pos="504"/>
        </w:tabs>
        <w:ind w:left="544" w:hanging="544"/>
      </w:pPr>
      <w:rPr>
        <w:rFonts w:hint="eastAsia"/>
      </w:rPr>
    </w:lvl>
    <w:lvl w:ilvl="2">
      <w:start w:val="1"/>
      <w:numFmt w:val="lowerRoman"/>
      <w:lvlText w:val="%3."/>
      <w:lvlJc w:val="right"/>
      <w:pPr>
        <w:tabs>
          <w:tab w:val="num" w:pos="532"/>
        </w:tabs>
        <w:ind w:left="544" w:hanging="544"/>
      </w:pPr>
      <w:rPr>
        <w:rFonts w:hint="eastAsia"/>
      </w:rPr>
    </w:lvl>
    <w:lvl w:ilvl="3">
      <w:start w:val="1"/>
      <w:numFmt w:val="decimal"/>
      <w:lvlText w:val="%4."/>
      <w:lvlJc w:val="left"/>
      <w:pPr>
        <w:tabs>
          <w:tab w:val="num" w:pos="560"/>
        </w:tabs>
        <w:ind w:left="544" w:hanging="544"/>
      </w:pPr>
      <w:rPr>
        <w:rFonts w:hint="eastAsia"/>
      </w:rPr>
    </w:lvl>
    <w:lvl w:ilvl="4">
      <w:start w:val="1"/>
      <w:numFmt w:val="lowerLetter"/>
      <w:lvlText w:val="%5)"/>
      <w:lvlJc w:val="left"/>
      <w:pPr>
        <w:tabs>
          <w:tab w:val="num" w:pos="588"/>
        </w:tabs>
        <w:ind w:left="544" w:hanging="544"/>
      </w:pPr>
      <w:rPr>
        <w:rFonts w:hint="eastAsia"/>
      </w:rPr>
    </w:lvl>
    <w:lvl w:ilvl="5">
      <w:start w:val="1"/>
      <w:numFmt w:val="lowerRoman"/>
      <w:lvlText w:val="%6."/>
      <w:lvlJc w:val="right"/>
      <w:pPr>
        <w:tabs>
          <w:tab w:val="num" w:pos="616"/>
        </w:tabs>
        <w:ind w:left="544" w:hanging="544"/>
      </w:pPr>
      <w:rPr>
        <w:rFonts w:hint="eastAsia"/>
      </w:rPr>
    </w:lvl>
    <w:lvl w:ilvl="6">
      <w:start w:val="1"/>
      <w:numFmt w:val="decimal"/>
      <w:lvlText w:val="%7."/>
      <w:lvlJc w:val="left"/>
      <w:pPr>
        <w:tabs>
          <w:tab w:val="num" w:pos="644"/>
        </w:tabs>
        <w:ind w:left="544" w:hanging="544"/>
      </w:pPr>
      <w:rPr>
        <w:rFonts w:hint="eastAsia"/>
      </w:rPr>
    </w:lvl>
    <w:lvl w:ilvl="7">
      <w:start w:val="1"/>
      <w:numFmt w:val="lowerLetter"/>
      <w:lvlText w:val="%8)"/>
      <w:lvlJc w:val="left"/>
      <w:pPr>
        <w:tabs>
          <w:tab w:val="num" w:pos="672"/>
        </w:tabs>
        <w:ind w:left="544" w:hanging="544"/>
      </w:pPr>
      <w:rPr>
        <w:rFonts w:hint="eastAsia"/>
      </w:rPr>
    </w:lvl>
    <w:lvl w:ilvl="8">
      <w:start w:val="1"/>
      <w:numFmt w:val="lowerRoman"/>
      <w:lvlText w:val="%9."/>
      <w:lvlJc w:val="right"/>
      <w:pPr>
        <w:tabs>
          <w:tab w:val="num" w:pos="700"/>
        </w:tabs>
        <w:ind w:left="544" w:hanging="544"/>
      </w:pPr>
      <w:rPr>
        <w:rFonts w:hint="eastAsia"/>
      </w:rPr>
    </w:lvl>
  </w:abstractNum>
  <w:abstractNum w:abstractNumId="10" w15:restartNumberingAfterBreak="0">
    <w:nsid w:val="44C50F90"/>
    <w:multiLevelType w:val="multilevel"/>
    <w:tmpl w:val="ED0C9B78"/>
    <w:lvl w:ilvl="0">
      <w:start w:val="1"/>
      <w:numFmt w:val="lowerLetter"/>
      <w:pStyle w:val="af"/>
      <w:lvlText w:val="%1)"/>
      <w:lvlJc w:val="left"/>
      <w:pPr>
        <w:tabs>
          <w:tab w:val="num" w:pos="840"/>
        </w:tabs>
        <w:ind w:left="839" w:hanging="419"/>
      </w:pPr>
      <w:rPr>
        <w:rFonts w:ascii="宋体" w:eastAsia="宋体" w:hint="eastAsia"/>
        <w:b w:val="0"/>
        <w:i w:val="0"/>
        <w:sz w:val="21"/>
        <w:szCs w:val="21"/>
      </w:rPr>
    </w:lvl>
    <w:lvl w:ilvl="1">
      <w:start w:val="1"/>
      <w:numFmt w:val="decimal"/>
      <w:pStyle w:val="af0"/>
      <w:lvlText w:val="%2)"/>
      <w:lvlJc w:val="left"/>
      <w:pPr>
        <w:tabs>
          <w:tab w:val="num" w:pos="1260"/>
        </w:tabs>
        <w:ind w:left="1259" w:hanging="419"/>
      </w:pPr>
      <w:rPr>
        <w:rFonts w:hint="eastAsia"/>
      </w:rPr>
    </w:lvl>
    <w:lvl w:ilvl="2">
      <w:start w:val="1"/>
      <w:numFmt w:val="decimal"/>
      <w:pStyle w:val="af1"/>
      <w:lvlText w:val="(%3)"/>
      <w:lvlJc w:val="left"/>
      <w:pPr>
        <w:tabs>
          <w:tab w:val="num" w:pos="0"/>
        </w:tabs>
        <w:ind w:left="1679" w:hanging="420"/>
      </w:pPr>
      <w:rPr>
        <w:rFonts w:ascii="宋体" w:eastAsia="宋体" w:hint="eastAsia"/>
        <w:b w:val="0"/>
        <w:i w:val="0"/>
        <w:sz w:val="21"/>
        <w:szCs w:val="21"/>
      </w:rPr>
    </w:lvl>
    <w:lvl w:ilvl="3">
      <w:start w:val="1"/>
      <w:numFmt w:val="decimal"/>
      <w:lvlText w:val="%4."/>
      <w:lvlJc w:val="left"/>
      <w:pPr>
        <w:tabs>
          <w:tab w:val="num" w:pos="2100"/>
        </w:tabs>
        <w:ind w:left="2099" w:hanging="419"/>
      </w:pPr>
      <w:rPr>
        <w:rFonts w:hint="eastAsia"/>
      </w:rPr>
    </w:lvl>
    <w:lvl w:ilvl="4">
      <w:start w:val="1"/>
      <w:numFmt w:val="lowerLetter"/>
      <w:lvlText w:val="%5)"/>
      <w:lvlJc w:val="left"/>
      <w:pPr>
        <w:tabs>
          <w:tab w:val="num" w:pos="2520"/>
        </w:tabs>
        <w:ind w:left="2519" w:hanging="419"/>
      </w:pPr>
      <w:rPr>
        <w:rFonts w:hint="eastAsia"/>
      </w:rPr>
    </w:lvl>
    <w:lvl w:ilvl="5">
      <w:start w:val="1"/>
      <w:numFmt w:val="lowerRoman"/>
      <w:lvlText w:val="%6."/>
      <w:lvlJc w:val="right"/>
      <w:pPr>
        <w:tabs>
          <w:tab w:val="num" w:pos="2940"/>
        </w:tabs>
        <w:ind w:left="2939" w:hanging="419"/>
      </w:pPr>
      <w:rPr>
        <w:rFonts w:hint="eastAsia"/>
      </w:rPr>
    </w:lvl>
    <w:lvl w:ilvl="6">
      <w:start w:val="1"/>
      <w:numFmt w:val="decimal"/>
      <w:lvlText w:val="%7."/>
      <w:lvlJc w:val="left"/>
      <w:pPr>
        <w:tabs>
          <w:tab w:val="num" w:pos="3360"/>
        </w:tabs>
        <w:ind w:left="3359" w:hanging="419"/>
      </w:pPr>
      <w:rPr>
        <w:rFonts w:hint="eastAsia"/>
      </w:rPr>
    </w:lvl>
    <w:lvl w:ilvl="7">
      <w:start w:val="1"/>
      <w:numFmt w:val="lowerLetter"/>
      <w:lvlText w:val="%8)"/>
      <w:lvlJc w:val="left"/>
      <w:pPr>
        <w:tabs>
          <w:tab w:val="num" w:pos="3780"/>
        </w:tabs>
        <w:ind w:left="3779" w:hanging="419"/>
      </w:pPr>
      <w:rPr>
        <w:rFonts w:hint="eastAsia"/>
      </w:rPr>
    </w:lvl>
    <w:lvl w:ilvl="8">
      <w:start w:val="1"/>
      <w:numFmt w:val="lowerRoman"/>
      <w:lvlText w:val="%9."/>
      <w:lvlJc w:val="right"/>
      <w:pPr>
        <w:tabs>
          <w:tab w:val="num" w:pos="4200"/>
        </w:tabs>
        <w:ind w:left="4199" w:hanging="419"/>
      </w:pPr>
      <w:rPr>
        <w:rFonts w:hint="eastAsia"/>
      </w:rPr>
    </w:lvl>
  </w:abstractNum>
  <w:abstractNum w:abstractNumId="11" w15:restartNumberingAfterBreak="0">
    <w:nsid w:val="496E4D7B"/>
    <w:multiLevelType w:val="hybridMultilevel"/>
    <w:tmpl w:val="91E81AD8"/>
    <w:lvl w:ilvl="0" w:tplc="7640147C">
      <w:start w:val="1"/>
      <w:numFmt w:val="none"/>
      <w:pStyle w:val="unnamed1"/>
      <w:lvlText w:val="%1注"/>
      <w:lvlJc w:val="left"/>
      <w:pPr>
        <w:tabs>
          <w:tab w:val="num" w:pos="900"/>
        </w:tabs>
        <w:ind w:left="900" w:hanging="500"/>
      </w:pPr>
      <w:rPr>
        <w:rFonts w:ascii="宋体" w:eastAsia="宋体" w:hAnsi="Times New Roman" w:hint="eastAsia"/>
        <w:b w:val="0"/>
        <w:i w:val="0"/>
        <w:sz w:val="18"/>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4B733A5F"/>
    <w:multiLevelType w:val="multilevel"/>
    <w:tmpl w:val="2894FF02"/>
    <w:lvl w:ilvl="0">
      <w:start w:val="1"/>
      <w:numFmt w:val="decimal"/>
      <w:lvlRestart w:val="0"/>
      <w:pStyle w:val="af1"/>
      <w:suff w:val="nothing"/>
      <w:lvlText w:val="示例%1："/>
      <w:lvlJc w:val="left"/>
      <w:pPr>
        <w:ind w:left="0" w:firstLine="363"/>
      </w:pPr>
      <w:rPr>
        <w:rFonts w:ascii="黑体" w:eastAsia="黑体" w:hAnsi="Times New Roman" w:hint="eastAsia"/>
        <w:b w:val="0"/>
        <w:i w:val="0"/>
        <w:sz w:val="18"/>
        <w:szCs w:val="18"/>
        <w:vertAlign w:val="baseline"/>
      </w:rPr>
    </w:lvl>
    <w:lvl w:ilvl="1">
      <w:start w:val="1"/>
      <w:numFmt w:val="none"/>
      <w:suff w:val="space"/>
      <w:lvlText w:val=""/>
      <w:lvlJc w:val="left"/>
      <w:pPr>
        <w:ind w:left="0" w:firstLine="0"/>
      </w:pPr>
      <w:rPr>
        <w:rFonts w:hint="eastAsia"/>
        <w:vertAlign w:val="baseline"/>
      </w:rPr>
    </w:lvl>
    <w:lvl w:ilvl="2">
      <w:start w:val="1"/>
      <w:numFmt w:val="decimal"/>
      <w:suff w:val="space"/>
      <w:lvlText w:val="2.2.%3"/>
      <w:lvlJc w:val="left"/>
      <w:pPr>
        <w:ind w:left="0" w:firstLine="0"/>
      </w:pPr>
      <w:rPr>
        <w:rFonts w:hint="eastAsia"/>
        <w:vertAlign w:val="baseline"/>
      </w:rPr>
    </w:lvl>
    <w:lvl w:ilvl="3">
      <w:start w:val="1"/>
      <w:numFmt w:val="decimal"/>
      <w:lvlText w:val="%4."/>
      <w:lvlJc w:val="left"/>
      <w:pPr>
        <w:tabs>
          <w:tab w:val="num" w:pos="0"/>
        </w:tabs>
        <w:ind w:left="992" w:hanging="629"/>
      </w:pPr>
      <w:rPr>
        <w:rFonts w:hint="eastAsia"/>
        <w:vertAlign w:val="baseline"/>
      </w:rPr>
    </w:lvl>
    <w:lvl w:ilvl="4">
      <w:start w:val="1"/>
      <w:numFmt w:val="lowerLetter"/>
      <w:lvlText w:val="%5)"/>
      <w:lvlJc w:val="left"/>
      <w:pPr>
        <w:tabs>
          <w:tab w:val="num" w:pos="0"/>
        </w:tabs>
        <w:ind w:left="992" w:hanging="629"/>
      </w:pPr>
      <w:rPr>
        <w:rFonts w:hint="eastAsia"/>
        <w:vertAlign w:val="baseline"/>
      </w:rPr>
    </w:lvl>
    <w:lvl w:ilvl="5">
      <w:start w:val="1"/>
      <w:numFmt w:val="lowerRoman"/>
      <w:lvlText w:val="%6."/>
      <w:lvlJc w:val="right"/>
      <w:pPr>
        <w:tabs>
          <w:tab w:val="num" w:pos="0"/>
        </w:tabs>
        <w:ind w:left="992" w:hanging="629"/>
      </w:pPr>
      <w:rPr>
        <w:rFonts w:hint="eastAsia"/>
        <w:vertAlign w:val="baseline"/>
      </w:rPr>
    </w:lvl>
    <w:lvl w:ilvl="6">
      <w:start w:val="1"/>
      <w:numFmt w:val="decimal"/>
      <w:lvlText w:val="%7."/>
      <w:lvlJc w:val="left"/>
      <w:pPr>
        <w:tabs>
          <w:tab w:val="num" w:pos="0"/>
        </w:tabs>
        <w:ind w:left="992" w:hanging="629"/>
      </w:pPr>
      <w:rPr>
        <w:rFonts w:hint="eastAsia"/>
        <w:vertAlign w:val="baseline"/>
      </w:rPr>
    </w:lvl>
    <w:lvl w:ilvl="7">
      <w:start w:val="1"/>
      <w:numFmt w:val="lowerLetter"/>
      <w:lvlText w:val="%8)"/>
      <w:lvlJc w:val="left"/>
      <w:pPr>
        <w:tabs>
          <w:tab w:val="num" w:pos="0"/>
        </w:tabs>
        <w:ind w:left="992" w:hanging="629"/>
      </w:pPr>
      <w:rPr>
        <w:rFonts w:hint="eastAsia"/>
        <w:vertAlign w:val="baseline"/>
      </w:rPr>
    </w:lvl>
    <w:lvl w:ilvl="8">
      <w:start w:val="1"/>
      <w:numFmt w:val="lowerRoman"/>
      <w:lvlText w:val="%9."/>
      <w:lvlJc w:val="right"/>
      <w:pPr>
        <w:tabs>
          <w:tab w:val="num" w:pos="0"/>
        </w:tabs>
        <w:ind w:left="992" w:hanging="629"/>
      </w:pPr>
      <w:rPr>
        <w:rFonts w:hint="eastAsia"/>
        <w:vertAlign w:val="baseline"/>
      </w:rPr>
    </w:lvl>
  </w:abstractNum>
  <w:abstractNum w:abstractNumId="13" w15:restartNumberingAfterBreak="0">
    <w:nsid w:val="4FA945FF"/>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931"/>
        </w:tabs>
        <w:ind w:left="1418" w:hanging="567"/>
      </w:pPr>
    </w:lvl>
    <w:lvl w:ilvl="3">
      <w:start w:val="1"/>
      <w:numFmt w:val="decimal"/>
      <w:lvlText w:val="%1.%2.%3.%4"/>
      <w:lvlJc w:val="left"/>
      <w:pPr>
        <w:tabs>
          <w:tab w:val="num" w:pos="2716"/>
        </w:tabs>
        <w:ind w:left="1984" w:hanging="708"/>
      </w:pPr>
    </w:lvl>
    <w:lvl w:ilvl="4">
      <w:start w:val="1"/>
      <w:numFmt w:val="decimal"/>
      <w:lvlText w:val="%1.%2.%3.%4.%5"/>
      <w:lvlJc w:val="left"/>
      <w:pPr>
        <w:tabs>
          <w:tab w:val="num" w:pos="3141"/>
        </w:tabs>
        <w:ind w:left="2551" w:hanging="850"/>
      </w:pPr>
    </w:lvl>
    <w:lvl w:ilvl="5">
      <w:start w:val="1"/>
      <w:numFmt w:val="decimal"/>
      <w:lvlText w:val="%1.%2.%3.%4.%5.%6"/>
      <w:lvlJc w:val="left"/>
      <w:pPr>
        <w:tabs>
          <w:tab w:val="num" w:pos="3926"/>
        </w:tabs>
        <w:ind w:left="3260" w:hanging="1134"/>
      </w:pPr>
    </w:lvl>
    <w:lvl w:ilvl="6">
      <w:start w:val="1"/>
      <w:numFmt w:val="decimal"/>
      <w:lvlText w:val="%1.%2.%3.%4.%5.%6.%7"/>
      <w:lvlJc w:val="left"/>
      <w:pPr>
        <w:tabs>
          <w:tab w:val="num" w:pos="4711"/>
        </w:tabs>
        <w:ind w:left="3827" w:hanging="1276"/>
      </w:pPr>
    </w:lvl>
    <w:lvl w:ilvl="7">
      <w:start w:val="1"/>
      <w:numFmt w:val="decimal"/>
      <w:lvlText w:val="%1.%2.%3.%4.%5.%6.%7.%8"/>
      <w:lvlJc w:val="left"/>
      <w:pPr>
        <w:tabs>
          <w:tab w:val="num" w:pos="5496"/>
        </w:tabs>
        <w:ind w:left="4394" w:hanging="1418"/>
      </w:pPr>
    </w:lvl>
    <w:lvl w:ilvl="8">
      <w:start w:val="1"/>
      <w:numFmt w:val="decimal"/>
      <w:lvlText w:val="%1.%2.%3.%4.%5.%6.%7.%8.%9"/>
      <w:lvlJc w:val="left"/>
      <w:pPr>
        <w:tabs>
          <w:tab w:val="num" w:pos="6282"/>
        </w:tabs>
        <w:ind w:left="5102" w:hanging="1700"/>
      </w:pPr>
    </w:lvl>
  </w:abstractNum>
  <w:abstractNum w:abstractNumId="14" w15:restartNumberingAfterBreak="0">
    <w:nsid w:val="557C2AF5"/>
    <w:multiLevelType w:val="multilevel"/>
    <w:tmpl w:val="5AB41562"/>
    <w:lvl w:ilvl="0">
      <w:start w:val="1"/>
      <w:numFmt w:val="decimal"/>
      <w:pStyle w:val="af2"/>
      <w:suff w:val="nothing"/>
      <w:lvlText w:val="图%1　"/>
      <w:lvlJc w:val="left"/>
      <w:pPr>
        <w:ind w:left="0" w:firstLine="0"/>
      </w:pPr>
      <w:rPr>
        <w:rFonts w:ascii="黑体" w:eastAsia="黑体" w:hAnsi="Times New Roman" w:hint="eastAsia"/>
        <w:b w:val="0"/>
        <w:i w:val="0"/>
        <w:sz w:val="21"/>
      </w:rPr>
    </w:lvl>
    <w:lvl w:ilvl="1">
      <w:start w:val="1"/>
      <w:numFmt w:val="decimal"/>
      <w:suff w:val="nothing"/>
      <w:lvlText w:val="%1%2　"/>
      <w:lvlJc w:val="left"/>
      <w:pPr>
        <w:ind w:left="0" w:firstLine="0"/>
      </w:pPr>
      <w:rPr>
        <w:rFonts w:ascii="Times New Roman" w:eastAsia="黑体" w:hAnsi="Times New Roman" w:hint="default"/>
        <w:b w:val="0"/>
        <w:i w:val="0"/>
        <w:sz w:val="21"/>
      </w:rPr>
    </w:lvl>
    <w:lvl w:ilvl="2">
      <w:start w:val="1"/>
      <w:numFmt w:val="decimal"/>
      <w:suff w:val="nothing"/>
      <w:lvlText w:val="%1%2.%3　"/>
      <w:lvlJc w:val="left"/>
      <w:pPr>
        <w:ind w:left="0" w:firstLine="0"/>
      </w:pPr>
      <w:rPr>
        <w:rFonts w:ascii="Times New Roman" w:eastAsia="黑体" w:hAnsi="Times New Roman" w:hint="default"/>
        <w:b w:val="0"/>
        <w:i w:val="0"/>
        <w:sz w:val="21"/>
      </w:rPr>
    </w:lvl>
    <w:lvl w:ilvl="3">
      <w:start w:val="1"/>
      <w:numFmt w:val="decimal"/>
      <w:suff w:val="nothing"/>
      <w:lvlText w:val="%1%2.%3.%4　"/>
      <w:lvlJc w:val="left"/>
      <w:pPr>
        <w:ind w:left="0" w:firstLine="0"/>
      </w:pPr>
      <w:rPr>
        <w:rFonts w:ascii="Times New Roman" w:eastAsia="黑体" w:hAnsi="Times New Roman" w:hint="default"/>
        <w:b w:val="0"/>
        <w:i w:val="0"/>
        <w:sz w:val="21"/>
      </w:rPr>
    </w:lvl>
    <w:lvl w:ilvl="4">
      <w:start w:val="1"/>
      <w:numFmt w:val="decimal"/>
      <w:suff w:val="nothing"/>
      <w:lvlText w:val="%1%2.%3.%4.%5　"/>
      <w:lvlJc w:val="left"/>
      <w:pPr>
        <w:ind w:left="0" w:firstLine="0"/>
      </w:pPr>
      <w:rPr>
        <w:rFonts w:ascii="Times New Roman" w:eastAsia="黑体" w:hAnsi="Times New Roman" w:hint="default"/>
        <w:b w:val="0"/>
        <w:i w:val="0"/>
        <w:sz w:val="21"/>
      </w:rPr>
    </w:lvl>
    <w:lvl w:ilvl="5">
      <w:start w:val="1"/>
      <w:numFmt w:val="decimal"/>
      <w:suff w:val="nothing"/>
      <w:lvlText w:val="%1%2.%3.%4.%5.%6　"/>
      <w:lvlJc w:val="left"/>
      <w:pPr>
        <w:ind w:left="0" w:firstLine="0"/>
      </w:pPr>
      <w:rPr>
        <w:rFonts w:ascii="Times New Roman" w:eastAsia="黑体" w:hAnsi="Times New Roman" w:hint="default"/>
        <w:b w:val="0"/>
        <w:i w:val="0"/>
        <w:sz w:val="21"/>
      </w:rPr>
    </w:lvl>
    <w:lvl w:ilvl="6">
      <w:start w:val="1"/>
      <w:numFmt w:val="decimal"/>
      <w:suff w:val="nothing"/>
      <w:lvlText w:val="%1%2.%3.%4.%5.%6.%7　"/>
      <w:lvlJc w:val="left"/>
      <w:pPr>
        <w:ind w:left="0" w:firstLine="0"/>
      </w:pPr>
      <w:rPr>
        <w:rFonts w:ascii="Times New Roman" w:eastAsia="黑体" w:hAnsi="Times New Roman" w:hint="default"/>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15" w15:restartNumberingAfterBreak="0">
    <w:nsid w:val="597950A4"/>
    <w:multiLevelType w:val="multilevel"/>
    <w:tmpl w:val="8E329E24"/>
    <w:lvl w:ilvl="0">
      <w:start w:val="1"/>
      <w:numFmt w:val="decimal"/>
      <w:suff w:val="nothing"/>
      <w:lvlText w:val="%1　"/>
      <w:lvlJc w:val="left"/>
      <w:pPr>
        <w:ind w:left="0" w:firstLine="0"/>
      </w:pPr>
      <w:rPr>
        <w:rFonts w:ascii="黑体" w:eastAsia="黑体" w:hAnsi="Times New Roman" w:hint="eastAsia"/>
        <w:b w:val="0"/>
        <w:i w:val="0"/>
        <w:sz w:val="21"/>
        <w:szCs w:val="21"/>
      </w:rPr>
    </w:lvl>
    <w:lvl w:ilvl="1">
      <w:start w:val="1"/>
      <w:numFmt w:val="decimal"/>
      <w:suff w:val="nothing"/>
      <w:lvlText w:val="%1.%2　"/>
      <w:lvlJc w:val="left"/>
      <w:pPr>
        <w:ind w:left="0" w:firstLine="0"/>
      </w:pPr>
      <w:rPr>
        <w:rFonts w:ascii="黑体" w:eastAsia="黑体" w:hAnsi="Times New Roman" w:cs="Times New Roman" w:hint="eastAsia"/>
        <w:b w:val="0"/>
        <w:bCs w:val="0"/>
        <w:i w:val="0"/>
        <w:iCs w:val="0"/>
        <w:caps w:val="0"/>
        <w:strike w:val="0"/>
        <w:dstrike w:val="0"/>
        <w:outline w:val="0"/>
        <w:shadow w:val="0"/>
        <w:emboss w:val="0"/>
        <w:imprint w:val="0"/>
        <w:vanish w:val="0"/>
        <w:spacing w:val="0"/>
        <w:kern w:val="0"/>
        <w:position w:val="0"/>
        <w:sz w:val="21"/>
        <w:szCs w:val="21"/>
        <w:u w:val="none"/>
        <w:vertAlign w:val="baseline"/>
        <w:em w:val="none"/>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16" w15:restartNumberingAfterBreak="0">
    <w:nsid w:val="5A1A5144"/>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1145"/>
        </w:tabs>
        <w:ind w:left="992" w:hanging="567"/>
      </w:pPr>
    </w:lvl>
    <w:lvl w:ilvl="2">
      <w:start w:val="1"/>
      <w:numFmt w:val="decimal"/>
      <w:lvlText w:val="%1.%2.%3"/>
      <w:lvlJc w:val="left"/>
      <w:pPr>
        <w:tabs>
          <w:tab w:val="num" w:pos="2291"/>
        </w:tabs>
        <w:ind w:left="1418" w:hanging="567"/>
      </w:pPr>
    </w:lvl>
    <w:lvl w:ilvl="3">
      <w:start w:val="1"/>
      <w:numFmt w:val="decimal"/>
      <w:lvlText w:val="%1.%2.%3.%4"/>
      <w:lvlJc w:val="left"/>
      <w:pPr>
        <w:tabs>
          <w:tab w:val="num" w:pos="3076"/>
        </w:tabs>
        <w:ind w:left="1984" w:hanging="708"/>
      </w:pPr>
    </w:lvl>
    <w:lvl w:ilvl="4">
      <w:start w:val="1"/>
      <w:numFmt w:val="decimal"/>
      <w:lvlText w:val="%1.%2.%3.%4.%5"/>
      <w:lvlJc w:val="left"/>
      <w:pPr>
        <w:tabs>
          <w:tab w:val="num" w:pos="3861"/>
        </w:tabs>
        <w:ind w:left="2551" w:hanging="850"/>
      </w:pPr>
    </w:lvl>
    <w:lvl w:ilvl="5">
      <w:start w:val="1"/>
      <w:numFmt w:val="decimal"/>
      <w:lvlText w:val="%1.%2.%3.%4.%5.%6"/>
      <w:lvlJc w:val="left"/>
      <w:pPr>
        <w:tabs>
          <w:tab w:val="num" w:pos="4646"/>
        </w:tabs>
        <w:ind w:left="3260" w:hanging="1134"/>
      </w:pPr>
    </w:lvl>
    <w:lvl w:ilvl="6">
      <w:start w:val="1"/>
      <w:numFmt w:val="decimal"/>
      <w:lvlText w:val="%1.%2.%3.%4.%5.%6.%7"/>
      <w:lvlJc w:val="left"/>
      <w:pPr>
        <w:tabs>
          <w:tab w:val="num" w:pos="5791"/>
        </w:tabs>
        <w:ind w:left="3827" w:hanging="1276"/>
      </w:pPr>
    </w:lvl>
    <w:lvl w:ilvl="7">
      <w:start w:val="1"/>
      <w:numFmt w:val="decimal"/>
      <w:lvlText w:val="%1.%2.%3.%4.%5.%6.%7.%8"/>
      <w:lvlJc w:val="left"/>
      <w:pPr>
        <w:tabs>
          <w:tab w:val="num" w:pos="6576"/>
        </w:tabs>
        <w:ind w:left="4394" w:hanging="1418"/>
      </w:pPr>
    </w:lvl>
    <w:lvl w:ilvl="8">
      <w:start w:val="1"/>
      <w:numFmt w:val="decimal"/>
      <w:lvlText w:val="%1.%2.%3.%4.%5.%6.%7.%8.%9"/>
      <w:lvlJc w:val="left"/>
      <w:pPr>
        <w:tabs>
          <w:tab w:val="num" w:pos="7362"/>
        </w:tabs>
        <w:ind w:left="5102" w:hanging="1700"/>
      </w:pPr>
    </w:lvl>
  </w:abstractNum>
  <w:abstractNum w:abstractNumId="17" w15:restartNumberingAfterBreak="0">
    <w:nsid w:val="60B55DC2"/>
    <w:multiLevelType w:val="multilevel"/>
    <w:tmpl w:val="9DCC486E"/>
    <w:lvl w:ilvl="0">
      <w:start w:val="1"/>
      <w:numFmt w:val="upperLetter"/>
      <w:pStyle w:val="af3"/>
      <w:lvlText w:val="%1"/>
      <w:lvlJc w:val="left"/>
      <w:pPr>
        <w:tabs>
          <w:tab w:val="num" w:pos="0"/>
        </w:tabs>
        <w:ind w:left="0" w:hanging="425"/>
      </w:pPr>
      <w:rPr>
        <w:rFonts w:hint="eastAsia"/>
      </w:rPr>
    </w:lvl>
    <w:lvl w:ilvl="1">
      <w:start w:val="1"/>
      <w:numFmt w:val="decimal"/>
      <w:pStyle w:val="af4"/>
      <w:suff w:val="nothing"/>
      <w:lvlText w:val="表%1.%2　"/>
      <w:lvlJc w:val="left"/>
      <w:pPr>
        <w:ind w:left="567" w:hanging="567"/>
      </w:pPr>
      <w:rPr>
        <w:rFonts w:hint="eastAsia"/>
      </w:rPr>
    </w:lvl>
    <w:lvl w:ilvl="2">
      <w:start w:val="1"/>
      <w:numFmt w:val="decimal"/>
      <w:lvlText w:val="%1.%2.%3"/>
      <w:lvlJc w:val="left"/>
      <w:pPr>
        <w:tabs>
          <w:tab w:val="num" w:pos="993"/>
        </w:tabs>
        <w:ind w:left="993" w:hanging="567"/>
      </w:pPr>
      <w:rPr>
        <w:rFonts w:hint="eastAsia"/>
      </w:rPr>
    </w:lvl>
    <w:lvl w:ilvl="3">
      <w:start w:val="1"/>
      <w:numFmt w:val="decimal"/>
      <w:lvlText w:val="%1.%2.%3.%4"/>
      <w:lvlJc w:val="left"/>
      <w:pPr>
        <w:tabs>
          <w:tab w:val="num" w:pos="2291"/>
        </w:tabs>
        <w:ind w:left="1559" w:hanging="708"/>
      </w:pPr>
      <w:rPr>
        <w:rFonts w:hint="eastAsia"/>
      </w:rPr>
    </w:lvl>
    <w:lvl w:ilvl="4">
      <w:start w:val="1"/>
      <w:numFmt w:val="decimal"/>
      <w:lvlText w:val="%1.%2.%3.%4.%5"/>
      <w:lvlJc w:val="left"/>
      <w:pPr>
        <w:tabs>
          <w:tab w:val="num" w:pos="3076"/>
        </w:tabs>
        <w:ind w:left="2126" w:hanging="850"/>
      </w:pPr>
      <w:rPr>
        <w:rFonts w:hint="eastAsia"/>
      </w:rPr>
    </w:lvl>
    <w:lvl w:ilvl="5">
      <w:start w:val="1"/>
      <w:numFmt w:val="decimal"/>
      <w:lvlText w:val="%1.%2.%3.%4.%5.%6"/>
      <w:lvlJc w:val="left"/>
      <w:pPr>
        <w:tabs>
          <w:tab w:val="num" w:pos="3861"/>
        </w:tabs>
        <w:ind w:left="2835" w:hanging="1134"/>
      </w:pPr>
      <w:rPr>
        <w:rFonts w:hint="eastAsia"/>
      </w:rPr>
    </w:lvl>
    <w:lvl w:ilvl="6">
      <w:start w:val="1"/>
      <w:numFmt w:val="decimal"/>
      <w:lvlText w:val="%1.%2.%3.%4.%5.%6.%7"/>
      <w:lvlJc w:val="left"/>
      <w:pPr>
        <w:tabs>
          <w:tab w:val="num" w:pos="4646"/>
        </w:tabs>
        <w:ind w:left="3402" w:hanging="1276"/>
      </w:pPr>
      <w:rPr>
        <w:rFonts w:hint="eastAsia"/>
      </w:rPr>
    </w:lvl>
    <w:lvl w:ilvl="7">
      <w:start w:val="1"/>
      <w:numFmt w:val="decimal"/>
      <w:lvlText w:val="%1.%2.%3.%4.%5.%6.%7.%8"/>
      <w:lvlJc w:val="left"/>
      <w:pPr>
        <w:tabs>
          <w:tab w:val="num" w:pos="5431"/>
        </w:tabs>
        <w:ind w:left="3969" w:hanging="1418"/>
      </w:pPr>
      <w:rPr>
        <w:rFonts w:hint="eastAsia"/>
      </w:rPr>
    </w:lvl>
    <w:lvl w:ilvl="8">
      <w:start w:val="1"/>
      <w:numFmt w:val="decimal"/>
      <w:lvlText w:val="%1.%2.%3.%4.%5.%6.%7.%8.%9"/>
      <w:lvlJc w:val="left"/>
      <w:pPr>
        <w:tabs>
          <w:tab w:val="num" w:pos="6217"/>
        </w:tabs>
        <w:ind w:left="4677" w:hanging="1700"/>
      </w:pPr>
      <w:rPr>
        <w:rFonts w:hint="eastAsia"/>
      </w:rPr>
    </w:lvl>
  </w:abstractNum>
  <w:abstractNum w:abstractNumId="18" w15:restartNumberingAfterBreak="0">
    <w:nsid w:val="646260FA"/>
    <w:multiLevelType w:val="multilevel"/>
    <w:tmpl w:val="4F2011E8"/>
    <w:lvl w:ilvl="0">
      <w:start w:val="1"/>
      <w:numFmt w:val="decimal"/>
      <w:pStyle w:val="af5"/>
      <w:suff w:val="nothing"/>
      <w:lvlText w:val="表%1　"/>
      <w:lvlJc w:val="left"/>
      <w:pPr>
        <w:ind w:left="0" w:firstLine="0"/>
      </w:pPr>
      <w:rPr>
        <w:rFonts w:ascii="黑体" w:eastAsia="黑体" w:hAnsi="Times New Roman" w:hint="eastAsia"/>
        <w:b w:val="0"/>
        <w:i w:val="0"/>
        <w:sz w:val="21"/>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9" w15:restartNumberingAfterBreak="0">
    <w:nsid w:val="657D3FBC"/>
    <w:multiLevelType w:val="multilevel"/>
    <w:tmpl w:val="95FA0F16"/>
    <w:lvl w:ilvl="0">
      <w:start w:val="1"/>
      <w:numFmt w:val="upperLetter"/>
      <w:pStyle w:val="af6"/>
      <w:suff w:val="nothing"/>
      <w:lvlText w:val="附　录　%1"/>
      <w:lvlJc w:val="left"/>
      <w:pPr>
        <w:ind w:left="0" w:firstLine="0"/>
      </w:pPr>
      <w:rPr>
        <w:rFonts w:ascii="黑体" w:eastAsia="黑体" w:hAnsi="Times New Roman" w:hint="eastAsia"/>
        <w:b w:val="0"/>
        <w:i w:val="0"/>
        <w:spacing w:val="0"/>
        <w:w w:val="100"/>
        <w:sz w:val="21"/>
      </w:rPr>
    </w:lvl>
    <w:lvl w:ilvl="1">
      <w:start w:val="1"/>
      <w:numFmt w:val="decimal"/>
      <w:pStyle w:val="af7"/>
      <w:suff w:val="nothing"/>
      <w:lvlText w:val="%1.%2　"/>
      <w:lvlJc w:val="left"/>
      <w:pPr>
        <w:ind w:left="0" w:firstLine="0"/>
      </w:pPr>
      <w:rPr>
        <w:rFonts w:ascii="黑体" w:eastAsia="黑体" w:hAnsi="Times New Roman" w:hint="eastAsia"/>
        <w:b w:val="0"/>
        <w:i w:val="0"/>
        <w:snapToGrid/>
        <w:spacing w:val="0"/>
        <w:w w:val="100"/>
        <w:kern w:val="21"/>
        <w:sz w:val="21"/>
      </w:rPr>
    </w:lvl>
    <w:lvl w:ilvl="2">
      <w:start w:val="1"/>
      <w:numFmt w:val="decimal"/>
      <w:pStyle w:val="af8"/>
      <w:suff w:val="nothing"/>
      <w:lvlText w:val="%1.%2.%3　"/>
      <w:lvlJc w:val="left"/>
      <w:pPr>
        <w:ind w:left="0" w:firstLine="0"/>
      </w:pPr>
      <w:rPr>
        <w:rFonts w:ascii="黑体" w:eastAsia="黑体" w:hAnsi="Times New Roman" w:hint="eastAsia"/>
        <w:b w:val="0"/>
        <w:i w:val="0"/>
        <w:sz w:val="21"/>
      </w:rPr>
    </w:lvl>
    <w:lvl w:ilvl="3">
      <w:start w:val="1"/>
      <w:numFmt w:val="decimal"/>
      <w:pStyle w:val="af9"/>
      <w:suff w:val="nothing"/>
      <w:lvlText w:val="%1.%2.%3.%4　"/>
      <w:lvlJc w:val="left"/>
      <w:pPr>
        <w:ind w:left="0" w:firstLine="0"/>
      </w:pPr>
      <w:rPr>
        <w:rFonts w:ascii="黑体" w:eastAsia="黑体" w:hAnsi="Times New Roman" w:hint="eastAsia"/>
        <w:b w:val="0"/>
        <w:i w:val="0"/>
        <w:sz w:val="21"/>
      </w:rPr>
    </w:lvl>
    <w:lvl w:ilvl="4">
      <w:start w:val="1"/>
      <w:numFmt w:val="decimal"/>
      <w:pStyle w:val="afa"/>
      <w:suff w:val="nothing"/>
      <w:lvlText w:val="%1.%2.%3.%4.%5　"/>
      <w:lvlJc w:val="left"/>
      <w:pPr>
        <w:ind w:left="0" w:firstLine="0"/>
      </w:pPr>
      <w:rPr>
        <w:rFonts w:ascii="黑体" w:eastAsia="黑体" w:hAnsi="Times New Roman" w:hint="eastAsia"/>
        <w:b w:val="0"/>
        <w:i w:val="0"/>
        <w:sz w:val="21"/>
      </w:rPr>
    </w:lvl>
    <w:lvl w:ilvl="5">
      <w:start w:val="1"/>
      <w:numFmt w:val="decimal"/>
      <w:pStyle w:val="afb"/>
      <w:suff w:val="nothing"/>
      <w:lvlText w:val="%1.%2.%3.%4.%5.%6　"/>
      <w:lvlJc w:val="left"/>
      <w:pPr>
        <w:ind w:left="0" w:firstLine="0"/>
      </w:pPr>
      <w:rPr>
        <w:rFonts w:ascii="黑体" w:eastAsia="黑体" w:hAnsi="Times New Roman" w:hint="eastAsia"/>
        <w:b w:val="0"/>
        <w:i w:val="0"/>
        <w:sz w:val="21"/>
      </w:rPr>
    </w:lvl>
    <w:lvl w:ilvl="6">
      <w:start w:val="1"/>
      <w:numFmt w:val="decimal"/>
      <w:pStyle w:val="afc"/>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20" w15:restartNumberingAfterBreak="0">
    <w:nsid w:val="6CEA2025"/>
    <w:multiLevelType w:val="multilevel"/>
    <w:tmpl w:val="4158195E"/>
    <w:lvl w:ilvl="0">
      <w:start w:val="1"/>
      <w:numFmt w:val="none"/>
      <w:suff w:val="nothing"/>
      <w:lvlText w:val="%1"/>
      <w:lvlJc w:val="left"/>
      <w:pPr>
        <w:ind w:left="0" w:firstLine="0"/>
      </w:pPr>
      <w:rPr>
        <w:rFonts w:ascii="Times New Roman" w:hAnsi="Times New Roman" w:hint="default"/>
        <w:b/>
        <w:i w:val="0"/>
        <w:sz w:val="21"/>
      </w:rPr>
    </w:lvl>
    <w:lvl w:ilvl="1">
      <w:start w:val="1"/>
      <w:numFmt w:val="decimal"/>
      <w:pStyle w:val="afd"/>
      <w:suff w:val="nothing"/>
      <w:lvlText w:val="%1%2　"/>
      <w:lvlJc w:val="left"/>
      <w:pPr>
        <w:ind w:left="0" w:firstLine="0"/>
      </w:pPr>
      <w:rPr>
        <w:rFonts w:eastAsia="黑体" w:hAnsi="Times New Roman" w:cs="Times New Roman" w:hint="eastAsia"/>
        <w:b w:val="0"/>
        <w:bCs w:val="0"/>
        <w:i w:val="0"/>
        <w:iCs w:val="0"/>
        <w:caps w:val="0"/>
        <w:smallCaps w:val="0"/>
        <w:strike w:val="0"/>
        <w:dstrike w:val="0"/>
        <w:outline w:val="0"/>
        <w:shadow w:val="0"/>
        <w:emboss w:val="0"/>
        <w:imprint w:val="0"/>
        <w:vanish w:val="0"/>
        <w:spacing w:val="0"/>
        <w:kern w:val="0"/>
        <w:position w:val="0"/>
        <w:sz w:val="21"/>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Char"/>
      <w:suff w:val="nothing"/>
      <w:lvlText w:val="%1%2.%3　"/>
      <w:lvlJc w:val="left"/>
      <w:pPr>
        <w:ind w:left="0" w:firstLine="0"/>
      </w:pPr>
      <w:rPr>
        <w:rFonts w:ascii="黑体" w:eastAsia="黑体" w:hAnsi="Times New Roman" w:hint="eastAsia"/>
        <w:b w:val="0"/>
        <w:i w:val="0"/>
        <w:sz w:val="21"/>
      </w:rPr>
    </w:lvl>
    <w:lvl w:ilvl="3">
      <w:start w:val="1"/>
      <w:numFmt w:val="decimal"/>
      <w:pStyle w:val="a4"/>
      <w:suff w:val="nothing"/>
      <w:lvlText w:val="%1%2.%3.%4　"/>
      <w:lvlJc w:val="left"/>
      <w:pPr>
        <w:ind w:left="0" w:firstLine="0"/>
      </w:pPr>
      <w:rPr>
        <w:rFonts w:ascii="黑体" w:eastAsia="黑体" w:hAnsi="Times New Roman" w:hint="eastAsia"/>
        <w:b w:val="0"/>
        <w:i w:val="0"/>
        <w:sz w:val="21"/>
      </w:rPr>
    </w:lvl>
    <w:lvl w:ilvl="4">
      <w:start w:val="1"/>
      <w:numFmt w:val="decimal"/>
      <w:pStyle w:val="afe"/>
      <w:suff w:val="nothing"/>
      <w:lvlText w:val="%1%2.%3.%4.%5　"/>
      <w:lvlJc w:val="left"/>
      <w:pPr>
        <w:ind w:left="0" w:firstLine="0"/>
      </w:pPr>
      <w:rPr>
        <w:rFonts w:ascii="黑体" w:eastAsia="黑体" w:hAnsi="Times New Roman" w:hint="eastAsia"/>
        <w:b w:val="0"/>
        <w:i w:val="0"/>
        <w:sz w:val="21"/>
      </w:rPr>
    </w:lvl>
    <w:lvl w:ilvl="5">
      <w:start w:val="1"/>
      <w:numFmt w:val="decimal"/>
      <w:pStyle w:val="af0"/>
      <w:suff w:val="nothing"/>
      <w:lvlText w:val="%1%2.%3.%4.%5.%6　"/>
      <w:lvlJc w:val="left"/>
      <w:pPr>
        <w:ind w:left="0" w:firstLine="0"/>
      </w:pPr>
      <w:rPr>
        <w:rFonts w:ascii="黑体" w:eastAsia="黑体" w:hAnsi="Times New Roman" w:hint="eastAsia"/>
        <w:b w:val="0"/>
        <w:i w:val="0"/>
        <w:sz w:val="21"/>
      </w:rPr>
    </w:lvl>
    <w:lvl w:ilvl="6">
      <w:start w:val="1"/>
      <w:numFmt w:val="decimal"/>
      <w:pStyle w:val="a7"/>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21" w15:restartNumberingAfterBreak="0">
    <w:nsid w:val="6D6C07CD"/>
    <w:multiLevelType w:val="multilevel"/>
    <w:tmpl w:val="7A408B34"/>
    <w:lvl w:ilvl="0">
      <w:start w:val="1"/>
      <w:numFmt w:val="lowerLetter"/>
      <w:pStyle w:val="aff"/>
      <w:lvlText w:val="%1)"/>
      <w:lvlJc w:val="left"/>
      <w:pPr>
        <w:tabs>
          <w:tab w:val="num" w:pos="839"/>
        </w:tabs>
        <w:ind w:left="839" w:hanging="419"/>
      </w:pPr>
      <w:rPr>
        <w:rFonts w:ascii="宋体" w:eastAsia="宋体" w:hint="eastAsia"/>
        <w:b w:val="0"/>
        <w:i w:val="0"/>
        <w:sz w:val="21"/>
      </w:rPr>
    </w:lvl>
    <w:lvl w:ilvl="1">
      <w:start w:val="1"/>
      <w:numFmt w:val="decimal"/>
      <w:pStyle w:val="aff0"/>
      <w:lvlText w:val="%2)"/>
      <w:lvlJc w:val="left"/>
      <w:pPr>
        <w:tabs>
          <w:tab w:val="num" w:pos="840"/>
        </w:tabs>
        <w:ind w:left="839" w:hanging="419"/>
      </w:pPr>
      <w:rPr>
        <w:rFonts w:ascii="宋体" w:eastAsia="宋体" w:hint="eastAsia"/>
        <w:b w:val="0"/>
        <w:i w:val="0"/>
        <w:sz w:val="21"/>
      </w:rPr>
    </w:lvl>
    <w:lvl w:ilvl="2">
      <w:start w:val="1"/>
      <w:numFmt w:val="lowerRoman"/>
      <w:lvlText w:val="%3."/>
      <w:lvlJc w:val="right"/>
      <w:pPr>
        <w:tabs>
          <w:tab w:val="num" w:pos="1260"/>
        </w:tabs>
        <w:ind w:left="1259" w:hanging="419"/>
      </w:pPr>
      <w:rPr>
        <w:rFonts w:hint="eastAsia"/>
      </w:rPr>
    </w:lvl>
    <w:lvl w:ilvl="3">
      <w:start w:val="1"/>
      <w:numFmt w:val="decimal"/>
      <w:lvlText w:val="%4."/>
      <w:lvlJc w:val="left"/>
      <w:pPr>
        <w:tabs>
          <w:tab w:val="num" w:pos="1680"/>
        </w:tabs>
        <w:ind w:left="1679" w:hanging="419"/>
      </w:pPr>
      <w:rPr>
        <w:rFonts w:hint="eastAsia"/>
      </w:rPr>
    </w:lvl>
    <w:lvl w:ilvl="4">
      <w:start w:val="1"/>
      <w:numFmt w:val="lowerLetter"/>
      <w:lvlText w:val="%5)"/>
      <w:lvlJc w:val="left"/>
      <w:pPr>
        <w:tabs>
          <w:tab w:val="num" w:pos="2100"/>
        </w:tabs>
        <w:ind w:left="2099" w:hanging="419"/>
      </w:pPr>
      <w:rPr>
        <w:rFonts w:hint="eastAsia"/>
      </w:rPr>
    </w:lvl>
    <w:lvl w:ilvl="5">
      <w:start w:val="1"/>
      <w:numFmt w:val="lowerRoman"/>
      <w:lvlText w:val="%6."/>
      <w:lvlJc w:val="right"/>
      <w:pPr>
        <w:tabs>
          <w:tab w:val="num" w:pos="2520"/>
        </w:tabs>
        <w:ind w:left="2519" w:hanging="419"/>
      </w:pPr>
      <w:rPr>
        <w:rFonts w:hint="eastAsia"/>
      </w:rPr>
    </w:lvl>
    <w:lvl w:ilvl="6">
      <w:start w:val="1"/>
      <w:numFmt w:val="decimal"/>
      <w:lvlText w:val="%7."/>
      <w:lvlJc w:val="left"/>
      <w:pPr>
        <w:tabs>
          <w:tab w:val="num" w:pos="2940"/>
        </w:tabs>
        <w:ind w:left="2939" w:hanging="419"/>
      </w:pPr>
      <w:rPr>
        <w:rFonts w:hint="eastAsia"/>
      </w:rPr>
    </w:lvl>
    <w:lvl w:ilvl="7">
      <w:start w:val="1"/>
      <w:numFmt w:val="lowerLetter"/>
      <w:lvlText w:val="%8)"/>
      <w:lvlJc w:val="left"/>
      <w:pPr>
        <w:tabs>
          <w:tab w:val="num" w:pos="3360"/>
        </w:tabs>
        <w:ind w:left="3359" w:hanging="419"/>
      </w:pPr>
      <w:rPr>
        <w:rFonts w:hint="eastAsia"/>
      </w:rPr>
    </w:lvl>
    <w:lvl w:ilvl="8">
      <w:start w:val="1"/>
      <w:numFmt w:val="lowerRoman"/>
      <w:lvlText w:val="%9."/>
      <w:lvlJc w:val="right"/>
      <w:pPr>
        <w:tabs>
          <w:tab w:val="num" w:pos="3780"/>
        </w:tabs>
        <w:ind w:left="3779" w:hanging="419"/>
      </w:pPr>
      <w:rPr>
        <w:rFonts w:hint="eastAsia"/>
      </w:rPr>
    </w:lvl>
  </w:abstractNum>
  <w:abstractNum w:abstractNumId="22" w15:restartNumberingAfterBreak="0">
    <w:nsid w:val="6DBF04F4"/>
    <w:multiLevelType w:val="multilevel"/>
    <w:tmpl w:val="5BEC0A32"/>
    <w:lvl w:ilvl="0">
      <w:start w:val="1"/>
      <w:numFmt w:val="none"/>
      <w:pStyle w:val="aff1"/>
      <w:suff w:val="nothing"/>
      <w:lvlText w:val="%1注："/>
      <w:lvlJc w:val="left"/>
      <w:pPr>
        <w:ind w:left="726" w:hanging="363"/>
      </w:pPr>
      <w:rPr>
        <w:rFonts w:ascii="黑体" w:eastAsia="黑体" w:hAnsi="Times New Roman" w:hint="eastAsia"/>
        <w:b w:val="0"/>
        <w:i w:val="0"/>
        <w:sz w:val="18"/>
      </w:rPr>
    </w:lvl>
    <w:lvl w:ilvl="1">
      <w:start w:val="1"/>
      <w:numFmt w:val="lowerLetter"/>
      <w:lvlText w:val="%2)"/>
      <w:lvlJc w:val="left"/>
      <w:pPr>
        <w:tabs>
          <w:tab w:val="num" w:pos="1140"/>
        </w:tabs>
        <w:ind w:left="726" w:hanging="363"/>
      </w:pPr>
      <w:rPr>
        <w:rFonts w:hint="eastAsia"/>
      </w:rPr>
    </w:lvl>
    <w:lvl w:ilvl="2">
      <w:start w:val="1"/>
      <w:numFmt w:val="lowerRoman"/>
      <w:lvlText w:val="%3."/>
      <w:lvlJc w:val="right"/>
      <w:pPr>
        <w:tabs>
          <w:tab w:val="num" w:pos="1140"/>
        </w:tabs>
        <w:ind w:left="726" w:hanging="363"/>
      </w:pPr>
      <w:rPr>
        <w:rFonts w:hint="eastAsia"/>
      </w:rPr>
    </w:lvl>
    <w:lvl w:ilvl="3">
      <w:start w:val="1"/>
      <w:numFmt w:val="decimal"/>
      <w:lvlText w:val="%4."/>
      <w:lvlJc w:val="left"/>
      <w:pPr>
        <w:tabs>
          <w:tab w:val="num" w:pos="1140"/>
        </w:tabs>
        <w:ind w:left="726" w:hanging="363"/>
      </w:pPr>
      <w:rPr>
        <w:rFonts w:hint="eastAsia"/>
      </w:rPr>
    </w:lvl>
    <w:lvl w:ilvl="4">
      <w:start w:val="1"/>
      <w:numFmt w:val="lowerLetter"/>
      <w:lvlText w:val="%5)"/>
      <w:lvlJc w:val="left"/>
      <w:pPr>
        <w:tabs>
          <w:tab w:val="num" w:pos="1140"/>
        </w:tabs>
        <w:ind w:left="726" w:hanging="363"/>
      </w:pPr>
      <w:rPr>
        <w:rFonts w:hint="eastAsia"/>
      </w:rPr>
    </w:lvl>
    <w:lvl w:ilvl="5">
      <w:start w:val="1"/>
      <w:numFmt w:val="lowerRoman"/>
      <w:lvlText w:val="%6."/>
      <w:lvlJc w:val="right"/>
      <w:pPr>
        <w:tabs>
          <w:tab w:val="num" w:pos="1140"/>
        </w:tabs>
        <w:ind w:left="726" w:hanging="363"/>
      </w:pPr>
      <w:rPr>
        <w:rFonts w:hint="eastAsia"/>
      </w:rPr>
    </w:lvl>
    <w:lvl w:ilvl="6">
      <w:start w:val="1"/>
      <w:numFmt w:val="decimal"/>
      <w:lvlText w:val="%7."/>
      <w:lvlJc w:val="left"/>
      <w:pPr>
        <w:tabs>
          <w:tab w:val="num" w:pos="1140"/>
        </w:tabs>
        <w:ind w:left="726" w:hanging="363"/>
      </w:pPr>
      <w:rPr>
        <w:rFonts w:hint="eastAsia"/>
      </w:rPr>
    </w:lvl>
    <w:lvl w:ilvl="7">
      <w:start w:val="1"/>
      <w:numFmt w:val="lowerLetter"/>
      <w:lvlText w:val="%8)"/>
      <w:lvlJc w:val="left"/>
      <w:pPr>
        <w:tabs>
          <w:tab w:val="num" w:pos="1140"/>
        </w:tabs>
        <w:ind w:left="726" w:hanging="363"/>
      </w:pPr>
      <w:rPr>
        <w:rFonts w:hint="eastAsia"/>
      </w:rPr>
    </w:lvl>
    <w:lvl w:ilvl="8">
      <w:start w:val="1"/>
      <w:numFmt w:val="lowerRoman"/>
      <w:lvlText w:val="%9."/>
      <w:lvlJc w:val="right"/>
      <w:pPr>
        <w:tabs>
          <w:tab w:val="num" w:pos="1140"/>
        </w:tabs>
        <w:ind w:left="726" w:hanging="363"/>
      </w:pPr>
      <w:rPr>
        <w:rFonts w:hint="eastAsia"/>
      </w:rPr>
    </w:lvl>
  </w:abstractNum>
  <w:abstractNum w:abstractNumId="23" w15:restartNumberingAfterBreak="0">
    <w:nsid w:val="6DCF71B0"/>
    <w:multiLevelType w:val="multilevel"/>
    <w:tmpl w:val="0F98BD94"/>
    <w:lvl w:ilvl="0">
      <w:start w:val="1"/>
      <w:numFmt w:val="decimal"/>
      <w:suff w:val="nothing"/>
      <w:lvlText w:val="%1　"/>
      <w:lvlJc w:val="left"/>
      <w:pPr>
        <w:ind w:left="0" w:firstLine="0"/>
      </w:pPr>
      <w:rPr>
        <w:rFonts w:ascii="黑体" w:eastAsia="黑体" w:hAnsi="Times New Roman" w:hint="eastAsia"/>
        <w:b w:val="0"/>
        <w:i w:val="0"/>
        <w:sz w:val="21"/>
        <w:szCs w:val="21"/>
      </w:rPr>
    </w:lvl>
    <w:lvl w:ilvl="1">
      <w:start w:val="1"/>
      <w:numFmt w:val="decimal"/>
      <w:suff w:val="nothing"/>
      <w:lvlText w:val="%1.%2　"/>
      <w:lvlJc w:val="left"/>
      <w:pPr>
        <w:ind w:left="0" w:firstLine="0"/>
      </w:pPr>
      <w:rPr>
        <w:rFonts w:ascii="黑体" w:eastAsia="黑体" w:hAnsi="Times New Roman" w:cs="Times New Roman" w:hint="eastAsia"/>
        <w:b w:val="0"/>
        <w:bCs w:val="0"/>
        <w:i w:val="0"/>
        <w:iCs w:val="0"/>
        <w:caps w:val="0"/>
        <w:strike w:val="0"/>
        <w:dstrike w:val="0"/>
        <w:outline w:val="0"/>
        <w:shadow w:val="0"/>
        <w:emboss w:val="0"/>
        <w:imprint w:val="0"/>
        <w:vanish w:val="0"/>
        <w:spacing w:val="0"/>
        <w:kern w:val="0"/>
        <w:position w:val="0"/>
        <w:sz w:val="21"/>
        <w:szCs w:val="21"/>
        <w:u w:val="none"/>
        <w:vertAlign w:val="baseline"/>
        <w:em w:val="none"/>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24" w15:restartNumberingAfterBreak="0">
    <w:nsid w:val="7C3B36B2"/>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1145"/>
        </w:tabs>
        <w:ind w:left="992" w:hanging="567"/>
      </w:pPr>
    </w:lvl>
    <w:lvl w:ilvl="2">
      <w:start w:val="1"/>
      <w:numFmt w:val="decimal"/>
      <w:lvlText w:val="%1.%2.%3"/>
      <w:lvlJc w:val="left"/>
      <w:pPr>
        <w:tabs>
          <w:tab w:val="num" w:pos="2291"/>
        </w:tabs>
        <w:ind w:left="1418" w:hanging="567"/>
      </w:pPr>
    </w:lvl>
    <w:lvl w:ilvl="3">
      <w:start w:val="1"/>
      <w:numFmt w:val="decimal"/>
      <w:lvlText w:val="%1.%2.%3.%4"/>
      <w:lvlJc w:val="left"/>
      <w:pPr>
        <w:tabs>
          <w:tab w:val="num" w:pos="3076"/>
        </w:tabs>
        <w:ind w:left="1984" w:hanging="708"/>
      </w:pPr>
    </w:lvl>
    <w:lvl w:ilvl="4">
      <w:start w:val="1"/>
      <w:numFmt w:val="decimal"/>
      <w:lvlText w:val="%1.%2.%3.%4.%5"/>
      <w:lvlJc w:val="left"/>
      <w:pPr>
        <w:tabs>
          <w:tab w:val="num" w:pos="3861"/>
        </w:tabs>
        <w:ind w:left="2551" w:hanging="850"/>
      </w:pPr>
    </w:lvl>
    <w:lvl w:ilvl="5">
      <w:start w:val="1"/>
      <w:numFmt w:val="decimal"/>
      <w:lvlText w:val="%1.%2.%3.%4.%5.%6"/>
      <w:lvlJc w:val="left"/>
      <w:pPr>
        <w:tabs>
          <w:tab w:val="num" w:pos="4646"/>
        </w:tabs>
        <w:ind w:left="3260" w:hanging="1134"/>
      </w:pPr>
    </w:lvl>
    <w:lvl w:ilvl="6">
      <w:start w:val="1"/>
      <w:numFmt w:val="decimal"/>
      <w:lvlText w:val="%1.%2.%3.%4.%5.%6.%7"/>
      <w:lvlJc w:val="left"/>
      <w:pPr>
        <w:tabs>
          <w:tab w:val="num" w:pos="5791"/>
        </w:tabs>
        <w:ind w:left="3827" w:hanging="1276"/>
      </w:pPr>
    </w:lvl>
    <w:lvl w:ilvl="7">
      <w:start w:val="1"/>
      <w:numFmt w:val="decimal"/>
      <w:lvlText w:val="%1.%2.%3.%4.%5.%6.%7.%8"/>
      <w:lvlJc w:val="left"/>
      <w:pPr>
        <w:tabs>
          <w:tab w:val="num" w:pos="6576"/>
        </w:tabs>
        <w:ind w:left="4394" w:hanging="1418"/>
      </w:pPr>
    </w:lvl>
    <w:lvl w:ilvl="8">
      <w:start w:val="1"/>
      <w:numFmt w:val="decimal"/>
      <w:lvlText w:val="%1.%2.%3.%4.%5.%6.%7.%8.%9"/>
      <w:lvlJc w:val="left"/>
      <w:pPr>
        <w:tabs>
          <w:tab w:val="num" w:pos="7362"/>
        </w:tabs>
        <w:ind w:left="5102" w:hanging="1700"/>
      </w:pPr>
    </w:lvl>
  </w:abstractNum>
  <w:num w:numId="1">
    <w:abstractNumId w:val="2"/>
  </w:num>
  <w:num w:numId="2">
    <w:abstractNumId w:val="22"/>
  </w:num>
  <w:num w:numId="3">
    <w:abstractNumId w:val="0"/>
  </w:num>
  <w:num w:numId="4">
    <w:abstractNumId w:val="7"/>
  </w:num>
  <w:num w:numId="5">
    <w:abstractNumId w:val="4"/>
  </w:num>
  <w:num w:numId="6">
    <w:abstractNumId w:val="12"/>
  </w:num>
  <w:num w:numId="7">
    <w:abstractNumId w:val="17"/>
  </w:num>
  <w:num w:numId="8">
    <w:abstractNumId w:val="6"/>
  </w:num>
  <w:num w:numId="9">
    <w:abstractNumId w:val="19"/>
  </w:num>
  <w:num w:numId="10">
    <w:abstractNumId w:val="21"/>
  </w:num>
  <w:num w:numId="11">
    <w:abstractNumId w:val="1"/>
  </w:num>
  <w:num w:numId="12">
    <w:abstractNumId w:val="9"/>
  </w:num>
  <w:num w:numId="13">
    <w:abstractNumId w:val="3"/>
  </w:num>
  <w:num w:numId="14">
    <w:abstractNumId w:val="20"/>
  </w:num>
  <w:num w:numId="15">
    <w:abstractNumId w:val="18"/>
  </w:num>
  <w:num w:numId="16">
    <w:abstractNumId w:val="14"/>
  </w:num>
  <w:num w:numId="17">
    <w:abstractNumId w:val="10"/>
  </w:num>
  <w:num w:numId="18">
    <w:abstractNumId w:val="13"/>
  </w:num>
  <w:num w:numId="19">
    <w:abstractNumId w:val="8"/>
  </w:num>
  <w:num w:numId="20">
    <w:abstractNumId w:val="15"/>
  </w:num>
  <w:num w:numId="21">
    <w:abstractNumId w:val="15"/>
  </w:num>
  <w:num w:numId="22">
    <w:abstractNumId w:val="15"/>
  </w:num>
  <w:num w:numId="23">
    <w:abstractNumId w:val="15"/>
  </w:num>
  <w:num w:numId="24">
    <w:abstractNumId w:val="15"/>
  </w:num>
  <w:num w:numId="25">
    <w:abstractNumId w:val="15"/>
  </w:num>
  <w:num w:numId="26">
    <w:abstractNumId w:val="15"/>
  </w:num>
  <w:num w:numId="27">
    <w:abstractNumId w:val="15"/>
  </w:num>
  <w:num w:numId="28">
    <w:abstractNumId w:val="15"/>
  </w:num>
  <w:num w:numId="29">
    <w:abstractNumId w:val="15"/>
  </w:num>
  <w:num w:numId="30">
    <w:abstractNumId w:val="15"/>
  </w:num>
  <w:num w:numId="31">
    <w:abstractNumId w:val="5"/>
  </w:num>
  <w:num w:numId="32">
    <w:abstractNumId w:val="24"/>
  </w:num>
  <w:num w:numId="33">
    <w:abstractNumId w:val="16"/>
  </w:num>
  <w:num w:numId="34">
    <w:abstractNumId w:val="23"/>
  </w:num>
  <w:num w:numId="35">
    <w:abstractNumId w:val="1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9468C"/>
    <w:rsid w:val="00134C77"/>
    <w:rsid w:val="0016085C"/>
    <w:rsid w:val="005230F2"/>
    <w:rsid w:val="00C9468C"/>
    <w:rsid w:val="00E959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chmetcnv"/>
  <w:smartTagType w:namespaceuri="urn:schemas-microsoft-com:office:smarttags" w:name="chsdate"/>
  <w:shapeDefaults>
    <o:shapedefaults v:ext="edit" spidmax="3074"/>
    <o:shapelayout v:ext="edit">
      <o:idmap v:ext="edit" data="1"/>
    </o:shapelayout>
  </w:shapeDefaults>
  <w:decimalSymbol w:val="."/>
  <w:listSeparator w:val=","/>
  <w15:chartTrackingRefBased/>
  <w15:docId w15:val="{808B1F88-5D75-4ECE-9466-14E9E81FE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ff2">
    <w:name w:val="Normal"/>
    <w:qFormat/>
    <w:pPr>
      <w:widowControl w:val="0"/>
      <w:jc w:val="both"/>
    </w:pPr>
    <w:rPr>
      <w:kern w:val="2"/>
      <w:sz w:val="21"/>
      <w:szCs w:val="24"/>
    </w:rPr>
  </w:style>
  <w:style w:type="paragraph" w:styleId="1">
    <w:name w:val="heading 1"/>
    <w:basedOn w:val="aff2"/>
    <w:next w:val="aff2"/>
    <w:qFormat/>
    <w:pPr>
      <w:keepNext/>
      <w:keepLines/>
      <w:spacing w:before="340" w:after="330" w:line="578" w:lineRule="auto"/>
      <w:outlineLvl w:val="0"/>
    </w:pPr>
    <w:rPr>
      <w:b/>
      <w:bCs/>
      <w:kern w:val="44"/>
      <w:sz w:val="44"/>
      <w:szCs w:val="44"/>
    </w:rPr>
  </w:style>
  <w:style w:type="character" w:default="1" w:styleId="aff3">
    <w:name w:val="Default Paragraph Font"/>
    <w:semiHidden/>
  </w:style>
  <w:style w:type="table" w:default="1" w:styleId="aff4">
    <w:name w:val="Normal Table"/>
    <w:semiHidden/>
    <w:tblPr>
      <w:tblInd w:w="0" w:type="dxa"/>
      <w:tblCellMar>
        <w:top w:w="0" w:type="dxa"/>
        <w:left w:w="108" w:type="dxa"/>
        <w:bottom w:w="0" w:type="dxa"/>
        <w:right w:w="108" w:type="dxa"/>
      </w:tblCellMar>
    </w:tblPr>
  </w:style>
  <w:style w:type="numbering" w:default="1" w:styleId="aff5">
    <w:name w:val="No List"/>
    <w:semiHidden/>
  </w:style>
  <w:style w:type="paragraph" w:customStyle="1" w:styleId="aff6">
    <w:name w:val="段"/>
    <w:link w:val="Char"/>
    <w:pPr>
      <w:tabs>
        <w:tab w:val="center" w:pos="4201"/>
        <w:tab w:val="right" w:leader="dot" w:pos="9298"/>
      </w:tabs>
      <w:autoSpaceDE w:val="0"/>
      <w:autoSpaceDN w:val="0"/>
      <w:ind w:firstLineChars="200" w:firstLine="420"/>
      <w:jc w:val="both"/>
    </w:pPr>
    <w:rPr>
      <w:rFonts w:ascii="宋体"/>
      <w:noProof/>
      <w:sz w:val="21"/>
    </w:rPr>
  </w:style>
  <w:style w:type="character" w:customStyle="1" w:styleId="Char">
    <w:name w:val="段 Char"/>
    <w:basedOn w:val="aff3"/>
    <w:link w:val="aff6"/>
    <w:rPr>
      <w:rFonts w:ascii="宋体"/>
      <w:noProof/>
      <w:sz w:val="21"/>
      <w:lang w:val="en-US" w:eastAsia="zh-CN" w:bidi="ar-SA"/>
    </w:rPr>
  </w:style>
  <w:style w:type="paragraph" w:customStyle="1" w:styleId="a5">
    <w:name w:val="一级条标题"/>
    <w:next w:val="aff6"/>
    <w:link w:val="Char0"/>
    <w:pPr>
      <w:numPr>
        <w:ilvl w:val="1"/>
        <w:numId w:val="31"/>
      </w:numPr>
      <w:spacing w:beforeLines="50" w:before="156" w:afterLines="50" w:after="156"/>
      <w:outlineLvl w:val="2"/>
    </w:pPr>
    <w:rPr>
      <w:rFonts w:ascii="黑体" w:eastAsia="黑体"/>
      <w:sz w:val="21"/>
      <w:szCs w:val="21"/>
    </w:rPr>
  </w:style>
  <w:style w:type="paragraph" w:customStyle="1" w:styleId="aff7">
    <w:name w:val="标准书脚_奇数页"/>
    <w:pPr>
      <w:spacing w:before="120"/>
      <w:ind w:right="198"/>
      <w:jc w:val="right"/>
    </w:pPr>
    <w:rPr>
      <w:rFonts w:ascii="宋体"/>
      <w:sz w:val="18"/>
      <w:szCs w:val="18"/>
    </w:rPr>
  </w:style>
  <w:style w:type="paragraph" w:customStyle="1" w:styleId="afd">
    <w:name w:val="标准书眉_奇数页"/>
    <w:next w:val="aff2"/>
    <w:pPr>
      <w:tabs>
        <w:tab w:val="center" w:pos="4154"/>
        <w:tab w:val="right" w:pos="8306"/>
      </w:tabs>
      <w:spacing w:after="220"/>
      <w:jc w:val="right"/>
    </w:pPr>
    <w:rPr>
      <w:rFonts w:ascii="黑体" w:eastAsia="黑体"/>
      <w:noProof/>
      <w:sz w:val="21"/>
      <w:szCs w:val="21"/>
    </w:rPr>
  </w:style>
  <w:style w:type="paragraph" w:customStyle="1" w:styleId="a4">
    <w:name w:val="章标题"/>
    <w:next w:val="aff6"/>
    <w:pPr>
      <w:numPr>
        <w:numId w:val="31"/>
      </w:numPr>
      <w:spacing w:beforeLines="100" w:before="312" w:afterLines="100" w:after="312"/>
      <w:jc w:val="both"/>
      <w:outlineLvl w:val="1"/>
    </w:pPr>
    <w:rPr>
      <w:rFonts w:ascii="黑体" w:eastAsia="黑体"/>
      <w:sz w:val="21"/>
    </w:rPr>
  </w:style>
  <w:style w:type="paragraph" w:customStyle="1" w:styleId="a6">
    <w:name w:val="二级条标题"/>
    <w:basedOn w:val="a5"/>
    <w:next w:val="aff6"/>
    <w:link w:val="Char1"/>
    <w:pPr>
      <w:numPr>
        <w:ilvl w:val="2"/>
      </w:numPr>
      <w:spacing w:before="50" w:after="50"/>
      <w:outlineLvl w:val="3"/>
    </w:pPr>
  </w:style>
  <w:style w:type="paragraph" w:customStyle="1" w:styleId="2">
    <w:name w:val="封面标准号2"/>
    <w:pPr>
      <w:framePr w:w="9140" w:h="1242" w:hRule="exact" w:hSpace="284" w:wrap="around" w:vAnchor="page" w:hAnchor="page" w:x="1645" w:y="2910" w:anchorLock="1"/>
      <w:spacing w:before="357" w:line="280" w:lineRule="exact"/>
      <w:jc w:val="right"/>
    </w:pPr>
    <w:rPr>
      <w:rFonts w:ascii="黑体" w:eastAsia="黑体"/>
      <w:sz w:val="28"/>
      <w:szCs w:val="28"/>
    </w:rPr>
  </w:style>
  <w:style w:type="paragraph" w:customStyle="1" w:styleId="ab">
    <w:name w:val="列项——（一级）"/>
    <w:pPr>
      <w:widowControl w:val="0"/>
      <w:numPr>
        <w:numId w:val="4"/>
      </w:numPr>
      <w:jc w:val="both"/>
    </w:pPr>
    <w:rPr>
      <w:rFonts w:ascii="宋体"/>
      <w:sz w:val="21"/>
    </w:rPr>
  </w:style>
  <w:style w:type="paragraph" w:customStyle="1" w:styleId="ac">
    <w:name w:val="列项●（二级）"/>
    <w:pPr>
      <w:numPr>
        <w:ilvl w:val="1"/>
        <w:numId w:val="4"/>
      </w:numPr>
      <w:tabs>
        <w:tab w:val="left" w:pos="840"/>
      </w:tabs>
      <w:jc w:val="both"/>
    </w:pPr>
    <w:rPr>
      <w:rFonts w:ascii="宋体"/>
      <w:sz w:val="21"/>
    </w:rPr>
  </w:style>
  <w:style w:type="paragraph" w:customStyle="1" w:styleId="afe">
    <w:name w:val="目次、标准名称标题"/>
    <w:basedOn w:val="aff2"/>
    <w:next w:val="aff6"/>
    <w:pPr>
      <w:keepNext/>
      <w:pageBreakBefore/>
      <w:widowControl/>
      <w:shd w:val="clear" w:color="FFFFFF" w:fill="FFFFFF"/>
      <w:spacing w:before="640" w:after="560" w:line="460" w:lineRule="exact"/>
      <w:jc w:val="center"/>
      <w:outlineLvl w:val="0"/>
    </w:pPr>
    <w:rPr>
      <w:rFonts w:ascii="黑体" w:eastAsia="黑体"/>
      <w:kern w:val="0"/>
      <w:sz w:val="32"/>
      <w:szCs w:val="20"/>
    </w:rPr>
  </w:style>
  <w:style w:type="paragraph" w:customStyle="1" w:styleId="a1">
    <w:name w:val="三级条标题"/>
    <w:basedOn w:val="a6"/>
    <w:next w:val="aff6"/>
    <w:pPr>
      <w:numPr>
        <w:ilvl w:val="3"/>
      </w:numPr>
      <w:outlineLvl w:val="4"/>
    </w:pPr>
  </w:style>
  <w:style w:type="paragraph" w:customStyle="1" w:styleId="aff8">
    <w:name w:val="示例"/>
    <w:next w:val="aff9"/>
    <w:pPr>
      <w:widowControl w:val="0"/>
      <w:numPr>
        <w:numId w:val="1"/>
      </w:numPr>
      <w:jc w:val="both"/>
    </w:pPr>
    <w:rPr>
      <w:rFonts w:ascii="宋体"/>
      <w:sz w:val="18"/>
      <w:szCs w:val="18"/>
    </w:rPr>
  </w:style>
  <w:style w:type="paragraph" w:customStyle="1" w:styleId="af0">
    <w:name w:val="数字编号列项（二级）"/>
    <w:pPr>
      <w:numPr>
        <w:ilvl w:val="1"/>
        <w:numId w:val="17"/>
      </w:numPr>
      <w:jc w:val="both"/>
    </w:pPr>
    <w:rPr>
      <w:rFonts w:ascii="宋体"/>
      <w:sz w:val="21"/>
    </w:rPr>
  </w:style>
  <w:style w:type="paragraph" w:customStyle="1" w:styleId="a7">
    <w:name w:val="四级条标题"/>
    <w:basedOn w:val="a1"/>
    <w:next w:val="aff6"/>
    <w:pPr>
      <w:numPr>
        <w:ilvl w:val="4"/>
      </w:numPr>
      <w:outlineLvl w:val="5"/>
    </w:pPr>
  </w:style>
  <w:style w:type="paragraph" w:customStyle="1" w:styleId="a8">
    <w:name w:val="五级条标题"/>
    <w:basedOn w:val="a7"/>
    <w:next w:val="aff6"/>
    <w:pPr>
      <w:numPr>
        <w:ilvl w:val="5"/>
      </w:numPr>
      <w:outlineLvl w:val="6"/>
    </w:pPr>
  </w:style>
  <w:style w:type="paragraph" w:styleId="affa">
    <w:name w:val="footer"/>
    <w:basedOn w:val="aff2"/>
    <w:pPr>
      <w:snapToGrid w:val="0"/>
      <w:ind w:rightChars="100" w:right="210"/>
      <w:jc w:val="right"/>
    </w:pPr>
    <w:rPr>
      <w:sz w:val="18"/>
      <w:szCs w:val="18"/>
    </w:rPr>
  </w:style>
  <w:style w:type="paragraph" w:styleId="aff1">
    <w:name w:val="header"/>
    <w:basedOn w:val="aff2"/>
    <w:pPr>
      <w:snapToGrid w:val="0"/>
      <w:jc w:val="left"/>
    </w:pPr>
    <w:rPr>
      <w:sz w:val="18"/>
      <w:szCs w:val="18"/>
    </w:rPr>
  </w:style>
  <w:style w:type="paragraph" w:customStyle="1" w:styleId="a">
    <w:name w:val="注："/>
    <w:next w:val="aff6"/>
    <w:pPr>
      <w:widowControl w:val="0"/>
      <w:numPr>
        <w:numId w:val="2"/>
      </w:numPr>
      <w:autoSpaceDE w:val="0"/>
      <w:autoSpaceDN w:val="0"/>
      <w:jc w:val="both"/>
    </w:pPr>
    <w:rPr>
      <w:rFonts w:ascii="宋体"/>
      <w:sz w:val="18"/>
      <w:szCs w:val="18"/>
    </w:rPr>
  </w:style>
  <w:style w:type="paragraph" w:customStyle="1" w:styleId="affb">
    <w:name w:val="注×："/>
    <w:pPr>
      <w:widowControl w:val="0"/>
      <w:numPr>
        <w:numId w:val="3"/>
      </w:numPr>
      <w:autoSpaceDE w:val="0"/>
      <w:autoSpaceDN w:val="0"/>
      <w:jc w:val="both"/>
    </w:pPr>
    <w:rPr>
      <w:rFonts w:ascii="宋体"/>
      <w:sz w:val="18"/>
      <w:szCs w:val="18"/>
    </w:rPr>
  </w:style>
  <w:style w:type="paragraph" w:customStyle="1" w:styleId="af">
    <w:name w:val="字母编号列项（一级）"/>
    <w:pPr>
      <w:numPr>
        <w:numId w:val="17"/>
      </w:numPr>
      <w:jc w:val="both"/>
    </w:pPr>
    <w:rPr>
      <w:rFonts w:ascii="宋体"/>
      <w:sz w:val="21"/>
    </w:rPr>
  </w:style>
  <w:style w:type="paragraph" w:customStyle="1" w:styleId="ad">
    <w:name w:val="列项◆（三级）"/>
    <w:basedOn w:val="aff2"/>
    <w:pPr>
      <w:numPr>
        <w:ilvl w:val="2"/>
        <w:numId w:val="4"/>
      </w:numPr>
    </w:pPr>
    <w:rPr>
      <w:rFonts w:ascii="宋体"/>
      <w:szCs w:val="21"/>
    </w:rPr>
  </w:style>
  <w:style w:type="paragraph" w:customStyle="1" w:styleId="af1">
    <w:name w:val="编号列项（三级）"/>
    <w:pPr>
      <w:numPr>
        <w:ilvl w:val="2"/>
        <w:numId w:val="17"/>
      </w:numPr>
    </w:pPr>
    <w:rPr>
      <w:rFonts w:ascii="宋体"/>
      <w:sz w:val="21"/>
    </w:rPr>
  </w:style>
  <w:style w:type="paragraph" w:customStyle="1" w:styleId="affc">
    <w:name w:val="示例×："/>
    <w:basedOn w:val="a4"/>
    <w:qFormat/>
    <w:pPr>
      <w:numPr>
        <w:numId w:val="6"/>
      </w:numPr>
      <w:spacing w:beforeLines="0" w:before="0" w:afterLines="0" w:after="0"/>
      <w:outlineLvl w:val="9"/>
    </w:pPr>
    <w:rPr>
      <w:rFonts w:ascii="宋体" w:eastAsia="宋体"/>
      <w:sz w:val="18"/>
      <w:szCs w:val="18"/>
    </w:rPr>
  </w:style>
  <w:style w:type="paragraph" w:customStyle="1" w:styleId="affd">
    <w:name w:val="二级无"/>
    <w:basedOn w:val="a6"/>
    <w:pPr>
      <w:spacing w:beforeLines="0" w:before="0" w:afterLines="0" w:after="0"/>
    </w:pPr>
    <w:rPr>
      <w:rFonts w:ascii="宋体" w:eastAsia="宋体"/>
    </w:rPr>
  </w:style>
  <w:style w:type="paragraph" w:customStyle="1" w:styleId="affe">
    <w:name w:val="注：（正文）"/>
    <w:basedOn w:val="a"/>
    <w:next w:val="aff6"/>
  </w:style>
  <w:style w:type="paragraph" w:customStyle="1" w:styleId="a3">
    <w:name w:val="注×：（正文）"/>
    <w:pPr>
      <w:numPr>
        <w:numId w:val="5"/>
      </w:numPr>
      <w:jc w:val="both"/>
    </w:pPr>
    <w:rPr>
      <w:rFonts w:ascii="宋体"/>
      <w:sz w:val="18"/>
      <w:szCs w:val="18"/>
    </w:rPr>
  </w:style>
  <w:style w:type="paragraph" w:customStyle="1" w:styleId="afff">
    <w:name w:val="标准标志"/>
    <w:next w:val="aff2"/>
    <w:pPr>
      <w:framePr w:w="2546" w:h="1389" w:hRule="exact" w:hSpace="181" w:vSpace="181" w:wrap="around" w:hAnchor="margin" w:x="6522" w:y="398" w:anchorLock="1"/>
      <w:shd w:val="solid" w:color="FFFFFF" w:fill="FFFFFF"/>
      <w:spacing w:line="0" w:lineRule="atLeast"/>
      <w:jc w:val="right"/>
    </w:pPr>
    <w:rPr>
      <w:b/>
      <w:w w:val="170"/>
      <w:sz w:val="96"/>
      <w:szCs w:val="96"/>
    </w:rPr>
  </w:style>
  <w:style w:type="paragraph" w:customStyle="1" w:styleId="afff0">
    <w:name w:val="标准称谓"/>
    <w:next w:val="aff2"/>
    <w:pPr>
      <w:framePr w:w="9639" w:h="624" w:hRule="exact" w:hSpace="181" w:vSpace="181" w:wrap="around" w:vAnchor="page" w:hAnchor="page" w:x="1419" w:y="2286" w:anchorLock="1"/>
      <w:widowControl w:val="0"/>
      <w:kinsoku w:val="0"/>
      <w:overflowPunct w:val="0"/>
      <w:autoSpaceDE w:val="0"/>
      <w:autoSpaceDN w:val="0"/>
      <w:spacing w:line="0" w:lineRule="atLeast"/>
      <w:jc w:val="distribute"/>
    </w:pPr>
    <w:rPr>
      <w:rFonts w:ascii="宋体"/>
      <w:b/>
      <w:bCs/>
      <w:spacing w:val="20"/>
      <w:w w:val="148"/>
      <w:sz w:val="48"/>
    </w:rPr>
  </w:style>
  <w:style w:type="paragraph" w:customStyle="1" w:styleId="afff1">
    <w:name w:val="标准书脚_偶数页"/>
    <w:pPr>
      <w:spacing w:before="120"/>
      <w:ind w:left="221"/>
    </w:pPr>
    <w:rPr>
      <w:rFonts w:ascii="宋体"/>
      <w:sz w:val="18"/>
      <w:szCs w:val="18"/>
    </w:rPr>
  </w:style>
  <w:style w:type="paragraph" w:customStyle="1" w:styleId="afff2">
    <w:name w:val="标准书眉_偶数页"/>
    <w:basedOn w:val="afd"/>
    <w:next w:val="aff2"/>
    <w:pPr>
      <w:jc w:val="left"/>
    </w:pPr>
  </w:style>
  <w:style w:type="paragraph" w:customStyle="1" w:styleId="afff3">
    <w:name w:val="标准书眉一"/>
    <w:pPr>
      <w:jc w:val="both"/>
    </w:pPr>
  </w:style>
  <w:style w:type="paragraph" w:customStyle="1" w:styleId="afff4">
    <w:name w:val="参考文献"/>
    <w:basedOn w:val="aff2"/>
    <w:next w:val="aff6"/>
    <w:pPr>
      <w:keepNext/>
      <w:pageBreakBefore/>
      <w:widowControl/>
      <w:shd w:val="clear" w:color="FFFFFF" w:fill="FFFFFF"/>
      <w:spacing w:before="640" w:after="200"/>
      <w:jc w:val="center"/>
      <w:outlineLvl w:val="0"/>
    </w:pPr>
    <w:rPr>
      <w:rFonts w:ascii="黑体" w:eastAsia="黑体"/>
      <w:kern w:val="0"/>
      <w:szCs w:val="20"/>
    </w:rPr>
  </w:style>
  <w:style w:type="paragraph" w:customStyle="1" w:styleId="afff5">
    <w:name w:val="参考文献、索引标题"/>
    <w:basedOn w:val="aff2"/>
    <w:next w:val="aff6"/>
    <w:pPr>
      <w:keepNext/>
      <w:pageBreakBefore/>
      <w:widowControl/>
      <w:shd w:val="clear" w:color="FFFFFF" w:fill="FFFFFF"/>
      <w:spacing w:before="640" w:after="200"/>
      <w:jc w:val="center"/>
      <w:outlineLvl w:val="0"/>
    </w:pPr>
    <w:rPr>
      <w:rFonts w:ascii="黑体" w:eastAsia="黑体"/>
      <w:kern w:val="0"/>
      <w:szCs w:val="20"/>
    </w:rPr>
  </w:style>
  <w:style w:type="character" w:styleId="afff6">
    <w:name w:val="Hyperlink"/>
    <w:basedOn w:val="aff3"/>
    <w:rPr>
      <w:noProof/>
      <w:color w:val="0000FF"/>
      <w:spacing w:val="0"/>
      <w:w w:val="100"/>
      <w:szCs w:val="21"/>
      <w:u w:val="single"/>
    </w:rPr>
  </w:style>
  <w:style w:type="character" w:customStyle="1" w:styleId="afff7">
    <w:name w:val="发布"/>
    <w:basedOn w:val="aff3"/>
    <w:rPr>
      <w:rFonts w:ascii="黑体" w:eastAsia="黑体"/>
      <w:spacing w:val="85"/>
      <w:w w:val="100"/>
      <w:position w:val="3"/>
      <w:sz w:val="28"/>
      <w:szCs w:val="28"/>
    </w:rPr>
  </w:style>
  <w:style w:type="paragraph" w:customStyle="1" w:styleId="afff8">
    <w:name w:val="发布部门"/>
    <w:next w:val="aff6"/>
    <w:pPr>
      <w:framePr w:w="7938" w:h="1134" w:hRule="exact" w:hSpace="125" w:vSpace="181" w:wrap="around" w:vAnchor="page" w:hAnchor="page" w:x="2150" w:y="14630" w:anchorLock="1"/>
      <w:jc w:val="center"/>
    </w:pPr>
    <w:rPr>
      <w:rFonts w:ascii="宋体"/>
      <w:b/>
      <w:spacing w:val="20"/>
      <w:w w:val="135"/>
      <w:sz w:val="28"/>
    </w:rPr>
  </w:style>
  <w:style w:type="paragraph" w:customStyle="1" w:styleId="afff9">
    <w:name w:val="发布日期"/>
    <w:pPr>
      <w:framePr w:w="3997" w:h="471" w:hRule="exact" w:vSpace="181" w:wrap="around" w:hAnchor="page" w:x="7089" w:y="14097" w:anchorLock="1"/>
    </w:pPr>
    <w:rPr>
      <w:rFonts w:eastAsia="黑体"/>
      <w:sz w:val="28"/>
    </w:rPr>
  </w:style>
  <w:style w:type="paragraph" w:customStyle="1" w:styleId="afffa">
    <w:name w:val="封面标准代替信息"/>
    <w:pPr>
      <w:framePr w:w="9140" w:h="1242" w:hRule="exact" w:hSpace="284" w:wrap="around" w:vAnchor="page" w:hAnchor="page" w:x="1645" w:y="2910" w:anchorLock="1"/>
      <w:spacing w:before="57" w:line="280" w:lineRule="exact"/>
      <w:jc w:val="right"/>
    </w:pPr>
    <w:rPr>
      <w:rFonts w:ascii="宋体"/>
      <w:sz w:val="21"/>
      <w:szCs w:val="21"/>
    </w:rPr>
  </w:style>
  <w:style w:type="paragraph" w:customStyle="1" w:styleId="10">
    <w:name w:val="封面标准号1"/>
    <w:pPr>
      <w:widowControl w:val="0"/>
      <w:kinsoku w:val="0"/>
      <w:overflowPunct w:val="0"/>
      <w:autoSpaceDE w:val="0"/>
      <w:autoSpaceDN w:val="0"/>
      <w:spacing w:before="308"/>
      <w:jc w:val="right"/>
      <w:textAlignment w:val="center"/>
    </w:pPr>
    <w:rPr>
      <w:sz w:val="28"/>
    </w:rPr>
  </w:style>
  <w:style w:type="paragraph" w:customStyle="1" w:styleId="afffb">
    <w:name w:val="封面标准名称"/>
    <w:pPr>
      <w:framePr w:w="9639" w:h="6917" w:hRule="exact" w:wrap="around" w:vAnchor="page" w:hAnchor="page" w:xAlign="center" w:y="6408" w:anchorLock="1"/>
      <w:widowControl w:val="0"/>
      <w:spacing w:line="680" w:lineRule="exact"/>
      <w:jc w:val="center"/>
      <w:textAlignment w:val="center"/>
    </w:pPr>
    <w:rPr>
      <w:rFonts w:ascii="黑体" w:eastAsia="黑体"/>
      <w:sz w:val="52"/>
    </w:rPr>
  </w:style>
  <w:style w:type="paragraph" w:customStyle="1" w:styleId="afffc">
    <w:name w:val="封面标准英文名称"/>
    <w:basedOn w:val="afffb"/>
    <w:pPr>
      <w:framePr w:wrap="around"/>
      <w:spacing w:before="370" w:line="400" w:lineRule="exact"/>
    </w:pPr>
    <w:rPr>
      <w:rFonts w:ascii="Times New Roman"/>
      <w:sz w:val="28"/>
      <w:szCs w:val="28"/>
    </w:rPr>
  </w:style>
  <w:style w:type="paragraph" w:customStyle="1" w:styleId="afffd">
    <w:name w:val="封面一致性程度标识"/>
    <w:basedOn w:val="afffc"/>
    <w:pPr>
      <w:framePr w:wrap="around"/>
      <w:spacing w:before="440"/>
    </w:pPr>
    <w:rPr>
      <w:rFonts w:ascii="宋体" w:eastAsia="宋体"/>
    </w:rPr>
  </w:style>
  <w:style w:type="paragraph" w:customStyle="1" w:styleId="afffe">
    <w:name w:val="封面标准文稿类别"/>
    <w:basedOn w:val="afffd"/>
    <w:pPr>
      <w:framePr w:wrap="around"/>
      <w:spacing w:after="160" w:line="240" w:lineRule="auto"/>
    </w:pPr>
    <w:rPr>
      <w:sz w:val="24"/>
    </w:rPr>
  </w:style>
  <w:style w:type="paragraph" w:customStyle="1" w:styleId="affff">
    <w:name w:val="封面标准文稿编辑信息"/>
    <w:basedOn w:val="afffe"/>
    <w:pPr>
      <w:framePr w:wrap="around"/>
      <w:spacing w:before="180" w:line="180" w:lineRule="exact"/>
    </w:pPr>
    <w:rPr>
      <w:sz w:val="21"/>
    </w:rPr>
  </w:style>
  <w:style w:type="paragraph" w:customStyle="1" w:styleId="affff0">
    <w:name w:val="封面正文"/>
    <w:pPr>
      <w:jc w:val="both"/>
    </w:pPr>
  </w:style>
  <w:style w:type="paragraph" w:customStyle="1" w:styleId="af6">
    <w:name w:val="附录标识"/>
    <w:basedOn w:val="aff2"/>
    <w:next w:val="aff6"/>
    <w:pPr>
      <w:keepNext/>
      <w:widowControl/>
      <w:numPr>
        <w:numId w:val="9"/>
      </w:numPr>
      <w:shd w:val="clear" w:color="FFFFFF" w:fill="FFFFFF"/>
      <w:tabs>
        <w:tab w:val="num" w:pos="360"/>
        <w:tab w:val="left" w:pos="6405"/>
      </w:tabs>
      <w:spacing w:before="640" w:after="280"/>
      <w:jc w:val="center"/>
      <w:outlineLvl w:val="0"/>
    </w:pPr>
    <w:rPr>
      <w:rFonts w:ascii="黑体" w:eastAsia="黑体"/>
      <w:kern w:val="0"/>
      <w:szCs w:val="20"/>
    </w:rPr>
  </w:style>
  <w:style w:type="paragraph" w:customStyle="1" w:styleId="affff1">
    <w:name w:val="附录标题"/>
    <w:basedOn w:val="aff6"/>
    <w:next w:val="aff6"/>
    <w:pPr>
      <w:ind w:firstLineChars="0" w:firstLine="0"/>
      <w:jc w:val="center"/>
    </w:pPr>
    <w:rPr>
      <w:rFonts w:ascii="黑体" w:eastAsia="黑体"/>
    </w:rPr>
  </w:style>
  <w:style w:type="paragraph" w:customStyle="1" w:styleId="af3">
    <w:name w:val="附录表标号"/>
    <w:basedOn w:val="aff2"/>
    <w:next w:val="aff6"/>
    <w:pPr>
      <w:numPr>
        <w:numId w:val="7"/>
      </w:numPr>
      <w:tabs>
        <w:tab w:val="clear" w:pos="0"/>
      </w:tabs>
      <w:spacing w:line="14" w:lineRule="exact"/>
      <w:ind w:left="811" w:hanging="448"/>
      <w:jc w:val="center"/>
      <w:outlineLvl w:val="0"/>
    </w:pPr>
    <w:rPr>
      <w:color w:val="FFFFFF"/>
    </w:rPr>
  </w:style>
  <w:style w:type="paragraph" w:customStyle="1" w:styleId="af4">
    <w:name w:val="附录表标题"/>
    <w:basedOn w:val="aff2"/>
    <w:next w:val="aff6"/>
    <w:pPr>
      <w:numPr>
        <w:ilvl w:val="1"/>
        <w:numId w:val="7"/>
      </w:numPr>
      <w:tabs>
        <w:tab w:val="num" w:pos="180"/>
      </w:tabs>
      <w:spacing w:beforeLines="50" w:before="50" w:afterLines="50" w:after="50"/>
      <w:ind w:left="0" w:firstLine="0"/>
      <w:jc w:val="center"/>
    </w:pPr>
    <w:rPr>
      <w:rFonts w:ascii="黑体" w:eastAsia="黑体"/>
      <w:szCs w:val="21"/>
    </w:rPr>
  </w:style>
  <w:style w:type="paragraph" w:customStyle="1" w:styleId="af9">
    <w:name w:val="附录二级条标题"/>
    <w:basedOn w:val="aff2"/>
    <w:next w:val="aff6"/>
    <w:pPr>
      <w:widowControl/>
      <w:numPr>
        <w:ilvl w:val="3"/>
        <w:numId w:val="9"/>
      </w:numPr>
      <w:tabs>
        <w:tab w:val="num" w:pos="360"/>
      </w:tabs>
      <w:wordWrap w:val="0"/>
      <w:overflowPunct w:val="0"/>
      <w:autoSpaceDE w:val="0"/>
      <w:autoSpaceDN w:val="0"/>
      <w:spacing w:beforeLines="50" w:before="50" w:afterLines="50" w:after="50"/>
      <w:textAlignment w:val="baseline"/>
      <w:outlineLvl w:val="3"/>
    </w:pPr>
    <w:rPr>
      <w:rFonts w:ascii="黑体" w:eastAsia="黑体"/>
      <w:kern w:val="21"/>
      <w:szCs w:val="20"/>
    </w:rPr>
  </w:style>
  <w:style w:type="paragraph" w:customStyle="1" w:styleId="affff2">
    <w:name w:val="附录二级无"/>
    <w:basedOn w:val="af9"/>
    <w:pPr>
      <w:tabs>
        <w:tab w:val="clear" w:pos="360"/>
      </w:tabs>
      <w:spacing w:beforeLines="0" w:before="0" w:afterLines="0" w:after="0"/>
    </w:pPr>
    <w:rPr>
      <w:rFonts w:ascii="宋体" w:eastAsia="宋体"/>
      <w:szCs w:val="21"/>
    </w:rPr>
  </w:style>
  <w:style w:type="paragraph" w:customStyle="1" w:styleId="affff3">
    <w:name w:val="附录公式"/>
    <w:basedOn w:val="aff6"/>
    <w:next w:val="aff6"/>
    <w:link w:val="Char2"/>
    <w:qFormat/>
  </w:style>
  <w:style w:type="character" w:customStyle="1" w:styleId="Char2">
    <w:name w:val="附录公式 Char"/>
    <w:basedOn w:val="Char"/>
    <w:link w:val="affff3"/>
    <w:rPr>
      <w:rFonts w:ascii="宋体"/>
      <w:noProof/>
      <w:sz w:val="21"/>
      <w:lang w:val="en-US" w:eastAsia="zh-CN" w:bidi="ar-SA"/>
    </w:rPr>
  </w:style>
  <w:style w:type="paragraph" w:customStyle="1" w:styleId="affff4">
    <w:name w:val="附录公式编号制表符"/>
    <w:basedOn w:val="aff2"/>
    <w:next w:val="aff6"/>
    <w:qFormat/>
    <w:pPr>
      <w:widowControl/>
      <w:tabs>
        <w:tab w:val="center" w:pos="4201"/>
        <w:tab w:val="right" w:leader="dot" w:pos="9298"/>
      </w:tabs>
      <w:autoSpaceDE w:val="0"/>
      <w:autoSpaceDN w:val="0"/>
    </w:pPr>
    <w:rPr>
      <w:rFonts w:ascii="宋体"/>
      <w:noProof/>
      <w:kern w:val="0"/>
      <w:szCs w:val="20"/>
    </w:rPr>
  </w:style>
  <w:style w:type="paragraph" w:customStyle="1" w:styleId="afa">
    <w:name w:val="附录三级条标题"/>
    <w:basedOn w:val="af9"/>
    <w:next w:val="aff6"/>
    <w:pPr>
      <w:numPr>
        <w:ilvl w:val="4"/>
      </w:numPr>
      <w:tabs>
        <w:tab w:val="num" w:pos="360"/>
      </w:tabs>
      <w:outlineLvl w:val="4"/>
    </w:pPr>
  </w:style>
  <w:style w:type="paragraph" w:customStyle="1" w:styleId="affff5">
    <w:name w:val="附录三级无"/>
    <w:basedOn w:val="afa"/>
    <w:pPr>
      <w:tabs>
        <w:tab w:val="clear" w:pos="360"/>
      </w:tabs>
      <w:spacing w:beforeLines="0" w:before="0" w:afterLines="0" w:after="0"/>
    </w:pPr>
    <w:rPr>
      <w:rFonts w:ascii="宋体" w:eastAsia="宋体"/>
      <w:szCs w:val="21"/>
    </w:rPr>
  </w:style>
  <w:style w:type="paragraph" w:customStyle="1" w:styleId="aff0">
    <w:name w:val="附录数字编号列项（二级）"/>
    <w:qFormat/>
    <w:pPr>
      <w:numPr>
        <w:ilvl w:val="1"/>
        <w:numId w:val="10"/>
      </w:numPr>
    </w:pPr>
    <w:rPr>
      <w:rFonts w:ascii="宋体"/>
      <w:sz w:val="21"/>
    </w:rPr>
  </w:style>
  <w:style w:type="paragraph" w:customStyle="1" w:styleId="afb">
    <w:name w:val="附录四级条标题"/>
    <w:basedOn w:val="afa"/>
    <w:next w:val="aff6"/>
    <w:pPr>
      <w:numPr>
        <w:ilvl w:val="5"/>
      </w:numPr>
      <w:tabs>
        <w:tab w:val="num" w:pos="360"/>
      </w:tabs>
      <w:outlineLvl w:val="5"/>
    </w:pPr>
  </w:style>
  <w:style w:type="paragraph" w:customStyle="1" w:styleId="affff6">
    <w:name w:val="附录四级无"/>
    <w:basedOn w:val="afb"/>
    <w:pPr>
      <w:tabs>
        <w:tab w:val="clear" w:pos="360"/>
      </w:tabs>
      <w:spacing w:beforeLines="0" w:before="0" w:afterLines="0" w:after="0"/>
    </w:pPr>
    <w:rPr>
      <w:rFonts w:ascii="宋体" w:eastAsia="宋体"/>
      <w:szCs w:val="21"/>
    </w:rPr>
  </w:style>
  <w:style w:type="paragraph" w:customStyle="1" w:styleId="a9">
    <w:name w:val="附录图标号"/>
    <w:basedOn w:val="aff2"/>
    <w:pPr>
      <w:keepNext/>
      <w:pageBreakBefore/>
      <w:widowControl/>
      <w:numPr>
        <w:numId w:val="8"/>
      </w:numPr>
      <w:spacing w:line="14" w:lineRule="exact"/>
      <w:ind w:left="0" w:firstLine="363"/>
      <w:jc w:val="center"/>
      <w:outlineLvl w:val="0"/>
    </w:pPr>
    <w:rPr>
      <w:color w:val="FFFFFF"/>
    </w:rPr>
  </w:style>
  <w:style w:type="paragraph" w:customStyle="1" w:styleId="aa">
    <w:name w:val="附录图标题"/>
    <w:basedOn w:val="aff2"/>
    <w:next w:val="aff6"/>
    <w:pPr>
      <w:numPr>
        <w:ilvl w:val="1"/>
        <w:numId w:val="8"/>
      </w:numPr>
      <w:tabs>
        <w:tab w:val="num" w:pos="363"/>
      </w:tabs>
      <w:spacing w:beforeLines="50" w:before="50" w:afterLines="50" w:after="50"/>
      <w:ind w:left="0" w:firstLine="0"/>
      <w:jc w:val="center"/>
    </w:pPr>
    <w:rPr>
      <w:rFonts w:ascii="黑体" w:eastAsia="黑体"/>
      <w:szCs w:val="21"/>
    </w:rPr>
  </w:style>
  <w:style w:type="paragraph" w:customStyle="1" w:styleId="afc">
    <w:name w:val="附录五级条标题"/>
    <w:basedOn w:val="afb"/>
    <w:next w:val="aff6"/>
    <w:pPr>
      <w:numPr>
        <w:ilvl w:val="6"/>
      </w:numPr>
      <w:tabs>
        <w:tab w:val="num" w:pos="360"/>
      </w:tabs>
      <w:outlineLvl w:val="6"/>
    </w:pPr>
  </w:style>
  <w:style w:type="paragraph" w:customStyle="1" w:styleId="affff7">
    <w:name w:val="附录五级无"/>
    <w:basedOn w:val="afc"/>
    <w:pPr>
      <w:tabs>
        <w:tab w:val="clear" w:pos="360"/>
      </w:tabs>
      <w:spacing w:beforeLines="0" w:before="0" w:afterLines="0" w:after="0"/>
    </w:pPr>
    <w:rPr>
      <w:rFonts w:ascii="宋体" w:eastAsia="宋体"/>
      <w:szCs w:val="21"/>
    </w:rPr>
  </w:style>
  <w:style w:type="paragraph" w:customStyle="1" w:styleId="af7">
    <w:name w:val="附录章标题"/>
    <w:next w:val="aff6"/>
    <w:pPr>
      <w:numPr>
        <w:ilvl w:val="1"/>
        <w:numId w:val="9"/>
      </w:numPr>
      <w:tabs>
        <w:tab w:val="num" w:pos="360"/>
      </w:tabs>
      <w:wordWrap w:val="0"/>
      <w:overflowPunct w:val="0"/>
      <w:autoSpaceDE w:val="0"/>
      <w:spacing w:beforeLines="100" w:before="100" w:afterLines="100" w:after="100"/>
      <w:jc w:val="both"/>
      <w:textAlignment w:val="baseline"/>
      <w:outlineLvl w:val="1"/>
    </w:pPr>
    <w:rPr>
      <w:rFonts w:ascii="黑体" w:eastAsia="黑体"/>
      <w:kern w:val="21"/>
      <w:sz w:val="21"/>
    </w:rPr>
  </w:style>
  <w:style w:type="paragraph" w:customStyle="1" w:styleId="af8">
    <w:name w:val="附录一级条标题"/>
    <w:basedOn w:val="af7"/>
    <w:next w:val="aff6"/>
    <w:pPr>
      <w:numPr>
        <w:ilvl w:val="2"/>
      </w:numPr>
      <w:tabs>
        <w:tab w:val="num" w:pos="360"/>
      </w:tabs>
      <w:autoSpaceDN w:val="0"/>
      <w:spacing w:beforeLines="50" w:before="50" w:afterLines="50" w:after="50"/>
      <w:outlineLvl w:val="2"/>
    </w:pPr>
  </w:style>
  <w:style w:type="paragraph" w:customStyle="1" w:styleId="affff8">
    <w:name w:val="附录一级无"/>
    <w:basedOn w:val="af8"/>
    <w:pPr>
      <w:tabs>
        <w:tab w:val="clear" w:pos="360"/>
      </w:tabs>
      <w:spacing w:beforeLines="0" w:before="0" w:afterLines="0" w:after="0"/>
    </w:pPr>
    <w:rPr>
      <w:rFonts w:ascii="宋体" w:eastAsia="宋体"/>
      <w:szCs w:val="21"/>
    </w:rPr>
  </w:style>
  <w:style w:type="paragraph" w:customStyle="1" w:styleId="aff">
    <w:name w:val="附录字母编号列项（一级）"/>
    <w:qFormat/>
    <w:pPr>
      <w:numPr>
        <w:numId w:val="10"/>
      </w:numPr>
    </w:pPr>
    <w:rPr>
      <w:rFonts w:ascii="宋体"/>
      <w:noProof/>
      <w:sz w:val="21"/>
    </w:rPr>
  </w:style>
  <w:style w:type="paragraph" w:styleId="ae">
    <w:name w:val="footnote text"/>
    <w:basedOn w:val="aff2"/>
    <w:pPr>
      <w:numPr>
        <w:numId w:val="12"/>
      </w:numPr>
      <w:snapToGrid w:val="0"/>
      <w:jc w:val="left"/>
    </w:pPr>
    <w:rPr>
      <w:rFonts w:ascii="宋体"/>
      <w:sz w:val="18"/>
      <w:szCs w:val="18"/>
    </w:rPr>
  </w:style>
  <w:style w:type="character" w:styleId="affff9">
    <w:name w:val="footnote reference"/>
    <w:basedOn w:val="aff3"/>
    <w:semiHidden/>
    <w:rPr>
      <w:vertAlign w:val="superscript"/>
    </w:rPr>
  </w:style>
  <w:style w:type="paragraph" w:customStyle="1" w:styleId="affffa">
    <w:name w:val="列项说明"/>
    <w:basedOn w:val="aff2"/>
    <w:pPr>
      <w:adjustRightInd w:val="0"/>
      <w:spacing w:line="320" w:lineRule="exact"/>
      <w:ind w:leftChars="200" w:left="400" w:hangingChars="200" w:hanging="200"/>
      <w:jc w:val="left"/>
      <w:textAlignment w:val="baseline"/>
    </w:pPr>
    <w:rPr>
      <w:rFonts w:ascii="宋体"/>
      <w:kern w:val="0"/>
      <w:szCs w:val="20"/>
    </w:rPr>
  </w:style>
  <w:style w:type="paragraph" w:customStyle="1" w:styleId="affffb">
    <w:name w:val="列项说明数字编号"/>
    <w:pPr>
      <w:ind w:leftChars="400" w:left="600" w:hangingChars="200" w:hanging="200"/>
    </w:pPr>
    <w:rPr>
      <w:rFonts w:ascii="宋体"/>
      <w:sz w:val="21"/>
    </w:rPr>
  </w:style>
  <w:style w:type="paragraph" w:customStyle="1" w:styleId="affffc">
    <w:name w:val="目次、索引正文"/>
    <w:pPr>
      <w:spacing w:line="320" w:lineRule="exact"/>
      <w:jc w:val="both"/>
    </w:pPr>
    <w:rPr>
      <w:rFonts w:ascii="宋体"/>
      <w:sz w:val="21"/>
    </w:rPr>
  </w:style>
  <w:style w:type="paragraph" w:styleId="3">
    <w:name w:val="目录 3"/>
    <w:basedOn w:val="aff2"/>
    <w:next w:val="aff2"/>
    <w:autoRedefine/>
    <w:semiHidden/>
    <w:pPr>
      <w:tabs>
        <w:tab w:val="right" w:leader="dot" w:pos="9241"/>
      </w:tabs>
      <w:ind w:firstLineChars="100" w:firstLine="102"/>
      <w:jc w:val="left"/>
    </w:pPr>
    <w:rPr>
      <w:rFonts w:ascii="宋体"/>
      <w:szCs w:val="21"/>
    </w:rPr>
  </w:style>
  <w:style w:type="paragraph" w:styleId="4">
    <w:name w:val="目录 4"/>
    <w:basedOn w:val="aff2"/>
    <w:next w:val="aff2"/>
    <w:autoRedefine/>
    <w:semiHidden/>
    <w:pPr>
      <w:tabs>
        <w:tab w:val="right" w:leader="dot" w:pos="9241"/>
      </w:tabs>
      <w:ind w:firstLineChars="200" w:firstLine="198"/>
      <w:jc w:val="left"/>
    </w:pPr>
    <w:rPr>
      <w:rFonts w:ascii="宋体"/>
      <w:szCs w:val="21"/>
    </w:rPr>
  </w:style>
  <w:style w:type="paragraph" w:styleId="5">
    <w:name w:val="目录 5"/>
    <w:basedOn w:val="aff2"/>
    <w:next w:val="aff2"/>
    <w:autoRedefine/>
    <w:semiHidden/>
    <w:pPr>
      <w:tabs>
        <w:tab w:val="right" w:leader="dot" w:pos="9241"/>
      </w:tabs>
      <w:ind w:firstLineChars="300" w:firstLine="300"/>
      <w:jc w:val="left"/>
    </w:pPr>
    <w:rPr>
      <w:rFonts w:ascii="宋体"/>
      <w:szCs w:val="21"/>
    </w:rPr>
  </w:style>
  <w:style w:type="paragraph" w:styleId="6">
    <w:name w:val="目录 6"/>
    <w:basedOn w:val="aff2"/>
    <w:next w:val="aff2"/>
    <w:autoRedefine/>
    <w:semiHidden/>
    <w:pPr>
      <w:tabs>
        <w:tab w:val="right" w:leader="dot" w:pos="9241"/>
      </w:tabs>
      <w:ind w:firstLineChars="400" w:firstLine="403"/>
      <w:jc w:val="left"/>
    </w:pPr>
    <w:rPr>
      <w:rFonts w:ascii="宋体"/>
      <w:szCs w:val="21"/>
    </w:rPr>
  </w:style>
  <w:style w:type="paragraph" w:styleId="7">
    <w:name w:val="目录 7"/>
    <w:basedOn w:val="aff2"/>
    <w:next w:val="aff2"/>
    <w:autoRedefine/>
    <w:semiHidden/>
    <w:pPr>
      <w:tabs>
        <w:tab w:val="right" w:leader="dot" w:pos="9241"/>
      </w:tabs>
      <w:ind w:firstLineChars="500" w:firstLine="505"/>
      <w:jc w:val="left"/>
    </w:pPr>
    <w:rPr>
      <w:rFonts w:ascii="宋体"/>
      <w:szCs w:val="21"/>
    </w:rPr>
  </w:style>
  <w:style w:type="paragraph" w:styleId="8">
    <w:name w:val="目录 8"/>
    <w:basedOn w:val="aff2"/>
    <w:next w:val="aff2"/>
    <w:autoRedefine/>
    <w:semiHidden/>
    <w:pPr>
      <w:tabs>
        <w:tab w:val="right" w:leader="dot" w:pos="9241"/>
      </w:tabs>
      <w:ind w:firstLineChars="600" w:firstLine="607"/>
      <w:jc w:val="left"/>
    </w:pPr>
    <w:rPr>
      <w:rFonts w:ascii="宋体"/>
      <w:szCs w:val="21"/>
    </w:rPr>
  </w:style>
  <w:style w:type="paragraph" w:styleId="9">
    <w:name w:val="目录 9"/>
    <w:basedOn w:val="aff2"/>
    <w:next w:val="aff2"/>
    <w:autoRedefine/>
    <w:semiHidden/>
    <w:pPr>
      <w:ind w:left="1470"/>
      <w:jc w:val="left"/>
    </w:pPr>
    <w:rPr>
      <w:sz w:val="20"/>
      <w:szCs w:val="20"/>
    </w:rPr>
  </w:style>
  <w:style w:type="paragraph" w:customStyle="1" w:styleId="affffd">
    <w:name w:val="其他标准标志"/>
    <w:basedOn w:val="afff"/>
    <w:pPr>
      <w:framePr w:w="6101" w:wrap="around" w:vAnchor="page" w:hAnchor="page" w:x="4673" w:y="942"/>
    </w:pPr>
    <w:rPr>
      <w:w w:val="130"/>
    </w:rPr>
  </w:style>
  <w:style w:type="paragraph" w:customStyle="1" w:styleId="affffe">
    <w:name w:val="其他标准称谓"/>
    <w:next w:val="aff2"/>
    <w:pPr>
      <w:framePr w:hSpace="181" w:vSpace="181" w:wrap="around" w:vAnchor="page" w:hAnchor="page" w:x="1419" w:y="2286" w:anchorLock="1"/>
      <w:spacing w:line="0" w:lineRule="atLeast"/>
      <w:jc w:val="distribute"/>
    </w:pPr>
    <w:rPr>
      <w:rFonts w:ascii="黑体" w:eastAsia="黑体" w:hAnsi="宋体"/>
      <w:spacing w:val="-40"/>
      <w:sz w:val="48"/>
      <w:szCs w:val="52"/>
    </w:rPr>
  </w:style>
  <w:style w:type="paragraph" w:customStyle="1" w:styleId="afffff">
    <w:name w:val="其他发布部门"/>
    <w:basedOn w:val="afff8"/>
    <w:pPr>
      <w:framePr w:wrap="around" w:y="15310"/>
      <w:spacing w:line="0" w:lineRule="atLeast"/>
    </w:pPr>
    <w:rPr>
      <w:rFonts w:ascii="黑体" w:eastAsia="黑体"/>
      <w:b w:val="0"/>
    </w:rPr>
  </w:style>
  <w:style w:type="paragraph" w:customStyle="1" w:styleId="afffff0">
    <w:name w:val="前言、引言标题"/>
    <w:next w:val="aff6"/>
    <w:pPr>
      <w:keepNext/>
      <w:pageBreakBefore/>
      <w:shd w:val="clear" w:color="FFFFFF" w:fill="FFFFFF"/>
      <w:spacing w:before="640" w:after="560"/>
      <w:jc w:val="center"/>
      <w:outlineLvl w:val="0"/>
    </w:pPr>
    <w:rPr>
      <w:rFonts w:ascii="黑体" w:eastAsia="黑体"/>
      <w:sz w:val="32"/>
    </w:rPr>
  </w:style>
  <w:style w:type="paragraph" w:customStyle="1" w:styleId="afffff1">
    <w:name w:val="三级无"/>
    <w:basedOn w:val="a1"/>
    <w:pPr>
      <w:spacing w:beforeLines="0" w:before="0" w:afterLines="0" w:after="0"/>
    </w:pPr>
    <w:rPr>
      <w:rFonts w:ascii="宋体" w:eastAsia="宋体"/>
    </w:rPr>
  </w:style>
  <w:style w:type="paragraph" w:customStyle="1" w:styleId="afffff2">
    <w:name w:val="实施日期"/>
    <w:basedOn w:val="afff9"/>
    <w:pPr>
      <w:framePr w:wrap="around" w:vAnchor="page"/>
      <w:jc w:val="right"/>
    </w:pPr>
  </w:style>
  <w:style w:type="paragraph" w:customStyle="1" w:styleId="afffff3">
    <w:name w:val="示例后文字"/>
    <w:basedOn w:val="aff6"/>
    <w:next w:val="aff6"/>
    <w:qFormat/>
    <w:pPr>
      <w:ind w:firstLine="360"/>
    </w:pPr>
    <w:rPr>
      <w:sz w:val="18"/>
    </w:rPr>
  </w:style>
  <w:style w:type="paragraph" w:customStyle="1" w:styleId="afffff4">
    <w:name w:val="首示例"/>
    <w:next w:val="aff6"/>
    <w:link w:val="Char3"/>
    <w:qFormat/>
    <w:pPr>
      <w:numPr>
        <w:numId w:val="11"/>
      </w:numPr>
      <w:tabs>
        <w:tab w:val="num" w:pos="360"/>
      </w:tabs>
      <w:ind w:firstLine="0"/>
    </w:pPr>
    <w:rPr>
      <w:rFonts w:ascii="宋体" w:hAnsi="宋体"/>
      <w:kern w:val="2"/>
      <w:sz w:val="18"/>
      <w:szCs w:val="18"/>
    </w:rPr>
  </w:style>
  <w:style w:type="character" w:customStyle="1" w:styleId="Char3">
    <w:name w:val="首示例 Char"/>
    <w:basedOn w:val="aff3"/>
    <w:link w:val="afffff4"/>
    <w:rPr>
      <w:rFonts w:ascii="宋体" w:hAnsi="宋体"/>
      <w:kern w:val="2"/>
      <w:sz w:val="18"/>
      <w:szCs w:val="18"/>
      <w:lang w:val="en-US" w:eastAsia="zh-CN" w:bidi="ar-SA"/>
    </w:rPr>
  </w:style>
  <w:style w:type="paragraph" w:customStyle="1" w:styleId="a0">
    <w:name w:val="四级无"/>
    <w:basedOn w:val="a7"/>
    <w:pPr>
      <w:spacing w:beforeLines="0" w:before="0" w:afterLines="0" w:after="0"/>
    </w:pPr>
    <w:rPr>
      <w:rFonts w:ascii="宋体" w:eastAsia="宋体"/>
    </w:rPr>
  </w:style>
  <w:style w:type="paragraph" w:styleId="11">
    <w:name w:val="index 1"/>
    <w:basedOn w:val="aff2"/>
    <w:next w:val="aff6"/>
    <w:pPr>
      <w:tabs>
        <w:tab w:val="right" w:leader="dot" w:pos="9299"/>
      </w:tabs>
      <w:jc w:val="left"/>
    </w:pPr>
    <w:rPr>
      <w:rFonts w:ascii="宋体"/>
      <w:szCs w:val="21"/>
    </w:rPr>
  </w:style>
  <w:style w:type="paragraph" w:styleId="20">
    <w:name w:val="index 2"/>
    <w:basedOn w:val="aff2"/>
    <w:next w:val="aff2"/>
    <w:autoRedefine/>
    <w:pPr>
      <w:ind w:left="420" w:hanging="210"/>
      <w:jc w:val="left"/>
    </w:pPr>
    <w:rPr>
      <w:rFonts w:ascii="Calibri" w:hAnsi="Calibri"/>
      <w:sz w:val="20"/>
      <w:szCs w:val="20"/>
    </w:rPr>
  </w:style>
  <w:style w:type="paragraph" w:styleId="30">
    <w:name w:val="index 3"/>
    <w:basedOn w:val="aff2"/>
    <w:next w:val="aff2"/>
    <w:autoRedefine/>
    <w:pPr>
      <w:ind w:left="630" w:hanging="210"/>
      <w:jc w:val="left"/>
    </w:pPr>
    <w:rPr>
      <w:rFonts w:ascii="Calibri" w:hAnsi="Calibri"/>
      <w:sz w:val="20"/>
      <w:szCs w:val="20"/>
    </w:rPr>
  </w:style>
  <w:style w:type="paragraph" w:styleId="40">
    <w:name w:val="index 4"/>
    <w:basedOn w:val="aff2"/>
    <w:next w:val="aff2"/>
    <w:autoRedefine/>
    <w:pPr>
      <w:ind w:left="840" w:hanging="210"/>
      <w:jc w:val="left"/>
    </w:pPr>
    <w:rPr>
      <w:rFonts w:ascii="Calibri" w:hAnsi="Calibri"/>
      <w:sz w:val="20"/>
      <w:szCs w:val="20"/>
    </w:rPr>
  </w:style>
  <w:style w:type="paragraph" w:styleId="50">
    <w:name w:val="index 5"/>
    <w:basedOn w:val="aff2"/>
    <w:next w:val="aff2"/>
    <w:autoRedefine/>
    <w:pPr>
      <w:ind w:left="1050" w:hanging="210"/>
      <w:jc w:val="left"/>
    </w:pPr>
    <w:rPr>
      <w:rFonts w:ascii="Calibri" w:hAnsi="Calibri"/>
      <w:sz w:val="20"/>
      <w:szCs w:val="20"/>
    </w:rPr>
  </w:style>
  <w:style w:type="paragraph" w:styleId="60">
    <w:name w:val="index 6"/>
    <w:basedOn w:val="aff2"/>
    <w:next w:val="aff2"/>
    <w:autoRedefine/>
    <w:pPr>
      <w:ind w:left="1260" w:hanging="210"/>
      <w:jc w:val="left"/>
    </w:pPr>
    <w:rPr>
      <w:rFonts w:ascii="Calibri" w:hAnsi="Calibri"/>
      <w:sz w:val="20"/>
      <w:szCs w:val="20"/>
    </w:rPr>
  </w:style>
  <w:style w:type="paragraph" w:styleId="70">
    <w:name w:val="index 7"/>
    <w:basedOn w:val="aff2"/>
    <w:next w:val="aff2"/>
    <w:autoRedefine/>
    <w:pPr>
      <w:ind w:left="1470" w:hanging="210"/>
      <w:jc w:val="left"/>
    </w:pPr>
    <w:rPr>
      <w:rFonts w:ascii="Calibri" w:hAnsi="Calibri"/>
      <w:sz w:val="20"/>
      <w:szCs w:val="20"/>
    </w:rPr>
  </w:style>
  <w:style w:type="paragraph" w:styleId="80">
    <w:name w:val="index 8"/>
    <w:basedOn w:val="aff2"/>
    <w:next w:val="aff2"/>
    <w:autoRedefine/>
    <w:pPr>
      <w:ind w:left="1680" w:hanging="210"/>
      <w:jc w:val="left"/>
    </w:pPr>
    <w:rPr>
      <w:rFonts w:ascii="Calibri" w:hAnsi="Calibri"/>
      <w:sz w:val="20"/>
      <w:szCs w:val="20"/>
    </w:rPr>
  </w:style>
  <w:style w:type="paragraph" w:styleId="90">
    <w:name w:val="index 9"/>
    <w:basedOn w:val="aff2"/>
    <w:next w:val="aff2"/>
    <w:autoRedefine/>
    <w:pPr>
      <w:ind w:left="1890" w:hanging="210"/>
      <w:jc w:val="left"/>
    </w:pPr>
    <w:rPr>
      <w:rFonts w:ascii="Calibri" w:hAnsi="Calibri"/>
      <w:sz w:val="20"/>
      <w:szCs w:val="20"/>
    </w:rPr>
  </w:style>
  <w:style w:type="paragraph" w:styleId="afffff5">
    <w:name w:val="index heading"/>
    <w:basedOn w:val="aff2"/>
    <w:next w:val="11"/>
    <w:pPr>
      <w:spacing w:before="120" w:after="120"/>
      <w:jc w:val="center"/>
    </w:pPr>
    <w:rPr>
      <w:rFonts w:ascii="Calibri" w:hAnsi="Calibri"/>
      <w:b/>
      <w:bCs/>
      <w:iCs/>
      <w:szCs w:val="20"/>
    </w:rPr>
  </w:style>
  <w:style w:type="paragraph" w:styleId="afffff6">
    <w:name w:val="caption"/>
    <w:basedOn w:val="aff2"/>
    <w:next w:val="aff2"/>
    <w:qFormat/>
    <w:pPr>
      <w:spacing w:before="152" w:after="160"/>
    </w:pPr>
    <w:rPr>
      <w:rFonts w:ascii="Arial" w:eastAsia="黑体" w:hAnsi="Arial" w:cs="Arial"/>
      <w:sz w:val="20"/>
      <w:szCs w:val="20"/>
    </w:rPr>
  </w:style>
  <w:style w:type="paragraph" w:customStyle="1" w:styleId="afffff7">
    <w:name w:val="条文脚注"/>
    <w:basedOn w:val="ae"/>
    <w:pPr>
      <w:numPr>
        <w:numId w:val="0"/>
      </w:numPr>
      <w:jc w:val="both"/>
    </w:pPr>
  </w:style>
  <w:style w:type="paragraph" w:customStyle="1" w:styleId="afffff8">
    <w:name w:val="图标脚注说明"/>
    <w:basedOn w:val="aff6"/>
    <w:pPr>
      <w:ind w:left="840" w:firstLineChars="0" w:hanging="420"/>
    </w:pPr>
    <w:rPr>
      <w:sz w:val="18"/>
      <w:szCs w:val="18"/>
    </w:rPr>
  </w:style>
  <w:style w:type="paragraph" w:customStyle="1" w:styleId="afffff9">
    <w:name w:val="图表脚注说明"/>
    <w:basedOn w:val="aff2"/>
    <w:pPr>
      <w:numPr>
        <w:numId w:val="13"/>
      </w:numPr>
    </w:pPr>
    <w:rPr>
      <w:rFonts w:ascii="宋体"/>
      <w:sz w:val="18"/>
      <w:szCs w:val="18"/>
    </w:rPr>
  </w:style>
  <w:style w:type="paragraph" w:customStyle="1" w:styleId="afffffa">
    <w:name w:val="图的脚注"/>
    <w:next w:val="aff6"/>
    <w:autoRedefine/>
    <w:qFormat/>
    <w:pPr>
      <w:widowControl w:val="0"/>
      <w:ind w:leftChars="200" w:left="840" w:hangingChars="200" w:hanging="420"/>
      <w:jc w:val="both"/>
    </w:pPr>
    <w:rPr>
      <w:rFonts w:ascii="宋体"/>
      <w:sz w:val="18"/>
    </w:rPr>
  </w:style>
  <w:style w:type="table" w:styleId="a2">
    <w:name w:val="Table Grid"/>
    <w:basedOn w:val="aff4"/>
    <w:rPr>
      <w:rFonts w:ascii="宋体"/>
      <w:sz w:val="18"/>
      <w:szCs w:val="1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ffffb">
    <w:name w:val="endnote text"/>
    <w:basedOn w:val="aff2"/>
    <w:semiHidden/>
    <w:pPr>
      <w:snapToGrid w:val="0"/>
      <w:jc w:val="left"/>
    </w:pPr>
  </w:style>
  <w:style w:type="character" w:styleId="afffffc">
    <w:name w:val="endnote reference"/>
    <w:basedOn w:val="aff3"/>
    <w:semiHidden/>
    <w:rPr>
      <w:vertAlign w:val="superscript"/>
    </w:rPr>
  </w:style>
  <w:style w:type="paragraph" w:styleId="afffffd">
    <w:name w:val="Document Map"/>
    <w:basedOn w:val="aff2"/>
    <w:semiHidden/>
    <w:pPr>
      <w:shd w:val="clear" w:color="auto" w:fill="000080"/>
    </w:pPr>
  </w:style>
  <w:style w:type="paragraph" w:customStyle="1" w:styleId="afffffe">
    <w:name w:val="文献分类号"/>
    <w:pPr>
      <w:framePr w:hSpace="180" w:vSpace="180" w:wrap="around" w:hAnchor="margin" w:y="1" w:anchorLock="1"/>
      <w:widowControl w:val="0"/>
      <w:textAlignment w:val="center"/>
    </w:pPr>
    <w:rPr>
      <w:rFonts w:ascii="黑体" w:eastAsia="黑体"/>
      <w:sz w:val="21"/>
      <w:szCs w:val="21"/>
    </w:rPr>
  </w:style>
  <w:style w:type="paragraph" w:customStyle="1" w:styleId="affffff">
    <w:name w:val="五级无"/>
    <w:basedOn w:val="a8"/>
    <w:pPr>
      <w:spacing w:beforeLines="0" w:before="0" w:afterLines="0" w:after="0"/>
    </w:pPr>
    <w:rPr>
      <w:rFonts w:ascii="宋体" w:eastAsia="宋体"/>
    </w:rPr>
  </w:style>
  <w:style w:type="character" w:styleId="affffff0">
    <w:name w:val="page number"/>
    <w:basedOn w:val="aff3"/>
    <w:rPr>
      <w:rFonts w:ascii="Times New Roman" w:eastAsia="宋体" w:hAnsi="Times New Roman"/>
      <w:sz w:val="18"/>
    </w:rPr>
  </w:style>
  <w:style w:type="paragraph" w:customStyle="1" w:styleId="affffff1">
    <w:name w:val="一级无"/>
    <w:basedOn w:val="a5"/>
    <w:pPr>
      <w:spacing w:beforeLines="0" w:before="0" w:afterLines="0" w:after="0"/>
    </w:pPr>
    <w:rPr>
      <w:rFonts w:ascii="宋体" w:eastAsia="宋体"/>
    </w:rPr>
  </w:style>
  <w:style w:type="character" w:styleId="affffff2">
    <w:name w:val="已访问的超链接"/>
    <w:basedOn w:val="aff3"/>
    <w:rPr>
      <w:color w:val="800080"/>
      <w:u w:val="single"/>
    </w:rPr>
  </w:style>
  <w:style w:type="paragraph" w:customStyle="1" w:styleId="affffff3">
    <w:name w:val="正文表标题"/>
    <w:next w:val="aff6"/>
    <w:link w:val="Char4"/>
    <w:pPr>
      <w:numPr>
        <w:numId w:val="15"/>
      </w:numPr>
      <w:tabs>
        <w:tab w:val="num" w:pos="360"/>
      </w:tabs>
      <w:spacing w:beforeLines="50" w:before="156" w:afterLines="50" w:after="156"/>
      <w:jc w:val="center"/>
    </w:pPr>
    <w:rPr>
      <w:rFonts w:ascii="黑体" w:eastAsia="黑体"/>
      <w:sz w:val="21"/>
    </w:rPr>
  </w:style>
  <w:style w:type="paragraph" w:customStyle="1" w:styleId="affffff4">
    <w:name w:val="正文公式编号制表符"/>
    <w:basedOn w:val="aff6"/>
    <w:next w:val="aff6"/>
    <w:qFormat/>
    <w:pPr>
      <w:ind w:firstLineChars="0" w:firstLine="0"/>
    </w:pPr>
  </w:style>
  <w:style w:type="paragraph" w:customStyle="1" w:styleId="af5">
    <w:name w:val="正文图标题"/>
    <w:next w:val="aff6"/>
    <w:pPr>
      <w:numPr>
        <w:numId w:val="16"/>
      </w:numPr>
      <w:tabs>
        <w:tab w:val="num" w:pos="360"/>
      </w:tabs>
      <w:spacing w:beforeLines="50" w:before="156" w:afterLines="50" w:after="156"/>
      <w:jc w:val="center"/>
    </w:pPr>
    <w:rPr>
      <w:rFonts w:ascii="黑体" w:eastAsia="黑体"/>
      <w:sz w:val="21"/>
    </w:rPr>
  </w:style>
  <w:style w:type="paragraph" w:customStyle="1" w:styleId="affffff5">
    <w:name w:val="终结线"/>
    <w:basedOn w:val="aff2"/>
    <w:pPr>
      <w:framePr w:hSpace="181" w:vSpace="181" w:wrap="around" w:vAnchor="text" w:hAnchor="margin" w:xAlign="center" w:y="285"/>
    </w:pPr>
  </w:style>
  <w:style w:type="paragraph" w:customStyle="1" w:styleId="af2">
    <w:name w:val="其他发布日期"/>
    <w:basedOn w:val="afff9"/>
    <w:pPr>
      <w:framePr w:wrap="around" w:vAnchor="page" w:x="1419"/>
    </w:pPr>
  </w:style>
  <w:style w:type="paragraph" w:customStyle="1" w:styleId="affffff6">
    <w:name w:val="其他实施日期"/>
    <w:basedOn w:val="afffff2"/>
    <w:pPr>
      <w:framePr w:wrap="around"/>
    </w:pPr>
  </w:style>
  <w:style w:type="paragraph" w:customStyle="1" w:styleId="21">
    <w:name w:val="封面标准名称2"/>
    <w:basedOn w:val="afffb"/>
    <w:pPr>
      <w:framePr w:wrap="around" w:y="4469"/>
      <w:spacing w:beforeLines="630" w:before="630"/>
    </w:pPr>
  </w:style>
  <w:style w:type="paragraph" w:customStyle="1" w:styleId="22">
    <w:name w:val="封面标准英文名称2"/>
    <w:basedOn w:val="afffc"/>
    <w:pPr>
      <w:framePr w:wrap="around" w:y="4469"/>
    </w:pPr>
  </w:style>
  <w:style w:type="paragraph" w:customStyle="1" w:styleId="23">
    <w:name w:val="封面一致性程度标识2"/>
    <w:basedOn w:val="afffd"/>
    <w:pPr>
      <w:framePr w:wrap="around" w:y="4469"/>
    </w:pPr>
  </w:style>
  <w:style w:type="paragraph" w:customStyle="1" w:styleId="24">
    <w:name w:val="封面标准文稿类别2"/>
    <w:basedOn w:val="afffe"/>
    <w:pPr>
      <w:framePr w:wrap="around" w:y="4469"/>
    </w:pPr>
  </w:style>
  <w:style w:type="paragraph" w:customStyle="1" w:styleId="25">
    <w:name w:val="封面标准文稿编辑信息2"/>
    <w:basedOn w:val="affff"/>
    <w:pPr>
      <w:framePr w:wrap="around" w:y="4469"/>
    </w:pPr>
  </w:style>
  <w:style w:type="paragraph" w:customStyle="1" w:styleId="aff9">
    <w:name w:val="示例内容"/>
    <w:pPr>
      <w:ind w:firstLineChars="200" w:firstLine="200"/>
    </w:pPr>
    <w:rPr>
      <w:rFonts w:ascii="宋体"/>
      <w:noProof/>
      <w:sz w:val="18"/>
      <w:szCs w:val="18"/>
    </w:rPr>
  </w:style>
  <w:style w:type="paragraph" w:customStyle="1" w:styleId="affffff7">
    <w:name w:val="二级无标题条"/>
    <w:basedOn w:val="aff2"/>
    <w:pPr>
      <w:ind w:left="735"/>
    </w:pPr>
  </w:style>
  <w:style w:type="paragraph" w:styleId="12">
    <w:name w:val="目录 1"/>
    <w:basedOn w:val="aff2"/>
    <w:next w:val="aff2"/>
    <w:autoRedefine/>
    <w:semiHidden/>
    <w:pPr>
      <w:tabs>
        <w:tab w:val="right" w:leader="dot" w:pos="9241"/>
      </w:tabs>
      <w:spacing w:beforeLines="25" w:before="25" w:afterLines="25" w:after="25"/>
      <w:jc w:val="left"/>
    </w:pPr>
    <w:rPr>
      <w:rFonts w:ascii="宋体"/>
      <w:szCs w:val="21"/>
    </w:rPr>
  </w:style>
  <w:style w:type="paragraph" w:styleId="26">
    <w:name w:val="目录 2"/>
    <w:basedOn w:val="aff2"/>
    <w:next w:val="aff2"/>
    <w:autoRedefine/>
    <w:semiHidden/>
    <w:pPr>
      <w:tabs>
        <w:tab w:val="right" w:leader="dot" w:pos="9241"/>
      </w:tabs>
    </w:pPr>
    <w:rPr>
      <w:rFonts w:ascii="宋体"/>
      <w:szCs w:val="21"/>
    </w:rPr>
  </w:style>
  <w:style w:type="paragraph" w:customStyle="1" w:styleId="affffff8">
    <w:name w:val="三级无标题条"/>
    <w:basedOn w:val="aff2"/>
    <w:pPr>
      <w:ind w:left="840"/>
    </w:pPr>
  </w:style>
  <w:style w:type="paragraph" w:customStyle="1" w:styleId="Char10">
    <w:name w:val="Char1"/>
    <w:basedOn w:val="aff2"/>
    <w:pPr>
      <w:widowControl/>
      <w:spacing w:after="160" w:line="240" w:lineRule="exact"/>
      <w:jc w:val="left"/>
    </w:pPr>
    <w:rPr>
      <w:rFonts w:ascii="Verdana" w:hAnsi="Verdana"/>
      <w:kern w:val="0"/>
      <w:sz w:val="20"/>
      <w:szCs w:val="20"/>
      <w:lang w:eastAsia="en-US"/>
    </w:rPr>
  </w:style>
  <w:style w:type="character" w:customStyle="1" w:styleId="affffff9">
    <w:name w:val="个人答复风格"/>
    <w:basedOn w:val="aff3"/>
    <w:rPr>
      <w:rFonts w:ascii="Arial" w:eastAsia="宋体" w:hAnsi="Arial" w:cs="Arial"/>
      <w:color w:val="auto"/>
      <w:sz w:val="20"/>
    </w:rPr>
  </w:style>
  <w:style w:type="character" w:customStyle="1" w:styleId="font121">
    <w:name w:val="font121"/>
    <w:basedOn w:val="aff3"/>
    <w:rPr>
      <w:sz w:val="24"/>
      <w:szCs w:val="24"/>
    </w:rPr>
  </w:style>
  <w:style w:type="character" w:customStyle="1" w:styleId="unnamed1">
    <w:name w:val="unnamed1"/>
    <w:basedOn w:val="aff3"/>
  </w:style>
  <w:style w:type="paragraph" w:styleId="affffffa">
    <w:name w:val="Balloon Text"/>
    <w:basedOn w:val="aff2"/>
    <w:semiHidden/>
    <w:rPr>
      <w:sz w:val="18"/>
      <w:szCs w:val="18"/>
    </w:rPr>
  </w:style>
  <w:style w:type="paragraph" w:customStyle="1" w:styleId="affffffb">
    <w:name w:val="四级无标题条"/>
    <w:basedOn w:val="aff2"/>
    <w:pPr>
      <w:ind w:left="1785"/>
    </w:pPr>
  </w:style>
  <w:style w:type="character" w:customStyle="1" w:styleId="Char4">
    <w:name w:val="正文表标题 Char"/>
    <w:basedOn w:val="aff3"/>
    <w:link w:val="affffff3"/>
    <w:rPr>
      <w:rFonts w:ascii="黑体" w:eastAsia="黑体"/>
      <w:sz w:val="21"/>
      <w:lang w:val="en-US" w:eastAsia="zh-CN" w:bidi="ar-SA"/>
    </w:rPr>
  </w:style>
  <w:style w:type="character" w:customStyle="1" w:styleId="Char0">
    <w:name w:val="一级条标题 Char"/>
    <w:basedOn w:val="aff3"/>
    <w:link w:val="a5"/>
    <w:rPr>
      <w:rFonts w:ascii="黑体" w:eastAsia="黑体"/>
      <w:sz w:val="21"/>
      <w:szCs w:val="21"/>
      <w:lang w:val="en-US" w:eastAsia="zh-CN" w:bidi="ar-SA"/>
    </w:rPr>
  </w:style>
  <w:style w:type="character" w:customStyle="1" w:styleId="Char1">
    <w:name w:val="二级条标题 Char"/>
    <w:basedOn w:val="Char0"/>
    <w:link w:val="a6"/>
    <w:rPr>
      <w:rFonts w:ascii="黑体" w:eastAsia="黑体"/>
      <w:sz w:val="21"/>
      <w:szCs w:val="21"/>
      <w:lang w:val="en-US" w:eastAsia="zh-CN" w:bidi="ar-SA"/>
    </w:rPr>
  </w:style>
  <w:style w:type="paragraph" w:styleId="affffffc">
    <w:name w:val="Normal Indent"/>
    <w:basedOn w:val="aff2"/>
    <w:pPr>
      <w:ind w:firstLineChars="200" w:firstLine="420"/>
    </w:pPr>
  </w:style>
  <w:style w:type="paragraph" w:customStyle="1" w:styleId="CharCharCharCharCharCharChar">
    <w:name w:val=" Char Char Char Char Char Char Char"/>
    <w:basedOn w:val="aff2"/>
    <w:rPr>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targetScreenSz w:val="800x600"/>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jpeg"/><Relationship Id="rId2" Type="http://schemas.openxmlformats.org/officeDocument/2006/relationships/numbering" Target="numbering.xml"/><Relationship Id="rId16"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hyperlink" Target="http://www.csres.com/detail/201322.html"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csres.com/detail/201322.html"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3647</Words>
  <Characters>20791</Characters>
  <Application>Microsoft Office Word</Application>
  <DocSecurity>0</DocSecurity>
  <Lines>173</Lines>
  <Paragraphs>48</Paragraphs>
  <ScaleCrop>false</ScaleCrop>
  <Company>zle</Company>
  <LinksUpToDate>false</LinksUpToDate>
  <CharactersWithSpaces>24390</CharactersWithSpaces>
  <SharedDoc>false</SharedDoc>
  <HLinks>
    <vt:vector size="246" baseType="variant">
      <vt:variant>
        <vt:i4>2424875</vt:i4>
      </vt:variant>
      <vt:variant>
        <vt:i4>240</vt:i4>
      </vt:variant>
      <vt:variant>
        <vt:i4>0</vt:i4>
      </vt:variant>
      <vt:variant>
        <vt:i4>5</vt:i4>
      </vt:variant>
      <vt:variant>
        <vt:lpwstr>http://www.csres.com/detail/201322.html</vt:lpwstr>
      </vt:variant>
      <vt:variant>
        <vt:lpwstr/>
      </vt:variant>
      <vt:variant>
        <vt:i4>2424875</vt:i4>
      </vt:variant>
      <vt:variant>
        <vt:i4>237</vt:i4>
      </vt:variant>
      <vt:variant>
        <vt:i4>0</vt:i4>
      </vt:variant>
      <vt:variant>
        <vt:i4>5</vt:i4>
      </vt:variant>
      <vt:variant>
        <vt:lpwstr>http://www.csres.com/detail/201322.html</vt:lpwstr>
      </vt:variant>
      <vt:variant>
        <vt:lpwstr/>
      </vt:variant>
      <vt:variant>
        <vt:i4>1507388</vt:i4>
      </vt:variant>
      <vt:variant>
        <vt:i4>230</vt:i4>
      </vt:variant>
      <vt:variant>
        <vt:i4>0</vt:i4>
      </vt:variant>
      <vt:variant>
        <vt:i4>5</vt:i4>
      </vt:variant>
      <vt:variant>
        <vt:lpwstr/>
      </vt:variant>
      <vt:variant>
        <vt:lpwstr>_Toc319071108</vt:lpwstr>
      </vt:variant>
      <vt:variant>
        <vt:i4>1507388</vt:i4>
      </vt:variant>
      <vt:variant>
        <vt:i4>224</vt:i4>
      </vt:variant>
      <vt:variant>
        <vt:i4>0</vt:i4>
      </vt:variant>
      <vt:variant>
        <vt:i4>5</vt:i4>
      </vt:variant>
      <vt:variant>
        <vt:lpwstr/>
      </vt:variant>
      <vt:variant>
        <vt:lpwstr>_Toc319071107</vt:lpwstr>
      </vt:variant>
      <vt:variant>
        <vt:i4>1507388</vt:i4>
      </vt:variant>
      <vt:variant>
        <vt:i4>218</vt:i4>
      </vt:variant>
      <vt:variant>
        <vt:i4>0</vt:i4>
      </vt:variant>
      <vt:variant>
        <vt:i4>5</vt:i4>
      </vt:variant>
      <vt:variant>
        <vt:lpwstr/>
      </vt:variant>
      <vt:variant>
        <vt:lpwstr>_Toc319071106</vt:lpwstr>
      </vt:variant>
      <vt:variant>
        <vt:i4>1507388</vt:i4>
      </vt:variant>
      <vt:variant>
        <vt:i4>212</vt:i4>
      </vt:variant>
      <vt:variant>
        <vt:i4>0</vt:i4>
      </vt:variant>
      <vt:variant>
        <vt:i4>5</vt:i4>
      </vt:variant>
      <vt:variant>
        <vt:lpwstr/>
      </vt:variant>
      <vt:variant>
        <vt:lpwstr>_Toc319071105</vt:lpwstr>
      </vt:variant>
      <vt:variant>
        <vt:i4>1507388</vt:i4>
      </vt:variant>
      <vt:variant>
        <vt:i4>206</vt:i4>
      </vt:variant>
      <vt:variant>
        <vt:i4>0</vt:i4>
      </vt:variant>
      <vt:variant>
        <vt:i4>5</vt:i4>
      </vt:variant>
      <vt:variant>
        <vt:lpwstr/>
      </vt:variant>
      <vt:variant>
        <vt:lpwstr>_Toc319071104</vt:lpwstr>
      </vt:variant>
      <vt:variant>
        <vt:i4>1507388</vt:i4>
      </vt:variant>
      <vt:variant>
        <vt:i4>200</vt:i4>
      </vt:variant>
      <vt:variant>
        <vt:i4>0</vt:i4>
      </vt:variant>
      <vt:variant>
        <vt:i4>5</vt:i4>
      </vt:variant>
      <vt:variant>
        <vt:lpwstr/>
      </vt:variant>
      <vt:variant>
        <vt:lpwstr>_Toc319071103</vt:lpwstr>
      </vt:variant>
      <vt:variant>
        <vt:i4>1507388</vt:i4>
      </vt:variant>
      <vt:variant>
        <vt:i4>194</vt:i4>
      </vt:variant>
      <vt:variant>
        <vt:i4>0</vt:i4>
      </vt:variant>
      <vt:variant>
        <vt:i4>5</vt:i4>
      </vt:variant>
      <vt:variant>
        <vt:lpwstr/>
      </vt:variant>
      <vt:variant>
        <vt:lpwstr>_Toc319071102</vt:lpwstr>
      </vt:variant>
      <vt:variant>
        <vt:i4>1507388</vt:i4>
      </vt:variant>
      <vt:variant>
        <vt:i4>188</vt:i4>
      </vt:variant>
      <vt:variant>
        <vt:i4>0</vt:i4>
      </vt:variant>
      <vt:variant>
        <vt:i4>5</vt:i4>
      </vt:variant>
      <vt:variant>
        <vt:lpwstr/>
      </vt:variant>
      <vt:variant>
        <vt:lpwstr>_Toc319071101</vt:lpwstr>
      </vt:variant>
      <vt:variant>
        <vt:i4>1507388</vt:i4>
      </vt:variant>
      <vt:variant>
        <vt:i4>182</vt:i4>
      </vt:variant>
      <vt:variant>
        <vt:i4>0</vt:i4>
      </vt:variant>
      <vt:variant>
        <vt:i4>5</vt:i4>
      </vt:variant>
      <vt:variant>
        <vt:lpwstr/>
      </vt:variant>
      <vt:variant>
        <vt:lpwstr>_Toc319071100</vt:lpwstr>
      </vt:variant>
      <vt:variant>
        <vt:i4>1966141</vt:i4>
      </vt:variant>
      <vt:variant>
        <vt:i4>176</vt:i4>
      </vt:variant>
      <vt:variant>
        <vt:i4>0</vt:i4>
      </vt:variant>
      <vt:variant>
        <vt:i4>5</vt:i4>
      </vt:variant>
      <vt:variant>
        <vt:lpwstr/>
      </vt:variant>
      <vt:variant>
        <vt:lpwstr>_Toc319071099</vt:lpwstr>
      </vt:variant>
      <vt:variant>
        <vt:i4>1966141</vt:i4>
      </vt:variant>
      <vt:variant>
        <vt:i4>170</vt:i4>
      </vt:variant>
      <vt:variant>
        <vt:i4>0</vt:i4>
      </vt:variant>
      <vt:variant>
        <vt:i4>5</vt:i4>
      </vt:variant>
      <vt:variant>
        <vt:lpwstr/>
      </vt:variant>
      <vt:variant>
        <vt:lpwstr>_Toc319071098</vt:lpwstr>
      </vt:variant>
      <vt:variant>
        <vt:i4>1966141</vt:i4>
      </vt:variant>
      <vt:variant>
        <vt:i4>164</vt:i4>
      </vt:variant>
      <vt:variant>
        <vt:i4>0</vt:i4>
      </vt:variant>
      <vt:variant>
        <vt:i4>5</vt:i4>
      </vt:variant>
      <vt:variant>
        <vt:lpwstr/>
      </vt:variant>
      <vt:variant>
        <vt:lpwstr>_Toc319071097</vt:lpwstr>
      </vt:variant>
      <vt:variant>
        <vt:i4>1966141</vt:i4>
      </vt:variant>
      <vt:variant>
        <vt:i4>158</vt:i4>
      </vt:variant>
      <vt:variant>
        <vt:i4>0</vt:i4>
      </vt:variant>
      <vt:variant>
        <vt:i4>5</vt:i4>
      </vt:variant>
      <vt:variant>
        <vt:lpwstr/>
      </vt:variant>
      <vt:variant>
        <vt:lpwstr>_Toc319071096</vt:lpwstr>
      </vt:variant>
      <vt:variant>
        <vt:i4>1966141</vt:i4>
      </vt:variant>
      <vt:variant>
        <vt:i4>152</vt:i4>
      </vt:variant>
      <vt:variant>
        <vt:i4>0</vt:i4>
      </vt:variant>
      <vt:variant>
        <vt:i4>5</vt:i4>
      </vt:variant>
      <vt:variant>
        <vt:lpwstr/>
      </vt:variant>
      <vt:variant>
        <vt:lpwstr>_Toc319071095</vt:lpwstr>
      </vt:variant>
      <vt:variant>
        <vt:i4>1966141</vt:i4>
      </vt:variant>
      <vt:variant>
        <vt:i4>146</vt:i4>
      </vt:variant>
      <vt:variant>
        <vt:i4>0</vt:i4>
      </vt:variant>
      <vt:variant>
        <vt:i4>5</vt:i4>
      </vt:variant>
      <vt:variant>
        <vt:lpwstr/>
      </vt:variant>
      <vt:variant>
        <vt:lpwstr>_Toc319071094</vt:lpwstr>
      </vt:variant>
      <vt:variant>
        <vt:i4>1966141</vt:i4>
      </vt:variant>
      <vt:variant>
        <vt:i4>140</vt:i4>
      </vt:variant>
      <vt:variant>
        <vt:i4>0</vt:i4>
      </vt:variant>
      <vt:variant>
        <vt:i4>5</vt:i4>
      </vt:variant>
      <vt:variant>
        <vt:lpwstr/>
      </vt:variant>
      <vt:variant>
        <vt:lpwstr>_Toc319071093</vt:lpwstr>
      </vt:variant>
      <vt:variant>
        <vt:i4>1966141</vt:i4>
      </vt:variant>
      <vt:variant>
        <vt:i4>134</vt:i4>
      </vt:variant>
      <vt:variant>
        <vt:i4>0</vt:i4>
      </vt:variant>
      <vt:variant>
        <vt:i4>5</vt:i4>
      </vt:variant>
      <vt:variant>
        <vt:lpwstr/>
      </vt:variant>
      <vt:variant>
        <vt:lpwstr>_Toc319071092</vt:lpwstr>
      </vt:variant>
      <vt:variant>
        <vt:i4>1966141</vt:i4>
      </vt:variant>
      <vt:variant>
        <vt:i4>128</vt:i4>
      </vt:variant>
      <vt:variant>
        <vt:i4>0</vt:i4>
      </vt:variant>
      <vt:variant>
        <vt:i4>5</vt:i4>
      </vt:variant>
      <vt:variant>
        <vt:lpwstr/>
      </vt:variant>
      <vt:variant>
        <vt:lpwstr>_Toc319071091</vt:lpwstr>
      </vt:variant>
      <vt:variant>
        <vt:i4>1966141</vt:i4>
      </vt:variant>
      <vt:variant>
        <vt:i4>122</vt:i4>
      </vt:variant>
      <vt:variant>
        <vt:i4>0</vt:i4>
      </vt:variant>
      <vt:variant>
        <vt:i4>5</vt:i4>
      </vt:variant>
      <vt:variant>
        <vt:lpwstr/>
      </vt:variant>
      <vt:variant>
        <vt:lpwstr>_Toc319071090</vt:lpwstr>
      </vt:variant>
      <vt:variant>
        <vt:i4>2031677</vt:i4>
      </vt:variant>
      <vt:variant>
        <vt:i4>116</vt:i4>
      </vt:variant>
      <vt:variant>
        <vt:i4>0</vt:i4>
      </vt:variant>
      <vt:variant>
        <vt:i4>5</vt:i4>
      </vt:variant>
      <vt:variant>
        <vt:lpwstr/>
      </vt:variant>
      <vt:variant>
        <vt:lpwstr>_Toc319071089</vt:lpwstr>
      </vt:variant>
      <vt:variant>
        <vt:i4>2031677</vt:i4>
      </vt:variant>
      <vt:variant>
        <vt:i4>110</vt:i4>
      </vt:variant>
      <vt:variant>
        <vt:i4>0</vt:i4>
      </vt:variant>
      <vt:variant>
        <vt:i4>5</vt:i4>
      </vt:variant>
      <vt:variant>
        <vt:lpwstr/>
      </vt:variant>
      <vt:variant>
        <vt:lpwstr>_Toc319071088</vt:lpwstr>
      </vt:variant>
      <vt:variant>
        <vt:i4>2031677</vt:i4>
      </vt:variant>
      <vt:variant>
        <vt:i4>104</vt:i4>
      </vt:variant>
      <vt:variant>
        <vt:i4>0</vt:i4>
      </vt:variant>
      <vt:variant>
        <vt:i4>5</vt:i4>
      </vt:variant>
      <vt:variant>
        <vt:lpwstr/>
      </vt:variant>
      <vt:variant>
        <vt:lpwstr>_Toc319071087</vt:lpwstr>
      </vt:variant>
      <vt:variant>
        <vt:i4>2031677</vt:i4>
      </vt:variant>
      <vt:variant>
        <vt:i4>98</vt:i4>
      </vt:variant>
      <vt:variant>
        <vt:i4>0</vt:i4>
      </vt:variant>
      <vt:variant>
        <vt:i4>5</vt:i4>
      </vt:variant>
      <vt:variant>
        <vt:lpwstr/>
      </vt:variant>
      <vt:variant>
        <vt:lpwstr>_Toc319071086</vt:lpwstr>
      </vt:variant>
      <vt:variant>
        <vt:i4>2031677</vt:i4>
      </vt:variant>
      <vt:variant>
        <vt:i4>92</vt:i4>
      </vt:variant>
      <vt:variant>
        <vt:i4>0</vt:i4>
      </vt:variant>
      <vt:variant>
        <vt:i4>5</vt:i4>
      </vt:variant>
      <vt:variant>
        <vt:lpwstr/>
      </vt:variant>
      <vt:variant>
        <vt:lpwstr>_Toc319071085</vt:lpwstr>
      </vt:variant>
      <vt:variant>
        <vt:i4>2031677</vt:i4>
      </vt:variant>
      <vt:variant>
        <vt:i4>86</vt:i4>
      </vt:variant>
      <vt:variant>
        <vt:i4>0</vt:i4>
      </vt:variant>
      <vt:variant>
        <vt:i4>5</vt:i4>
      </vt:variant>
      <vt:variant>
        <vt:lpwstr/>
      </vt:variant>
      <vt:variant>
        <vt:lpwstr>_Toc319071084</vt:lpwstr>
      </vt:variant>
      <vt:variant>
        <vt:i4>2031677</vt:i4>
      </vt:variant>
      <vt:variant>
        <vt:i4>80</vt:i4>
      </vt:variant>
      <vt:variant>
        <vt:i4>0</vt:i4>
      </vt:variant>
      <vt:variant>
        <vt:i4>5</vt:i4>
      </vt:variant>
      <vt:variant>
        <vt:lpwstr/>
      </vt:variant>
      <vt:variant>
        <vt:lpwstr>_Toc319071083</vt:lpwstr>
      </vt:variant>
      <vt:variant>
        <vt:i4>2031677</vt:i4>
      </vt:variant>
      <vt:variant>
        <vt:i4>74</vt:i4>
      </vt:variant>
      <vt:variant>
        <vt:i4>0</vt:i4>
      </vt:variant>
      <vt:variant>
        <vt:i4>5</vt:i4>
      </vt:variant>
      <vt:variant>
        <vt:lpwstr/>
      </vt:variant>
      <vt:variant>
        <vt:lpwstr>_Toc319071082</vt:lpwstr>
      </vt:variant>
      <vt:variant>
        <vt:i4>2031677</vt:i4>
      </vt:variant>
      <vt:variant>
        <vt:i4>68</vt:i4>
      </vt:variant>
      <vt:variant>
        <vt:i4>0</vt:i4>
      </vt:variant>
      <vt:variant>
        <vt:i4>5</vt:i4>
      </vt:variant>
      <vt:variant>
        <vt:lpwstr/>
      </vt:variant>
      <vt:variant>
        <vt:lpwstr>_Toc319071081</vt:lpwstr>
      </vt:variant>
      <vt:variant>
        <vt:i4>2031677</vt:i4>
      </vt:variant>
      <vt:variant>
        <vt:i4>62</vt:i4>
      </vt:variant>
      <vt:variant>
        <vt:i4>0</vt:i4>
      </vt:variant>
      <vt:variant>
        <vt:i4>5</vt:i4>
      </vt:variant>
      <vt:variant>
        <vt:lpwstr/>
      </vt:variant>
      <vt:variant>
        <vt:lpwstr>_Toc319071080</vt:lpwstr>
      </vt:variant>
      <vt:variant>
        <vt:i4>1048637</vt:i4>
      </vt:variant>
      <vt:variant>
        <vt:i4>56</vt:i4>
      </vt:variant>
      <vt:variant>
        <vt:i4>0</vt:i4>
      </vt:variant>
      <vt:variant>
        <vt:i4>5</vt:i4>
      </vt:variant>
      <vt:variant>
        <vt:lpwstr/>
      </vt:variant>
      <vt:variant>
        <vt:lpwstr>_Toc319071079</vt:lpwstr>
      </vt:variant>
      <vt:variant>
        <vt:i4>1048637</vt:i4>
      </vt:variant>
      <vt:variant>
        <vt:i4>50</vt:i4>
      </vt:variant>
      <vt:variant>
        <vt:i4>0</vt:i4>
      </vt:variant>
      <vt:variant>
        <vt:i4>5</vt:i4>
      </vt:variant>
      <vt:variant>
        <vt:lpwstr/>
      </vt:variant>
      <vt:variant>
        <vt:lpwstr>_Toc319071078</vt:lpwstr>
      </vt:variant>
      <vt:variant>
        <vt:i4>1048637</vt:i4>
      </vt:variant>
      <vt:variant>
        <vt:i4>44</vt:i4>
      </vt:variant>
      <vt:variant>
        <vt:i4>0</vt:i4>
      </vt:variant>
      <vt:variant>
        <vt:i4>5</vt:i4>
      </vt:variant>
      <vt:variant>
        <vt:lpwstr/>
      </vt:variant>
      <vt:variant>
        <vt:lpwstr>_Toc319071077</vt:lpwstr>
      </vt:variant>
      <vt:variant>
        <vt:i4>1048637</vt:i4>
      </vt:variant>
      <vt:variant>
        <vt:i4>38</vt:i4>
      </vt:variant>
      <vt:variant>
        <vt:i4>0</vt:i4>
      </vt:variant>
      <vt:variant>
        <vt:i4>5</vt:i4>
      </vt:variant>
      <vt:variant>
        <vt:lpwstr/>
      </vt:variant>
      <vt:variant>
        <vt:lpwstr>_Toc319071076</vt:lpwstr>
      </vt:variant>
      <vt:variant>
        <vt:i4>1048637</vt:i4>
      </vt:variant>
      <vt:variant>
        <vt:i4>32</vt:i4>
      </vt:variant>
      <vt:variant>
        <vt:i4>0</vt:i4>
      </vt:variant>
      <vt:variant>
        <vt:i4>5</vt:i4>
      </vt:variant>
      <vt:variant>
        <vt:lpwstr/>
      </vt:variant>
      <vt:variant>
        <vt:lpwstr>_Toc319071075</vt:lpwstr>
      </vt:variant>
      <vt:variant>
        <vt:i4>1048637</vt:i4>
      </vt:variant>
      <vt:variant>
        <vt:i4>26</vt:i4>
      </vt:variant>
      <vt:variant>
        <vt:i4>0</vt:i4>
      </vt:variant>
      <vt:variant>
        <vt:i4>5</vt:i4>
      </vt:variant>
      <vt:variant>
        <vt:lpwstr/>
      </vt:variant>
      <vt:variant>
        <vt:lpwstr>_Toc319071074</vt:lpwstr>
      </vt:variant>
      <vt:variant>
        <vt:i4>1179709</vt:i4>
      </vt:variant>
      <vt:variant>
        <vt:i4>20</vt:i4>
      </vt:variant>
      <vt:variant>
        <vt:i4>0</vt:i4>
      </vt:variant>
      <vt:variant>
        <vt:i4>5</vt:i4>
      </vt:variant>
      <vt:variant>
        <vt:lpwstr/>
      </vt:variant>
      <vt:variant>
        <vt:lpwstr>_Toc319071055</vt:lpwstr>
      </vt:variant>
      <vt:variant>
        <vt:i4>1179709</vt:i4>
      </vt:variant>
      <vt:variant>
        <vt:i4>14</vt:i4>
      </vt:variant>
      <vt:variant>
        <vt:i4>0</vt:i4>
      </vt:variant>
      <vt:variant>
        <vt:i4>5</vt:i4>
      </vt:variant>
      <vt:variant>
        <vt:lpwstr/>
      </vt:variant>
      <vt:variant>
        <vt:lpwstr>_Toc319071054</vt:lpwstr>
      </vt:variant>
      <vt:variant>
        <vt:i4>1179709</vt:i4>
      </vt:variant>
      <vt:variant>
        <vt:i4>8</vt:i4>
      </vt:variant>
      <vt:variant>
        <vt:i4>0</vt:i4>
      </vt:variant>
      <vt:variant>
        <vt:i4>5</vt:i4>
      </vt:variant>
      <vt:variant>
        <vt:lpwstr/>
      </vt:variant>
      <vt:variant>
        <vt:lpwstr>_Toc319071053</vt:lpwstr>
      </vt:variant>
      <vt:variant>
        <vt:i4>1179709</vt:i4>
      </vt:variant>
      <vt:variant>
        <vt:i4>2</vt:i4>
      </vt:variant>
      <vt:variant>
        <vt:i4>0</vt:i4>
      </vt:variant>
      <vt:variant>
        <vt:i4>5</vt:i4>
      </vt:variant>
      <vt:variant>
        <vt:lpwstr/>
      </vt:variant>
      <vt:variant>
        <vt:lpwstr>_Toc319071052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标准名称</dc:title>
  <dc:subject/>
  <dc:creator>CNIS</dc:creator>
  <cp:keywords/>
  <dc:description/>
  <cp:lastModifiedBy>qiwen</cp:lastModifiedBy>
  <cp:revision>2</cp:revision>
  <dcterms:created xsi:type="dcterms:W3CDTF">2025-12-05T02:20:00Z</dcterms:created>
  <dcterms:modified xsi:type="dcterms:W3CDTF">2025-12-05T02:20:00Z</dcterms:modified>
</cp:coreProperties>
</file>