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4116" w:rsidRDefault="00134116">
      <w:pPr>
        <w:pStyle w:val="afff"/>
        <w:sectPr w:rsidR="00134116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pgSz w:w="11907" w:h="16839"/>
          <w:pgMar w:top="567" w:right="851" w:bottom="1361" w:left="1418" w:header="0" w:footer="0" w:gutter="0"/>
          <w:pgNumType w:fmt="upperRoman" w:start="1"/>
          <w:cols w:space="425"/>
          <w:titlePg/>
          <w:docGrid w:type="lines" w:linePitch="312"/>
        </w:sectPr>
      </w:pPr>
      <w:bookmarkStart w:id="1" w:name="SectionMark0"/>
      <w:bookmarkStart w:id="2" w:name="_GoBack"/>
      <w:bookmarkEnd w:id="2"/>
      <w:r>
        <w:rPr>
          <w:noProof/>
        </w:rPr>
        <w:pict>
          <v:line id="_x0000_s1132" style="position:absolute;left:0;text-align:left;z-index:251659264" from=".85pt,166.4pt" to="482.85pt,166.4pt" strokecolor="none" strokeweight="1pt"/>
        </w:pict>
      </w: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fmFrame3" o:spid="_x0000_s1136" type="#_x0000_t202" style="position:absolute;left:0;text-align:left;margin-left:0;margin-top:110.35pt;width:456.9pt;height:42.6pt;z-index:251662336;mso-position-horizontal-relative:margin;mso-position-vertical-relative:margin" stroked="f">
            <v:textbox inset="0,0,0,0">
              <w:txbxContent>
                <w:p w:rsidR="00134116" w:rsidRDefault="00134116">
                  <w:pPr>
                    <w:pStyle w:val="10"/>
                    <w:rPr>
                      <w:rFonts w:ascii="宋体" w:hAnsi="宋体" w:hint="eastAsia"/>
                      <w:b/>
                      <w:bCs/>
                    </w:rPr>
                  </w:pPr>
                  <w:r>
                    <w:rPr>
                      <w:rFonts w:ascii="宋体" w:hAnsi="宋体" w:hint="eastAsia"/>
                      <w:b/>
                      <w:bCs/>
                    </w:rPr>
                    <w:t>Q</w:t>
                  </w:r>
                  <w:r>
                    <w:rPr>
                      <w:rFonts w:ascii="宋体" w:hAnsi="宋体"/>
                      <w:b/>
                      <w:bCs/>
                    </w:rPr>
                    <w:t>/</w:t>
                  </w:r>
                  <w:r>
                    <w:rPr>
                      <w:rFonts w:ascii="宋体" w:hAnsi="宋体" w:hint="eastAsia"/>
                      <w:b/>
                      <w:bCs/>
                    </w:rPr>
                    <w:t>ZCL T3</w:t>
                  </w:r>
                  <w:r>
                    <w:rPr>
                      <w:rFonts w:ascii="宋体" w:hAnsi="宋体"/>
                      <w:b/>
                      <w:bCs/>
                    </w:rPr>
                    <w:t>—</w:t>
                  </w:r>
                  <w:r>
                    <w:rPr>
                      <w:rFonts w:ascii="宋体" w:hAnsi="宋体" w:hint="eastAsia"/>
                      <w:b/>
                      <w:bCs/>
                    </w:rPr>
                    <w:t>2007</w:t>
                  </w:r>
                </w:p>
              </w:txbxContent>
            </v:textbox>
            <w10:wrap anchorx="margin" anchory="margin"/>
            <w10:anchorlock/>
          </v:shape>
        </w:pict>
      </w:r>
      <w:r>
        <w:rPr>
          <w:noProof/>
        </w:rPr>
        <w:pict>
          <v:shape id="fmFrame8" o:spid="_x0000_s1135" type="#_x0000_t202" style="position:absolute;left:0;text-align:left;margin-left:217.1pt;margin-top:9.2pt;width:250pt;height:57.35pt;z-index:251661312;mso-position-horizontal-relative:margin;mso-position-vertical-relative:margin" stroked="f">
            <v:textbox inset="0,0,0,0">
              <w:txbxContent>
                <w:p w:rsidR="00134116" w:rsidRDefault="00134116">
                  <w:pPr>
                    <w:pStyle w:val="afc"/>
                    <w:rPr>
                      <w:rFonts w:hint="eastAsia"/>
                    </w:rPr>
                  </w:pPr>
                  <w:r>
                    <w:t>Q/</w:t>
                  </w:r>
                  <w:r>
                    <w:rPr>
                      <w:rFonts w:hint="eastAsia"/>
                    </w:rPr>
                    <w:t>ZCL</w:t>
                  </w:r>
                </w:p>
              </w:txbxContent>
            </v:textbox>
            <w10:wrap anchorx="margin" anchory="margin"/>
            <w10:anchorlock/>
          </v:shape>
        </w:pict>
      </w:r>
      <w:r>
        <w:rPr>
          <w:noProof/>
        </w:rPr>
        <w:pict>
          <v:line id="_x0000_s1133" style="position:absolute;left:0;text-align:left;z-index:251660288" from="0,700pt" to="482pt,700pt" strokecolor="none" strokeweight="1pt"/>
        </w:pict>
      </w:r>
      <w:r>
        <w:rPr>
          <w:noProof/>
        </w:rPr>
        <w:pict>
          <v:shape id="fmFrame7" o:spid="_x0000_s1131" type="#_x0000_t202" style="position:absolute;left:0;text-align:left;margin-left:0;margin-top:717.2pt;width:481.9pt;height:28.6pt;z-index:251658240;mso-position-horizontal-relative:margin;mso-position-vertical-relative:margin" stroked="f">
            <v:textbox inset="0,0,0,0">
              <w:txbxContent>
                <w:p w:rsidR="00134116" w:rsidRDefault="00134116">
                  <w:pPr>
                    <w:pStyle w:val="afff7"/>
                  </w:pPr>
                  <w:r>
                    <w:rPr>
                      <w:rFonts w:hint="eastAsia"/>
                    </w:rPr>
                    <w:t>中国储备粮管理总公司</w:t>
                  </w:r>
                  <w:r>
                    <w:rPr>
                      <w:rStyle w:val="aff6"/>
                      <w:rFonts w:hint="eastAsia"/>
                    </w:rPr>
                    <w:t xml:space="preserve"> </w:t>
                  </w:r>
                </w:p>
              </w:txbxContent>
            </v:textbox>
            <w10:wrap anchorx="margin" anchory="margin"/>
            <w10:anchorlock/>
          </v:shape>
        </w:pict>
      </w:r>
      <w:r>
        <w:rPr>
          <w:noProof/>
        </w:rPr>
        <w:pict>
          <v:shape id="fmFrame6" o:spid="_x0000_s1130" type="#_x0000_t202" style="position:absolute;left:0;text-align:left;margin-left:322.9pt;margin-top:674.3pt;width:159pt;height:24.6pt;z-index:251657216;mso-position-horizontal-relative:margin;mso-position-vertical-relative:margin" stroked="f">
            <v:textbox inset="0,0,0,0">
              <w:txbxContent>
                <w:p w:rsidR="00134116" w:rsidRDefault="00134116">
                  <w:pPr>
                    <w:pStyle w:val="afff8"/>
                    <w:rPr>
                      <w:rFonts w:hint="eastAsia"/>
                    </w:rPr>
                  </w:pPr>
                  <w:smartTag w:uri="urn:schemas-microsoft-com:office:smarttags" w:element="chsdate">
                    <w:smartTagPr>
                      <w:attr w:name="Year" w:val="2007"/>
                      <w:attr w:name="Month" w:val="3"/>
                      <w:attr w:name="Day" w:val="12"/>
                      <w:attr w:name="IsLunarDate" w:val="False"/>
                      <w:attr w:name="IsROCDate" w:val="False"/>
                    </w:smartTagPr>
                    <w:r>
                      <w:rPr>
                        <w:rFonts w:hint="eastAsia"/>
                      </w:rPr>
                      <w:t>2007-03-12</w:t>
                    </w:r>
                  </w:smartTag>
                  <w:r>
                    <w:rPr>
                      <w:rFonts w:hint="eastAsia"/>
                    </w:rPr>
                    <w:t>实施</w:t>
                  </w:r>
                </w:p>
              </w:txbxContent>
            </v:textbox>
            <w10:wrap anchorx="margin" anchory="margin"/>
            <w10:anchorlock/>
          </v:shape>
        </w:pict>
      </w:r>
      <w:r>
        <w:rPr>
          <w:noProof/>
        </w:rPr>
        <w:pict>
          <v:shape id="fmFrame5" o:spid="_x0000_s1129" type="#_x0000_t202" style="position:absolute;left:0;text-align:left;margin-left:0;margin-top:674.3pt;width:159pt;height:24.6pt;z-index:251656192;mso-position-horizontal-relative:margin;mso-position-vertical-relative:margin" stroked="f">
            <v:textbox inset="0,0,0,0">
              <w:txbxContent>
                <w:p w:rsidR="00134116" w:rsidRDefault="00134116">
                  <w:pPr>
                    <w:pStyle w:val="aff8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200703-12</w:t>
                  </w:r>
                  <w:r>
                    <w:rPr>
                      <w:rFonts w:hint="eastAsia"/>
                    </w:rPr>
                    <w:t>发布</w:t>
                  </w:r>
                </w:p>
              </w:txbxContent>
            </v:textbox>
            <w10:wrap anchorx="margin" anchory="margin"/>
            <w10:anchorlock/>
          </v:shape>
        </w:pict>
      </w:r>
      <w:r>
        <w:rPr>
          <w:noProof/>
        </w:rPr>
        <w:pict>
          <v:shape id="fmFrame4" o:spid="_x0000_s1128" type="#_x0000_t202" style="position:absolute;left:0;text-align:left;margin-left:0;margin-top:286.25pt;width:470pt;height:368.6pt;z-index:251655168;mso-position-horizontal-relative:margin;mso-position-vertical-relative:margin" stroked="f">
            <v:textbox inset="0,0,0,0">
              <w:txbxContent>
                <w:p w:rsidR="00134116" w:rsidRDefault="00134116">
                  <w:pPr>
                    <w:pStyle w:val="affa"/>
                    <w:rPr>
                      <w:rFonts w:hint="eastAsia"/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仓房和粮堆隔热技术规程</w:t>
                  </w:r>
                </w:p>
                <w:p w:rsidR="00134116" w:rsidRDefault="00134116">
                  <w:pPr>
                    <w:pStyle w:val="affd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H</w:t>
                  </w:r>
                  <w:r>
                    <w:t xml:space="preserve">eat </w:t>
                  </w:r>
                  <w:r>
                    <w:rPr>
                      <w:rFonts w:hint="eastAsia"/>
                    </w:rPr>
                    <w:t>i</w:t>
                  </w:r>
                  <w:r>
                    <w:t>nsulation</w:t>
                  </w:r>
                  <w:r>
                    <w:rPr>
                      <w:rFonts w:hint="eastAsia"/>
                    </w:rPr>
                    <w:t xml:space="preserve"> and p</w:t>
                  </w:r>
                  <w:r>
                    <w:t>reservation</w:t>
                  </w:r>
                  <w:r>
                    <w:rPr>
                      <w:rFonts w:hint="eastAsia"/>
                    </w:rPr>
                    <w:t xml:space="preserve"> regulation on warehouse and bulk of stored grain</w:t>
                  </w:r>
                </w:p>
                <w:p w:rsidR="00134116" w:rsidRDefault="00134116">
                  <w:pPr>
                    <w:pStyle w:val="affb"/>
                    <w:rPr>
                      <w:rFonts w:hint="eastAsia"/>
                      <w:b/>
                      <w:bCs/>
                      <w:sz w:val="32"/>
                    </w:rPr>
                  </w:pPr>
                </w:p>
                <w:p w:rsidR="00134116" w:rsidRDefault="00134116">
                  <w:pPr>
                    <w:pStyle w:val="affb"/>
                  </w:pPr>
                  <w:r>
                    <w:rPr>
                      <w:rFonts w:hint="eastAsia"/>
                      <w:b/>
                      <w:bCs/>
                      <w:sz w:val="32"/>
                    </w:rPr>
                    <w:t>（</w:t>
                  </w:r>
                  <w:r>
                    <w:rPr>
                      <w:rFonts w:hint="eastAsia"/>
                      <w:b/>
                      <w:bCs/>
                      <w:sz w:val="32"/>
                    </w:rPr>
                    <w:t>试行）</w:t>
                  </w:r>
                </w:p>
              </w:txbxContent>
            </v:textbox>
            <w10:wrap anchorx="margin" anchory="margin"/>
            <w10:anchorlock/>
          </v:shape>
        </w:pict>
      </w:r>
      <w:r>
        <w:rPr>
          <w:noProof/>
        </w:rPr>
        <w:pict>
          <v:shape id="fmFrame2" o:spid="_x0000_s1125" type="#_x0000_t202" style="position:absolute;left:0;text-align:left;margin-left:0;margin-top:79.6pt;width:481.9pt;height:30.8pt;z-index:251654144;mso-position-horizontal-relative:margin;mso-position-vertical-relative:margin" stroked="f">
            <v:textbox inset="0,0,0,0">
              <w:txbxContent>
                <w:p w:rsidR="00134116" w:rsidRDefault="00134116">
                  <w:pPr>
                    <w:pStyle w:val="afff6"/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中国储备粮管理总公司企业标准</w:t>
                  </w:r>
                </w:p>
              </w:txbxContent>
            </v:textbox>
            <w10:wrap anchorx="margin" anchory="margin"/>
            <w10:anchorlock/>
          </v:shape>
        </w:pict>
      </w:r>
      <w:r>
        <w:rPr>
          <w:noProof/>
        </w:rPr>
        <w:pict>
          <v:shape id="fmFrame1" o:spid="_x0000_s1124" type="#_x0000_t202" style="position:absolute;left:0;text-align:left;margin-left:0;margin-top:0;width:200pt;height:51.8pt;z-index:251653120;mso-position-horizontal-relative:margin;mso-position-vertical-relative:margin" stroked="f">
            <v:textbox inset="0,0,0,0">
              <w:txbxContent>
                <w:p w:rsidR="00134116" w:rsidRDefault="00134116">
                  <w:pPr>
                    <w:pStyle w:val="afffc"/>
                  </w:pPr>
                </w:p>
              </w:txbxContent>
            </v:textbox>
            <w10:wrap anchorx="margin" anchory="margin"/>
            <w10:anchorlock/>
          </v:shape>
        </w:pict>
      </w:r>
    </w:p>
    <w:p w:rsidR="00134116" w:rsidRDefault="00134116">
      <w:pPr>
        <w:pStyle w:val="afff4"/>
        <w:numPr>
          <w:numberingChange w:id="3" w:author="MC SYSTEM" w:date="2008-07-21T17:24:00Z" w:original="%1:1:255:"/>
        </w:numPr>
        <w:spacing w:before="0" w:after="0" w:line="360" w:lineRule="auto"/>
        <w:rPr>
          <w:rFonts w:ascii="仿宋_GB2312" w:eastAsia="仿宋_GB2312" w:hAnsi="宋体" w:hint="eastAsia"/>
          <w:szCs w:val="21"/>
        </w:rPr>
      </w:pPr>
      <w:bookmarkStart w:id="4" w:name="SectionMark1"/>
      <w:bookmarkEnd w:id="1"/>
      <w:r>
        <w:rPr>
          <w:rFonts w:ascii="仿宋_GB2312" w:eastAsia="仿宋_GB2312" w:hint="eastAsia"/>
        </w:rPr>
        <w:lastRenderedPageBreak/>
        <w:t>目    录</w:t>
      </w:r>
    </w:p>
    <w:p w:rsidR="00134116" w:rsidRDefault="00134116">
      <w:pPr>
        <w:pStyle w:val="TOC1"/>
        <w:tabs>
          <w:tab w:val="right" w:leader="dot" w:pos="9345"/>
        </w:tabs>
        <w:spacing w:line="360" w:lineRule="auto"/>
        <w:ind w:firstLineChars="100" w:firstLine="320"/>
        <w:rPr>
          <w:rFonts w:ascii="仿宋_GB2312" w:eastAsia="仿宋_GB2312" w:hAnsi="宋体"/>
          <w:noProof/>
          <w:kern w:val="2"/>
          <w:sz w:val="32"/>
          <w:szCs w:val="21"/>
        </w:rPr>
      </w:pPr>
      <w:r>
        <w:rPr>
          <w:rFonts w:ascii="仿宋_GB2312" w:eastAsia="仿宋_GB2312" w:hAnsi="宋体"/>
          <w:sz w:val="32"/>
          <w:szCs w:val="21"/>
        </w:rPr>
        <w:fldChar w:fldCharType="begin"/>
      </w:r>
      <w:r>
        <w:rPr>
          <w:rFonts w:ascii="仿宋_GB2312" w:eastAsia="仿宋_GB2312" w:hAnsi="宋体"/>
          <w:sz w:val="32"/>
          <w:szCs w:val="21"/>
        </w:rPr>
        <w:instrText xml:space="preserve"> TOC </w:instrText>
      </w:r>
      <w:r>
        <w:rPr>
          <w:rFonts w:ascii="仿宋_GB2312" w:eastAsia="仿宋_GB2312" w:hAnsi="宋体" w:hint="eastAsia"/>
          <w:sz w:val="32"/>
          <w:szCs w:val="21"/>
        </w:rPr>
        <w:instrText>\f \h \t "前言、引言标题,附录标识,参考文献、索引标题,章标题,附录章标题,一级条标题,附录一级条标题"</w:instrText>
      </w:r>
      <w:r>
        <w:rPr>
          <w:rFonts w:ascii="仿宋_GB2312" w:eastAsia="仿宋_GB2312" w:hAnsi="宋体"/>
          <w:sz w:val="32"/>
          <w:szCs w:val="21"/>
        </w:rPr>
        <w:instrText xml:space="preserve"> </w:instrText>
      </w:r>
      <w:r>
        <w:rPr>
          <w:rFonts w:ascii="仿宋_GB2312" w:eastAsia="仿宋_GB2312" w:hAnsi="宋体"/>
          <w:sz w:val="32"/>
          <w:szCs w:val="21"/>
        </w:rPr>
        <w:fldChar w:fldCharType="separate"/>
      </w:r>
      <w:hyperlink w:anchor="_Toc149472870" w:history="1">
        <w:r>
          <w:rPr>
            <w:rStyle w:val="aff4"/>
            <w:rFonts w:ascii="仿宋_GB2312" w:eastAsia="仿宋_GB2312" w:hAnsi="宋体" w:hint="eastAsia"/>
            <w:noProof/>
            <w:sz w:val="32"/>
            <w:szCs w:val="21"/>
          </w:rPr>
          <w:t>前言</w:t>
        </w:r>
        <w:r>
          <w:rPr>
            <w:rFonts w:ascii="仿宋_GB2312" w:eastAsia="仿宋_GB2312" w:hAnsi="宋体"/>
            <w:noProof/>
            <w:sz w:val="32"/>
            <w:szCs w:val="21"/>
          </w:rPr>
          <w:tab/>
        </w:r>
        <w:r>
          <w:rPr>
            <w:rFonts w:ascii="仿宋_GB2312" w:eastAsia="仿宋_GB2312" w:hAnsi="宋体"/>
            <w:noProof/>
            <w:sz w:val="32"/>
            <w:szCs w:val="21"/>
          </w:rPr>
          <w:fldChar w:fldCharType="begin"/>
        </w:r>
        <w:r>
          <w:rPr>
            <w:rFonts w:ascii="仿宋_GB2312" w:eastAsia="仿宋_GB2312" w:hAnsi="宋体"/>
            <w:noProof/>
            <w:sz w:val="32"/>
            <w:szCs w:val="21"/>
          </w:rPr>
          <w:instrText xml:space="preserve"> PAGEREF _Toc149472870 \h </w:instrText>
        </w:r>
        <w:r>
          <w:rPr>
            <w:rFonts w:ascii="仿宋_GB2312" w:eastAsia="仿宋_GB2312" w:hAnsi="宋体"/>
            <w:noProof/>
            <w:sz w:val="32"/>
            <w:szCs w:val="21"/>
          </w:rPr>
        </w:r>
        <w:r>
          <w:rPr>
            <w:rFonts w:ascii="仿宋_GB2312" w:eastAsia="仿宋_GB2312" w:hAnsi="宋体"/>
            <w:noProof/>
            <w:sz w:val="32"/>
            <w:szCs w:val="21"/>
          </w:rPr>
          <w:fldChar w:fldCharType="separate"/>
        </w:r>
        <w:r>
          <w:rPr>
            <w:rFonts w:ascii="仿宋_GB2312" w:eastAsia="仿宋_GB2312" w:hAnsi="宋体"/>
            <w:noProof/>
            <w:sz w:val="32"/>
            <w:szCs w:val="21"/>
          </w:rPr>
          <w:t>II</w:t>
        </w:r>
        <w:r>
          <w:rPr>
            <w:rFonts w:ascii="仿宋_GB2312" w:eastAsia="仿宋_GB2312" w:hAnsi="宋体"/>
            <w:noProof/>
            <w:sz w:val="32"/>
            <w:szCs w:val="21"/>
          </w:rPr>
          <w:fldChar w:fldCharType="end"/>
        </w:r>
      </w:hyperlink>
    </w:p>
    <w:p w:rsidR="00134116" w:rsidRDefault="00134116">
      <w:pPr>
        <w:pStyle w:val="TOC4"/>
        <w:tabs>
          <w:tab w:val="right" w:leader="dot" w:pos="9345"/>
        </w:tabs>
        <w:spacing w:line="360" w:lineRule="auto"/>
        <w:rPr>
          <w:rFonts w:ascii="仿宋_GB2312" w:eastAsia="仿宋_GB2312" w:hAnsi="宋体"/>
          <w:kern w:val="2"/>
          <w:sz w:val="32"/>
          <w:szCs w:val="21"/>
        </w:rPr>
      </w:pPr>
      <w:r>
        <w:rPr>
          <w:rStyle w:val="aff4"/>
          <w:rFonts w:ascii="仿宋_GB2312" w:eastAsia="仿宋_GB2312" w:hAnsi="宋体"/>
          <w:sz w:val="32"/>
          <w:szCs w:val="21"/>
        </w:rPr>
        <w:fldChar w:fldCharType="begin"/>
      </w:r>
      <w:r>
        <w:rPr>
          <w:rStyle w:val="aff4"/>
          <w:rFonts w:ascii="仿宋_GB2312" w:eastAsia="仿宋_GB2312" w:hAnsi="宋体"/>
          <w:sz w:val="32"/>
          <w:szCs w:val="21"/>
        </w:rPr>
        <w:instrText xml:space="preserve"> </w:instrText>
      </w:r>
      <w:r>
        <w:rPr>
          <w:rFonts w:ascii="仿宋_GB2312" w:eastAsia="仿宋_GB2312" w:hAnsi="宋体"/>
          <w:sz w:val="32"/>
          <w:szCs w:val="21"/>
        </w:rPr>
        <w:instrText>HYPERLINK \l "_Toc149472871"</w:instrText>
      </w:r>
      <w:r>
        <w:rPr>
          <w:rStyle w:val="aff4"/>
          <w:rFonts w:ascii="仿宋_GB2312" w:eastAsia="仿宋_GB2312" w:hAnsi="宋体"/>
          <w:sz w:val="32"/>
          <w:szCs w:val="21"/>
        </w:rPr>
        <w:instrText xml:space="preserve"> </w:instrText>
      </w:r>
      <w:r>
        <w:rPr>
          <w:rFonts w:ascii="仿宋_GB2312" w:eastAsia="仿宋_GB2312" w:hAnsi="宋体"/>
          <w:sz w:val="32"/>
          <w:szCs w:val="21"/>
        </w:rPr>
      </w:r>
      <w:r>
        <w:rPr>
          <w:rStyle w:val="aff4"/>
          <w:rFonts w:ascii="仿宋_GB2312" w:eastAsia="仿宋_GB2312" w:hAnsi="宋体"/>
          <w:sz w:val="32"/>
          <w:szCs w:val="21"/>
        </w:rPr>
        <w:fldChar w:fldCharType="separate"/>
      </w:r>
      <w:r>
        <w:rPr>
          <w:rStyle w:val="aff4"/>
          <w:rFonts w:ascii="仿宋_GB2312" w:eastAsia="仿宋_GB2312" w:hAnsi="宋体"/>
          <w:sz w:val="32"/>
          <w:szCs w:val="21"/>
        </w:rPr>
        <w:t>1</w:t>
      </w:r>
      <w:r>
        <w:rPr>
          <w:rStyle w:val="aff4"/>
          <w:rFonts w:ascii="仿宋_GB2312" w:eastAsia="仿宋_GB2312" w:hAnsi="宋体" w:hint="eastAsia"/>
          <w:sz w:val="32"/>
          <w:szCs w:val="21"/>
        </w:rPr>
        <w:t xml:space="preserve"> 范围</w:t>
      </w:r>
      <w:r>
        <w:rPr>
          <w:rFonts w:ascii="仿宋_GB2312" w:eastAsia="仿宋_GB2312" w:hAnsi="宋体"/>
          <w:sz w:val="32"/>
          <w:szCs w:val="21"/>
        </w:rPr>
        <w:tab/>
      </w:r>
      <w:r>
        <w:rPr>
          <w:rFonts w:ascii="仿宋_GB2312" w:eastAsia="仿宋_GB2312" w:hAnsi="宋体"/>
          <w:sz w:val="32"/>
          <w:szCs w:val="21"/>
        </w:rPr>
        <w:fldChar w:fldCharType="begin"/>
      </w:r>
      <w:r>
        <w:rPr>
          <w:rFonts w:ascii="仿宋_GB2312" w:eastAsia="仿宋_GB2312" w:hAnsi="宋体"/>
          <w:sz w:val="32"/>
          <w:szCs w:val="21"/>
        </w:rPr>
        <w:instrText xml:space="preserve"> PAGEREF _Toc149472871 \h </w:instrText>
      </w:r>
      <w:r>
        <w:rPr>
          <w:rFonts w:ascii="仿宋_GB2312" w:eastAsia="仿宋_GB2312" w:hAnsi="宋体"/>
          <w:sz w:val="32"/>
          <w:szCs w:val="21"/>
        </w:rPr>
      </w:r>
      <w:r>
        <w:rPr>
          <w:rFonts w:ascii="仿宋_GB2312" w:eastAsia="仿宋_GB2312" w:hAnsi="宋体"/>
          <w:sz w:val="32"/>
          <w:szCs w:val="21"/>
        </w:rPr>
        <w:fldChar w:fldCharType="separate"/>
      </w:r>
      <w:r>
        <w:rPr>
          <w:rFonts w:ascii="仿宋_GB2312" w:eastAsia="仿宋_GB2312" w:hAnsi="宋体"/>
          <w:sz w:val="32"/>
          <w:szCs w:val="21"/>
        </w:rPr>
        <w:t>1</w:t>
      </w:r>
      <w:r>
        <w:rPr>
          <w:rFonts w:ascii="仿宋_GB2312" w:eastAsia="仿宋_GB2312" w:hAnsi="宋体"/>
          <w:sz w:val="32"/>
          <w:szCs w:val="21"/>
        </w:rPr>
        <w:fldChar w:fldCharType="end"/>
      </w:r>
      <w:r>
        <w:rPr>
          <w:rStyle w:val="aff4"/>
          <w:rFonts w:ascii="仿宋_GB2312" w:eastAsia="仿宋_GB2312" w:hAnsi="宋体"/>
          <w:sz w:val="32"/>
          <w:szCs w:val="21"/>
        </w:rPr>
        <w:fldChar w:fldCharType="end"/>
      </w:r>
    </w:p>
    <w:p w:rsidR="00134116" w:rsidRDefault="00134116">
      <w:pPr>
        <w:pStyle w:val="TOC4"/>
        <w:tabs>
          <w:tab w:val="right" w:leader="dot" w:pos="9345"/>
        </w:tabs>
        <w:spacing w:line="360" w:lineRule="auto"/>
        <w:rPr>
          <w:rFonts w:ascii="仿宋_GB2312" w:eastAsia="仿宋_GB2312" w:hAnsi="宋体"/>
          <w:kern w:val="2"/>
          <w:sz w:val="32"/>
          <w:szCs w:val="21"/>
        </w:rPr>
      </w:pPr>
      <w:hyperlink w:anchor="_Toc149472872" w:history="1">
        <w:r>
          <w:rPr>
            <w:rStyle w:val="aff4"/>
            <w:rFonts w:ascii="仿宋_GB2312" w:eastAsia="仿宋_GB2312" w:hAnsi="宋体"/>
            <w:sz w:val="32"/>
            <w:szCs w:val="21"/>
          </w:rPr>
          <w:t>2</w:t>
        </w:r>
        <w:r>
          <w:rPr>
            <w:rStyle w:val="aff4"/>
            <w:rFonts w:ascii="仿宋_GB2312" w:eastAsia="仿宋_GB2312" w:hAnsi="宋体" w:hint="eastAsia"/>
            <w:sz w:val="32"/>
            <w:szCs w:val="21"/>
          </w:rPr>
          <w:t xml:space="preserve"> 规范性引用文件</w:t>
        </w:r>
        <w:r>
          <w:rPr>
            <w:rFonts w:ascii="仿宋_GB2312" w:eastAsia="仿宋_GB2312" w:hAnsi="宋体"/>
            <w:sz w:val="32"/>
            <w:szCs w:val="21"/>
          </w:rPr>
          <w:tab/>
        </w:r>
        <w:r>
          <w:rPr>
            <w:rFonts w:ascii="仿宋_GB2312" w:eastAsia="仿宋_GB2312" w:hAnsi="宋体"/>
            <w:sz w:val="32"/>
            <w:szCs w:val="21"/>
          </w:rPr>
          <w:fldChar w:fldCharType="begin"/>
        </w:r>
        <w:r>
          <w:rPr>
            <w:rFonts w:ascii="仿宋_GB2312" w:eastAsia="仿宋_GB2312" w:hAnsi="宋体"/>
            <w:sz w:val="32"/>
            <w:szCs w:val="21"/>
          </w:rPr>
          <w:instrText xml:space="preserve"> PAGEREF _Toc149472872 \h </w:instrText>
        </w:r>
        <w:r>
          <w:rPr>
            <w:rFonts w:ascii="仿宋_GB2312" w:eastAsia="仿宋_GB2312" w:hAnsi="宋体"/>
            <w:sz w:val="32"/>
            <w:szCs w:val="21"/>
          </w:rPr>
        </w:r>
        <w:r>
          <w:rPr>
            <w:rFonts w:ascii="仿宋_GB2312" w:eastAsia="仿宋_GB2312" w:hAnsi="宋体"/>
            <w:sz w:val="32"/>
            <w:szCs w:val="21"/>
          </w:rPr>
          <w:fldChar w:fldCharType="separate"/>
        </w:r>
        <w:r>
          <w:rPr>
            <w:rFonts w:ascii="仿宋_GB2312" w:eastAsia="仿宋_GB2312" w:hAnsi="宋体"/>
            <w:sz w:val="32"/>
            <w:szCs w:val="21"/>
          </w:rPr>
          <w:t>1</w:t>
        </w:r>
        <w:r>
          <w:rPr>
            <w:rFonts w:ascii="仿宋_GB2312" w:eastAsia="仿宋_GB2312" w:hAnsi="宋体"/>
            <w:sz w:val="32"/>
            <w:szCs w:val="21"/>
          </w:rPr>
          <w:fldChar w:fldCharType="end"/>
        </w:r>
      </w:hyperlink>
    </w:p>
    <w:p w:rsidR="00134116" w:rsidRDefault="00134116">
      <w:pPr>
        <w:pStyle w:val="TOC4"/>
        <w:tabs>
          <w:tab w:val="right" w:leader="dot" w:pos="9345"/>
        </w:tabs>
        <w:spacing w:line="360" w:lineRule="auto"/>
        <w:rPr>
          <w:rFonts w:ascii="仿宋_GB2312" w:eastAsia="仿宋_GB2312" w:hAnsi="宋体"/>
          <w:kern w:val="2"/>
          <w:sz w:val="32"/>
          <w:szCs w:val="21"/>
        </w:rPr>
      </w:pPr>
      <w:hyperlink w:anchor="_Toc149472873" w:history="1">
        <w:r>
          <w:rPr>
            <w:rStyle w:val="aff4"/>
            <w:rFonts w:ascii="仿宋_GB2312" w:eastAsia="仿宋_GB2312" w:hAnsi="宋体"/>
            <w:sz w:val="32"/>
            <w:szCs w:val="21"/>
          </w:rPr>
          <w:t>3</w:t>
        </w:r>
        <w:r>
          <w:rPr>
            <w:rStyle w:val="aff4"/>
            <w:rFonts w:ascii="仿宋_GB2312" w:eastAsia="仿宋_GB2312" w:hAnsi="宋体" w:hint="eastAsia"/>
            <w:sz w:val="32"/>
            <w:szCs w:val="21"/>
          </w:rPr>
          <w:t xml:space="preserve"> 术语和定义</w:t>
        </w:r>
        <w:r>
          <w:rPr>
            <w:rFonts w:ascii="仿宋_GB2312" w:eastAsia="仿宋_GB2312" w:hAnsi="宋体"/>
            <w:sz w:val="32"/>
            <w:szCs w:val="21"/>
          </w:rPr>
          <w:tab/>
        </w:r>
        <w:r>
          <w:rPr>
            <w:rFonts w:ascii="仿宋_GB2312" w:eastAsia="仿宋_GB2312" w:hAnsi="宋体"/>
            <w:sz w:val="32"/>
            <w:szCs w:val="21"/>
          </w:rPr>
          <w:fldChar w:fldCharType="begin"/>
        </w:r>
        <w:r>
          <w:rPr>
            <w:rFonts w:ascii="仿宋_GB2312" w:eastAsia="仿宋_GB2312" w:hAnsi="宋体"/>
            <w:sz w:val="32"/>
            <w:szCs w:val="21"/>
          </w:rPr>
          <w:instrText xml:space="preserve"> PAGEREF _Toc149472873 \h </w:instrText>
        </w:r>
        <w:r>
          <w:rPr>
            <w:rFonts w:ascii="仿宋_GB2312" w:eastAsia="仿宋_GB2312" w:hAnsi="宋体"/>
            <w:sz w:val="32"/>
            <w:szCs w:val="21"/>
          </w:rPr>
        </w:r>
        <w:r>
          <w:rPr>
            <w:rFonts w:ascii="仿宋_GB2312" w:eastAsia="仿宋_GB2312" w:hAnsi="宋体"/>
            <w:sz w:val="32"/>
            <w:szCs w:val="21"/>
          </w:rPr>
          <w:fldChar w:fldCharType="separate"/>
        </w:r>
        <w:r>
          <w:rPr>
            <w:rFonts w:ascii="仿宋_GB2312" w:eastAsia="仿宋_GB2312" w:hAnsi="宋体"/>
            <w:sz w:val="32"/>
            <w:szCs w:val="21"/>
          </w:rPr>
          <w:t>1</w:t>
        </w:r>
        <w:r>
          <w:rPr>
            <w:rFonts w:ascii="仿宋_GB2312" w:eastAsia="仿宋_GB2312" w:hAnsi="宋体"/>
            <w:sz w:val="32"/>
            <w:szCs w:val="21"/>
          </w:rPr>
          <w:fldChar w:fldCharType="end"/>
        </w:r>
      </w:hyperlink>
    </w:p>
    <w:p w:rsidR="00134116" w:rsidRDefault="00134116">
      <w:pPr>
        <w:pStyle w:val="TOC4"/>
        <w:tabs>
          <w:tab w:val="right" w:leader="dot" w:pos="9345"/>
        </w:tabs>
        <w:spacing w:line="360" w:lineRule="auto"/>
        <w:rPr>
          <w:rFonts w:ascii="仿宋_GB2312" w:eastAsia="仿宋_GB2312" w:hAnsi="宋体"/>
          <w:kern w:val="2"/>
          <w:sz w:val="32"/>
          <w:szCs w:val="21"/>
        </w:rPr>
      </w:pPr>
      <w:hyperlink w:anchor="_Toc149472874" w:history="1">
        <w:r>
          <w:rPr>
            <w:rStyle w:val="aff4"/>
            <w:rFonts w:ascii="仿宋_GB2312" w:eastAsia="仿宋_GB2312" w:hAnsi="宋体"/>
            <w:sz w:val="32"/>
            <w:szCs w:val="21"/>
          </w:rPr>
          <w:t>4</w:t>
        </w:r>
        <w:r>
          <w:rPr>
            <w:rStyle w:val="aff4"/>
            <w:rFonts w:ascii="仿宋_GB2312" w:eastAsia="仿宋_GB2312" w:hAnsi="宋体" w:hint="eastAsia"/>
            <w:sz w:val="32"/>
            <w:szCs w:val="21"/>
          </w:rPr>
          <w:t xml:space="preserve"> 仓房隔热处理技术要求</w:t>
        </w:r>
        <w:r>
          <w:rPr>
            <w:rFonts w:ascii="仿宋_GB2312" w:eastAsia="仿宋_GB2312" w:hAnsi="宋体"/>
            <w:sz w:val="32"/>
            <w:szCs w:val="21"/>
          </w:rPr>
          <w:tab/>
        </w:r>
        <w:r>
          <w:rPr>
            <w:rFonts w:ascii="仿宋_GB2312" w:eastAsia="仿宋_GB2312" w:hAnsi="宋体"/>
            <w:sz w:val="32"/>
            <w:szCs w:val="21"/>
          </w:rPr>
          <w:fldChar w:fldCharType="begin"/>
        </w:r>
        <w:r>
          <w:rPr>
            <w:rFonts w:ascii="仿宋_GB2312" w:eastAsia="仿宋_GB2312" w:hAnsi="宋体"/>
            <w:sz w:val="32"/>
            <w:szCs w:val="21"/>
          </w:rPr>
          <w:instrText xml:space="preserve"> PAGEREF _Toc149472874 \h </w:instrText>
        </w:r>
        <w:r>
          <w:rPr>
            <w:rFonts w:ascii="仿宋_GB2312" w:eastAsia="仿宋_GB2312" w:hAnsi="宋体"/>
            <w:sz w:val="32"/>
            <w:szCs w:val="21"/>
          </w:rPr>
        </w:r>
        <w:r>
          <w:rPr>
            <w:rFonts w:ascii="仿宋_GB2312" w:eastAsia="仿宋_GB2312" w:hAnsi="宋体"/>
            <w:sz w:val="32"/>
            <w:szCs w:val="21"/>
          </w:rPr>
          <w:fldChar w:fldCharType="separate"/>
        </w:r>
        <w:r>
          <w:rPr>
            <w:rFonts w:ascii="仿宋_GB2312" w:eastAsia="仿宋_GB2312" w:hAnsi="宋体"/>
            <w:sz w:val="32"/>
            <w:szCs w:val="21"/>
          </w:rPr>
          <w:t>2</w:t>
        </w:r>
        <w:r>
          <w:rPr>
            <w:rFonts w:ascii="仿宋_GB2312" w:eastAsia="仿宋_GB2312" w:hAnsi="宋体"/>
            <w:sz w:val="32"/>
            <w:szCs w:val="21"/>
          </w:rPr>
          <w:fldChar w:fldCharType="end"/>
        </w:r>
      </w:hyperlink>
    </w:p>
    <w:p w:rsidR="00134116" w:rsidRDefault="00134116">
      <w:pPr>
        <w:pStyle w:val="TOC6"/>
        <w:tabs>
          <w:tab w:val="right" w:leader="dot" w:pos="9345"/>
        </w:tabs>
        <w:spacing w:line="360" w:lineRule="auto"/>
        <w:rPr>
          <w:rFonts w:ascii="仿宋_GB2312" w:eastAsia="仿宋_GB2312" w:hAnsi="宋体"/>
          <w:kern w:val="2"/>
          <w:sz w:val="32"/>
          <w:szCs w:val="21"/>
        </w:rPr>
      </w:pPr>
      <w:hyperlink w:anchor="_Toc149472875" w:history="1">
        <w:r>
          <w:rPr>
            <w:rStyle w:val="aff4"/>
            <w:rFonts w:ascii="仿宋_GB2312" w:eastAsia="仿宋_GB2312" w:hAnsi="宋体"/>
            <w:sz w:val="32"/>
            <w:szCs w:val="21"/>
          </w:rPr>
          <w:t>4.1</w:t>
        </w:r>
        <w:r>
          <w:rPr>
            <w:rStyle w:val="aff4"/>
            <w:rFonts w:ascii="仿宋_GB2312" w:eastAsia="仿宋_GB2312" w:hAnsi="宋体" w:hint="eastAsia"/>
            <w:sz w:val="32"/>
            <w:szCs w:val="21"/>
          </w:rPr>
          <w:t xml:space="preserve"> 材料要求</w:t>
        </w:r>
        <w:r>
          <w:rPr>
            <w:rFonts w:ascii="仿宋_GB2312" w:eastAsia="仿宋_GB2312" w:hAnsi="宋体"/>
            <w:sz w:val="32"/>
            <w:szCs w:val="21"/>
          </w:rPr>
          <w:tab/>
        </w:r>
        <w:r>
          <w:rPr>
            <w:rFonts w:ascii="仿宋_GB2312" w:eastAsia="仿宋_GB2312" w:hAnsi="宋体"/>
            <w:sz w:val="32"/>
            <w:szCs w:val="21"/>
          </w:rPr>
          <w:fldChar w:fldCharType="begin"/>
        </w:r>
        <w:r>
          <w:rPr>
            <w:rFonts w:ascii="仿宋_GB2312" w:eastAsia="仿宋_GB2312" w:hAnsi="宋体"/>
            <w:sz w:val="32"/>
            <w:szCs w:val="21"/>
          </w:rPr>
          <w:instrText xml:space="preserve"> PAGEREF _Toc149472875 \h </w:instrText>
        </w:r>
        <w:r>
          <w:rPr>
            <w:rFonts w:ascii="仿宋_GB2312" w:eastAsia="仿宋_GB2312" w:hAnsi="宋体"/>
            <w:sz w:val="32"/>
            <w:szCs w:val="21"/>
          </w:rPr>
        </w:r>
        <w:r>
          <w:rPr>
            <w:rFonts w:ascii="仿宋_GB2312" w:eastAsia="仿宋_GB2312" w:hAnsi="宋体"/>
            <w:sz w:val="32"/>
            <w:szCs w:val="21"/>
          </w:rPr>
          <w:fldChar w:fldCharType="separate"/>
        </w:r>
        <w:r>
          <w:rPr>
            <w:rFonts w:ascii="仿宋_GB2312" w:eastAsia="仿宋_GB2312" w:hAnsi="宋体"/>
            <w:sz w:val="32"/>
            <w:szCs w:val="21"/>
          </w:rPr>
          <w:t>2</w:t>
        </w:r>
        <w:r>
          <w:rPr>
            <w:rFonts w:ascii="仿宋_GB2312" w:eastAsia="仿宋_GB2312" w:hAnsi="宋体"/>
            <w:sz w:val="32"/>
            <w:szCs w:val="21"/>
          </w:rPr>
          <w:fldChar w:fldCharType="end"/>
        </w:r>
      </w:hyperlink>
    </w:p>
    <w:p w:rsidR="00134116" w:rsidRDefault="00134116">
      <w:pPr>
        <w:pStyle w:val="TOC6"/>
        <w:tabs>
          <w:tab w:val="right" w:leader="dot" w:pos="9345"/>
        </w:tabs>
        <w:spacing w:line="360" w:lineRule="auto"/>
        <w:rPr>
          <w:rFonts w:ascii="仿宋_GB2312" w:eastAsia="仿宋_GB2312" w:hAnsi="宋体"/>
          <w:kern w:val="2"/>
          <w:sz w:val="32"/>
          <w:szCs w:val="21"/>
        </w:rPr>
      </w:pPr>
      <w:hyperlink w:anchor="_Toc149472876" w:history="1">
        <w:r>
          <w:rPr>
            <w:rStyle w:val="aff4"/>
            <w:rFonts w:ascii="仿宋_GB2312" w:eastAsia="仿宋_GB2312" w:hAnsi="宋体"/>
            <w:sz w:val="32"/>
            <w:szCs w:val="21"/>
          </w:rPr>
          <w:t>4.2</w:t>
        </w:r>
        <w:r>
          <w:rPr>
            <w:rStyle w:val="aff4"/>
            <w:rFonts w:ascii="仿宋_GB2312" w:eastAsia="仿宋_GB2312" w:hAnsi="宋体" w:hint="eastAsia"/>
            <w:sz w:val="32"/>
            <w:szCs w:val="21"/>
          </w:rPr>
          <w:t xml:space="preserve"> 仓房隔热技术措施</w:t>
        </w:r>
        <w:r>
          <w:rPr>
            <w:rFonts w:ascii="仿宋_GB2312" w:eastAsia="仿宋_GB2312" w:hAnsi="宋体"/>
            <w:sz w:val="32"/>
            <w:szCs w:val="21"/>
          </w:rPr>
          <w:tab/>
        </w:r>
        <w:r>
          <w:rPr>
            <w:rFonts w:ascii="仿宋_GB2312" w:eastAsia="仿宋_GB2312" w:hAnsi="宋体"/>
            <w:sz w:val="32"/>
            <w:szCs w:val="21"/>
          </w:rPr>
          <w:fldChar w:fldCharType="begin"/>
        </w:r>
        <w:r>
          <w:rPr>
            <w:rFonts w:ascii="仿宋_GB2312" w:eastAsia="仿宋_GB2312" w:hAnsi="宋体"/>
            <w:sz w:val="32"/>
            <w:szCs w:val="21"/>
          </w:rPr>
          <w:instrText xml:space="preserve"> PAGEREF _Toc149472876 \h </w:instrText>
        </w:r>
        <w:r>
          <w:rPr>
            <w:rFonts w:ascii="仿宋_GB2312" w:eastAsia="仿宋_GB2312" w:hAnsi="宋体"/>
            <w:sz w:val="32"/>
            <w:szCs w:val="21"/>
          </w:rPr>
        </w:r>
        <w:r>
          <w:rPr>
            <w:rFonts w:ascii="仿宋_GB2312" w:eastAsia="仿宋_GB2312" w:hAnsi="宋体"/>
            <w:sz w:val="32"/>
            <w:szCs w:val="21"/>
          </w:rPr>
          <w:fldChar w:fldCharType="separate"/>
        </w:r>
        <w:r>
          <w:rPr>
            <w:rFonts w:ascii="仿宋_GB2312" w:eastAsia="仿宋_GB2312" w:hAnsi="宋体"/>
            <w:sz w:val="32"/>
            <w:szCs w:val="21"/>
          </w:rPr>
          <w:t>2</w:t>
        </w:r>
        <w:r>
          <w:rPr>
            <w:rFonts w:ascii="仿宋_GB2312" w:eastAsia="仿宋_GB2312" w:hAnsi="宋体"/>
            <w:sz w:val="32"/>
            <w:szCs w:val="21"/>
          </w:rPr>
          <w:fldChar w:fldCharType="end"/>
        </w:r>
      </w:hyperlink>
    </w:p>
    <w:p w:rsidR="00134116" w:rsidRDefault="00134116">
      <w:pPr>
        <w:pStyle w:val="TOC6"/>
        <w:tabs>
          <w:tab w:val="right" w:leader="dot" w:pos="9345"/>
        </w:tabs>
        <w:spacing w:line="360" w:lineRule="auto"/>
        <w:rPr>
          <w:rFonts w:ascii="仿宋_GB2312" w:eastAsia="仿宋_GB2312" w:hAnsi="宋体"/>
          <w:kern w:val="2"/>
          <w:sz w:val="32"/>
          <w:szCs w:val="21"/>
        </w:rPr>
      </w:pPr>
      <w:hyperlink w:anchor="_Toc149472878" w:history="1">
        <w:r>
          <w:rPr>
            <w:rStyle w:val="aff4"/>
            <w:rFonts w:ascii="仿宋_GB2312" w:eastAsia="仿宋_GB2312" w:hAnsi="宋体"/>
            <w:sz w:val="32"/>
            <w:szCs w:val="21"/>
          </w:rPr>
          <w:t>4.3</w:t>
        </w:r>
        <w:r>
          <w:rPr>
            <w:rStyle w:val="aff4"/>
            <w:rFonts w:ascii="仿宋_GB2312" w:eastAsia="仿宋_GB2312" w:hAnsi="宋体" w:hint="eastAsia"/>
            <w:sz w:val="32"/>
            <w:szCs w:val="21"/>
          </w:rPr>
          <w:t xml:space="preserve"> 仓房隔热注意事项</w:t>
        </w:r>
        <w:r>
          <w:rPr>
            <w:rFonts w:ascii="仿宋_GB2312" w:eastAsia="仿宋_GB2312" w:hAnsi="宋体"/>
            <w:sz w:val="32"/>
            <w:szCs w:val="21"/>
          </w:rPr>
          <w:tab/>
        </w:r>
        <w:r>
          <w:rPr>
            <w:rFonts w:ascii="仿宋_GB2312" w:eastAsia="仿宋_GB2312" w:hAnsi="宋体"/>
            <w:sz w:val="32"/>
            <w:szCs w:val="21"/>
          </w:rPr>
          <w:fldChar w:fldCharType="begin"/>
        </w:r>
        <w:r>
          <w:rPr>
            <w:rFonts w:ascii="仿宋_GB2312" w:eastAsia="仿宋_GB2312" w:hAnsi="宋体"/>
            <w:sz w:val="32"/>
            <w:szCs w:val="21"/>
          </w:rPr>
          <w:instrText xml:space="preserve"> PAGEREF _Toc149472878 \h </w:instrText>
        </w:r>
        <w:r>
          <w:rPr>
            <w:rFonts w:ascii="仿宋_GB2312" w:eastAsia="仿宋_GB2312" w:hAnsi="宋体"/>
            <w:sz w:val="32"/>
            <w:szCs w:val="21"/>
          </w:rPr>
        </w:r>
        <w:r>
          <w:rPr>
            <w:rFonts w:ascii="仿宋_GB2312" w:eastAsia="仿宋_GB2312" w:hAnsi="宋体"/>
            <w:sz w:val="32"/>
            <w:szCs w:val="21"/>
          </w:rPr>
          <w:fldChar w:fldCharType="separate"/>
        </w:r>
        <w:r>
          <w:rPr>
            <w:rFonts w:ascii="仿宋_GB2312" w:eastAsia="仿宋_GB2312" w:hAnsi="宋体"/>
            <w:sz w:val="32"/>
            <w:szCs w:val="21"/>
          </w:rPr>
          <w:t>3</w:t>
        </w:r>
        <w:r>
          <w:rPr>
            <w:rFonts w:ascii="仿宋_GB2312" w:eastAsia="仿宋_GB2312" w:hAnsi="宋体"/>
            <w:sz w:val="32"/>
            <w:szCs w:val="21"/>
          </w:rPr>
          <w:fldChar w:fldCharType="end"/>
        </w:r>
      </w:hyperlink>
    </w:p>
    <w:p w:rsidR="00134116" w:rsidRDefault="00134116">
      <w:pPr>
        <w:pStyle w:val="TOC4"/>
        <w:tabs>
          <w:tab w:val="right" w:leader="dot" w:pos="9345"/>
        </w:tabs>
        <w:spacing w:line="360" w:lineRule="auto"/>
        <w:rPr>
          <w:rFonts w:ascii="仿宋_GB2312" w:eastAsia="仿宋_GB2312" w:hAnsi="宋体"/>
          <w:kern w:val="2"/>
          <w:sz w:val="32"/>
          <w:szCs w:val="21"/>
        </w:rPr>
      </w:pPr>
      <w:hyperlink w:anchor="_Toc149472879" w:history="1">
        <w:r>
          <w:rPr>
            <w:rStyle w:val="aff4"/>
            <w:rFonts w:ascii="仿宋_GB2312" w:eastAsia="仿宋_GB2312" w:hAnsi="宋体"/>
            <w:sz w:val="32"/>
            <w:szCs w:val="21"/>
          </w:rPr>
          <w:t>5</w:t>
        </w:r>
        <w:r>
          <w:rPr>
            <w:rStyle w:val="aff4"/>
            <w:rFonts w:ascii="仿宋_GB2312" w:eastAsia="仿宋_GB2312" w:hAnsi="宋体" w:hint="eastAsia"/>
            <w:sz w:val="32"/>
            <w:szCs w:val="21"/>
          </w:rPr>
          <w:t xml:space="preserve"> 粮堆隔热技术要求</w:t>
        </w:r>
        <w:r>
          <w:rPr>
            <w:rFonts w:ascii="仿宋_GB2312" w:eastAsia="仿宋_GB2312" w:hAnsi="宋体"/>
            <w:sz w:val="32"/>
            <w:szCs w:val="21"/>
          </w:rPr>
          <w:tab/>
        </w:r>
        <w:r>
          <w:rPr>
            <w:rFonts w:ascii="仿宋_GB2312" w:eastAsia="仿宋_GB2312" w:hAnsi="宋体"/>
            <w:sz w:val="32"/>
            <w:szCs w:val="21"/>
          </w:rPr>
          <w:fldChar w:fldCharType="begin"/>
        </w:r>
        <w:r>
          <w:rPr>
            <w:rFonts w:ascii="仿宋_GB2312" w:eastAsia="仿宋_GB2312" w:hAnsi="宋体"/>
            <w:sz w:val="32"/>
            <w:szCs w:val="21"/>
          </w:rPr>
          <w:instrText xml:space="preserve"> PAGEREF _Toc149472879 \h </w:instrText>
        </w:r>
        <w:r>
          <w:rPr>
            <w:rFonts w:ascii="仿宋_GB2312" w:eastAsia="仿宋_GB2312" w:hAnsi="宋体"/>
            <w:sz w:val="32"/>
            <w:szCs w:val="21"/>
          </w:rPr>
        </w:r>
        <w:r>
          <w:rPr>
            <w:rFonts w:ascii="仿宋_GB2312" w:eastAsia="仿宋_GB2312" w:hAnsi="宋体"/>
            <w:sz w:val="32"/>
            <w:szCs w:val="21"/>
          </w:rPr>
          <w:fldChar w:fldCharType="separate"/>
        </w:r>
        <w:r>
          <w:rPr>
            <w:rFonts w:ascii="仿宋_GB2312" w:eastAsia="仿宋_GB2312" w:hAnsi="宋体"/>
            <w:sz w:val="32"/>
            <w:szCs w:val="21"/>
          </w:rPr>
          <w:t>4</w:t>
        </w:r>
        <w:r>
          <w:rPr>
            <w:rFonts w:ascii="仿宋_GB2312" w:eastAsia="仿宋_GB2312" w:hAnsi="宋体"/>
            <w:sz w:val="32"/>
            <w:szCs w:val="21"/>
          </w:rPr>
          <w:fldChar w:fldCharType="end"/>
        </w:r>
      </w:hyperlink>
    </w:p>
    <w:p w:rsidR="00134116" w:rsidRDefault="00134116">
      <w:pPr>
        <w:pStyle w:val="TOC6"/>
        <w:tabs>
          <w:tab w:val="right" w:leader="dot" w:pos="9345"/>
        </w:tabs>
        <w:spacing w:line="360" w:lineRule="auto"/>
        <w:rPr>
          <w:rFonts w:ascii="仿宋_GB2312" w:eastAsia="仿宋_GB2312" w:hAnsi="宋体"/>
          <w:kern w:val="2"/>
          <w:sz w:val="32"/>
          <w:szCs w:val="21"/>
        </w:rPr>
      </w:pPr>
      <w:hyperlink w:anchor="_Toc149472880" w:history="1">
        <w:r>
          <w:rPr>
            <w:rStyle w:val="aff4"/>
            <w:rFonts w:ascii="仿宋_GB2312" w:eastAsia="仿宋_GB2312" w:hAnsi="宋体"/>
            <w:sz w:val="32"/>
            <w:szCs w:val="21"/>
          </w:rPr>
          <w:t>5.1</w:t>
        </w:r>
        <w:r>
          <w:rPr>
            <w:rStyle w:val="aff4"/>
            <w:rFonts w:ascii="仿宋_GB2312" w:eastAsia="仿宋_GB2312" w:hAnsi="宋体" w:hint="eastAsia"/>
            <w:sz w:val="32"/>
            <w:szCs w:val="21"/>
          </w:rPr>
          <w:t xml:space="preserve"> 粮堆整理</w:t>
        </w:r>
        <w:r>
          <w:rPr>
            <w:rFonts w:ascii="仿宋_GB2312" w:eastAsia="仿宋_GB2312" w:hAnsi="宋体"/>
            <w:sz w:val="32"/>
            <w:szCs w:val="21"/>
          </w:rPr>
          <w:tab/>
        </w:r>
        <w:r>
          <w:rPr>
            <w:rFonts w:ascii="仿宋_GB2312" w:eastAsia="仿宋_GB2312" w:hAnsi="宋体"/>
            <w:sz w:val="32"/>
            <w:szCs w:val="21"/>
          </w:rPr>
          <w:fldChar w:fldCharType="begin"/>
        </w:r>
        <w:r>
          <w:rPr>
            <w:rFonts w:ascii="仿宋_GB2312" w:eastAsia="仿宋_GB2312" w:hAnsi="宋体"/>
            <w:sz w:val="32"/>
            <w:szCs w:val="21"/>
          </w:rPr>
          <w:instrText xml:space="preserve"> PAGEREF _Toc149472880 \h </w:instrText>
        </w:r>
        <w:r>
          <w:rPr>
            <w:rFonts w:ascii="仿宋_GB2312" w:eastAsia="仿宋_GB2312" w:hAnsi="宋体"/>
            <w:sz w:val="32"/>
            <w:szCs w:val="21"/>
          </w:rPr>
        </w:r>
        <w:r>
          <w:rPr>
            <w:rFonts w:ascii="仿宋_GB2312" w:eastAsia="仿宋_GB2312" w:hAnsi="宋体"/>
            <w:sz w:val="32"/>
            <w:szCs w:val="21"/>
          </w:rPr>
          <w:fldChar w:fldCharType="separate"/>
        </w:r>
        <w:r>
          <w:rPr>
            <w:rFonts w:ascii="仿宋_GB2312" w:eastAsia="仿宋_GB2312" w:hAnsi="宋体"/>
            <w:sz w:val="32"/>
            <w:szCs w:val="21"/>
          </w:rPr>
          <w:t>4</w:t>
        </w:r>
        <w:r>
          <w:rPr>
            <w:rFonts w:ascii="仿宋_GB2312" w:eastAsia="仿宋_GB2312" w:hAnsi="宋体"/>
            <w:sz w:val="32"/>
            <w:szCs w:val="21"/>
          </w:rPr>
          <w:fldChar w:fldCharType="end"/>
        </w:r>
      </w:hyperlink>
    </w:p>
    <w:p w:rsidR="00134116" w:rsidRDefault="00134116">
      <w:pPr>
        <w:pStyle w:val="TOC6"/>
        <w:tabs>
          <w:tab w:val="right" w:leader="dot" w:pos="9345"/>
        </w:tabs>
        <w:spacing w:line="360" w:lineRule="auto"/>
        <w:rPr>
          <w:rFonts w:ascii="仿宋_GB2312" w:eastAsia="仿宋_GB2312" w:hAnsi="宋体"/>
          <w:kern w:val="2"/>
          <w:sz w:val="32"/>
          <w:szCs w:val="21"/>
        </w:rPr>
      </w:pPr>
      <w:hyperlink w:anchor="_Toc149472881" w:history="1">
        <w:r>
          <w:rPr>
            <w:rStyle w:val="aff4"/>
            <w:rFonts w:ascii="仿宋_GB2312" w:eastAsia="仿宋_GB2312" w:hAnsi="宋体"/>
            <w:sz w:val="32"/>
            <w:szCs w:val="21"/>
          </w:rPr>
          <w:t>5.2</w:t>
        </w:r>
        <w:r>
          <w:rPr>
            <w:rStyle w:val="aff4"/>
            <w:rFonts w:ascii="仿宋_GB2312" w:eastAsia="仿宋_GB2312" w:hAnsi="宋体" w:hint="eastAsia"/>
            <w:sz w:val="32"/>
            <w:szCs w:val="21"/>
          </w:rPr>
          <w:t xml:space="preserve"> 粮面压盖</w:t>
        </w:r>
        <w:r>
          <w:rPr>
            <w:rFonts w:ascii="仿宋_GB2312" w:eastAsia="仿宋_GB2312" w:hAnsi="宋体"/>
            <w:sz w:val="32"/>
            <w:szCs w:val="21"/>
          </w:rPr>
          <w:tab/>
        </w:r>
        <w:r>
          <w:rPr>
            <w:rFonts w:ascii="仿宋_GB2312" w:eastAsia="仿宋_GB2312" w:hAnsi="宋体"/>
            <w:sz w:val="32"/>
            <w:szCs w:val="21"/>
          </w:rPr>
          <w:fldChar w:fldCharType="begin"/>
        </w:r>
        <w:r>
          <w:rPr>
            <w:rFonts w:ascii="仿宋_GB2312" w:eastAsia="仿宋_GB2312" w:hAnsi="宋体"/>
            <w:sz w:val="32"/>
            <w:szCs w:val="21"/>
          </w:rPr>
          <w:instrText xml:space="preserve"> PAGEREF _Toc149472881 \h </w:instrText>
        </w:r>
        <w:r>
          <w:rPr>
            <w:rFonts w:ascii="仿宋_GB2312" w:eastAsia="仿宋_GB2312" w:hAnsi="宋体"/>
            <w:sz w:val="32"/>
            <w:szCs w:val="21"/>
          </w:rPr>
        </w:r>
        <w:r>
          <w:rPr>
            <w:rFonts w:ascii="仿宋_GB2312" w:eastAsia="仿宋_GB2312" w:hAnsi="宋体"/>
            <w:sz w:val="32"/>
            <w:szCs w:val="21"/>
          </w:rPr>
          <w:fldChar w:fldCharType="separate"/>
        </w:r>
        <w:r>
          <w:rPr>
            <w:rFonts w:ascii="仿宋_GB2312" w:eastAsia="仿宋_GB2312" w:hAnsi="宋体"/>
            <w:sz w:val="32"/>
            <w:szCs w:val="21"/>
          </w:rPr>
          <w:t>4</w:t>
        </w:r>
        <w:r>
          <w:rPr>
            <w:rFonts w:ascii="仿宋_GB2312" w:eastAsia="仿宋_GB2312" w:hAnsi="宋体"/>
            <w:sz w:val="32"/>
            <w:szCs w:val="21"/>
          </w:rPr>
          <w:fldChar w:fldCharType="end"/>
        </w:r>
      </w:hyperlink>
    </w:p>
    <w:p w:rsidR="00134116" w:rsidRDefault="00134116">
      <w:pPr>
        <w:pStyle w:val="TOC4"/>
        <w:tabs>
          <w:tab w:val="right" w:leader="dot" w:pos="9345"/>
        </w:tabs>
        <w:spacing w:line="360" w:lineRule="auto"/>
        <w:rPr>
          <w:rFonts w:ascii="仿宋_GB2312" w:eastAsia="仿宋_GB2312" w:hAnsi="宋体"/>
          <w:kern w:val="2"/>
          <w:sz w:val="32"/>
          <w:szCs w:val="21"/>
        </w:rPr>
      </w:pPr>
      <w:hyperlink w:anchor="_Toc149472882" w:history="1">
        <w:r>
          <w:rPr>
            <w:rStyle w:val="aff4"/>
            <w:rFonts w:ascii="仿宋_GB2312" w:eastAsia="仿宋_GB2312" w:hAnsi="宋体"/>
            <w:sz w:val="32"/>
            <w:szCs w:val="21"/>
          </w:rPr>
          <w:t>6</w:t>
        </w:r>
        <w:r>
          <w:rPr>
            <w:rStyle w:val="aff4"/>
            <w:rFonts w:ascii="仿宋_GB2312" w:eastAsia="仿宋_GB2312" w:hAnsi="宋体" w:hint="eastAsia"/>
            <w:sz w:val="32"/>
            <w:szCs w:val="21"/>
          </w:rPr>
          <w:t xml:space="preserve"> 隔热技术管理</w:t>
        </w:r>
        <w:r>
          <w:rPr>
            <w:rFonts w:ascii="仿宋_GB2312" w:eastAsia="仿宋_GB2312" w:hAnsi="宋体"/>
            <w:sz w:val="32"/>
            <w:szCs w:val="21"/>
          </w:rPr>
          <w:tab/>
        </w:r>
        <w:r>
          <w:rPr>
            <w:rFonts w:ascii="仿宋_GB2312" w:eastAsia="仿宋_GB2312" w:hAnsi="宋体"/>
            <w:sz w:val="32"/>
            <w:szCs w:val="21"/>
          </w:rPr>
          <w:fldChar w:fldCharType="begin"/>
        </w:r>
        <w:r>
          <w:rPr>
            <w:rFonts w:ascii="仿宋_GB2312" w:eastAsia="仿宋_GB2312" w:hAnsi="宋体"/>
            <w:sz w:val="32"/>
            <w:szCs w:val="21"/>
          </w:rPr>
          <w:instrText xml:space="preserve"> PAGEREF _Toc149472882 \h </w:instrText>
        </w:r>
        <w:r>
          <w:rPr>
            <w:rFonts w:ascii="仿宋_GB2312" w:eastAsia="仿宋_GB2312" w:hAnsi="宋体"/>
            <w:sz w:val="32"/>
            <w:szCs w:val="21"/>
          </w:rPr>
        </w:r>
        <w:r>
          <w:rPr>
            <w:rFonts w:ascii="仿宋_GB2312" w:eastAsia="仿宋_GB2312" w:hAnsi="宋体"/>
            <w:sz w:val="32"/>
            <w:szCs w:val="21"/>
          </w:rPr>
          <w:fldChar w:fldCharType="separate"/>
        </w:r>
        <w:r>
          <w:rPr>
            <w:rFonts w:ascii="仿宋_GB2312" w:eastAsia="仿宋_GB2312" w:hAnsi="宋体"/>
            <w:sz w:val="32"/>
            <w:szCs w:val="21"/>
          </w:rPr>
          <w:t>5</w:t>
        </w:r>
        <w:r>
          <w:rPr>
            <w:rFonts w:ascii="仿宋_GB2312" w:eastAsia="仿宋_GB2312" w:hAnsi="宋体"/>
            <w:sz w:val="32"/>
            <w:szCs w:val="21"/>
          </w:rPr>
          <w:fldChar w:fldCharType="end"/>
        </w:r>
      </w:hyperlink>
    </w:p>
    <w:p w:rsidR="00134116" w:rsidRDefault="00134116">
      <w:pPr>
        <w:pStyle w:val="TOC6"/>
        <w:tabs>
          <w:tab w:val="right" w:leader="dot" w:pos="9345"/>
        </w:tabs>
        <w:spacing w:line="360" w:lineRule="auto"/>
        <w:rPr>
          <w:rFonts w:ascii="仿宋_GB2312" w:eastAsia="仿宋_GB2312" w:hAnsi="宋体"/>
          <w:kern w:val="2"/>
          <w:sz w:val="32"/>
          <w:szCs w:val="21"/>
        </w:rPr>
      </w:pPr>
      <w:hyperlink w:anchor="_Toc149472883" w:history="1">
        <w:r>
          <w:rPr>
            <w:rStyle w:val="aff4"/>
            <w:rFonts w:ascii="仿宋_GB2312" w:eastAsia="仿宋_GB2312" w:hAnsi="宋体"/>
            <w:sz w:val="32"/>
            <w:szCs w:val="21"/>
          </w:rPr>
          <w:t>6.1</w:t>
        </w:r>
        <w:r>
          <w:rPr>
            <w:rStyle w:val="aff4"/>
            <w:rFonts w:ascii="仿宋_GB2312" w:eastAsia="仿宋_GB2312" w:hAnsi="宋体" w:hint="eastAsia"/>
            <w:sz w:val="32"/>
            <w:szCs w:val="21"/>
          </w:rPr>
          <w:t xml:space="preserve"> 低温期降温</w:t>
        </w:r>
        <w:r>
          <w:rPr>
            <w:rFonts w:ascii="仿宋_GB2312" w:eastAsia="仿宋_GB2312" w:hAnsi="宋体"/>
            <w:sz w:val="32"/>
            <w:szCs w:val="21"/>
          </w:rPr>
          <w:tab/>
        </w:r>
        <w:r>
          <w:rPr>
            <w:rFonts w:ascii="仿宋_GB2312" w:eastAsia="仿宋_GB2312" w:hAnsi="宋体"/>
            <w:sz w:val="32"/>
            <w:szCs w:val="21"/>
          </w:rPr>
          <w:fldChar w:fldCharType="begin"/>
        </w:r>
        <w:r>
          <w:rPr>
            <w:rFonts w:ascii="仿宋_GB2312" w:eastAsia="仿宋_GB2312" w:hAnsi="宋体"/>
            <w:sz w:val="32"/>
            <w:szCs w:val="21"/>
          </w:rPr>
          <w:instrText xml:space="preserve"> PAGEREF _Toc149472883 \h </w:instrText>
        </w:r>
        <w:r>
          <w:rPr>
            <w:rFonts w:ascii="仿宋_GB2312" w:eastAsia="仿宋_GB2312" w:hAnsi="宋体"/>
            <w:sz w:val="32"/>
            <w:szCs w:val="21"/>
          </w:rPr>
        </w:r>
        <w:r>
          <w:rPr>
            <w:rFonts w:ascii="仿宋_GB2312" w:eastAsia="仿宋_GB2312" w:hAnsi="宋体"/>
            <w:sz w:val="32"/>
            <w:szCs w:val="21"/>
          </w:rPr>
          <w:fldChar w:fldCharType="separate"/>
        </w:r>
        <w:r>
          <w:rPr>
            <w:rFonts w:ascii="仿宋_GB2312" w:eastAsia="仿宋_GB2312" w:hAnsi="宋体"/>
            <w:sz w:val="32"/>
            <w:szCs w:val="21"/>
          </w:rPr>
          <w:t>5</w:t>
        </w:r>
        <w:r>
          <w:rPr>
            <w:rFonts w:ascii="仿宋_GB2312" w:eastAsia="仿宋_GB2312" w:hAnsi="宋体"/>
            <w:sz w:val="32"/>
            <w:szCs w:val="21"/>
          </w:rPr>
          <w:fldChar w:fldCharType="end"/>
        </w:r>
      </w:hyperlink>
    </w:p>
    <w:p w:rsidR="00134116" w:rsidRDefault="00134116">
      <w:pPr>
        <w:pStyle w:val="TOC6"/>
        <w:tabs>
          <w:tab w:val="right" w:leader="dot" w:pos="9345"/>
        </w:tabs>
        <w:spacing w:line="360" w:lineRule="auto"/>
        <w:rPr>
          <w:rFonts w:ascii="仿宋_GB2312" w:eastAsia="仿宋_GB2312" w:hAnsi="宋体"/>
          <w:kern w:val="2"/>
          <w:sz w:val="32"/>
          <w:szCs w:val="21"/>
        </w:rPr>
      </w:pPr>
      <w:hyperlink w:anchor="_Toc149472884" w:history="1">
        <w:r>
          <w:rPr>
            <w:rStyle w:val="aff4"/>
            <w:rFonts w:ascii="仿宋_GB2312" w:eastAsia="仿宋_GB2312" w:hAnsi="宋体"/>
            <w:sz w:val="32"/>
            <w:szCs w:val="21"/>
          </w:rPr>
          <w:t>6.2</w:t>
        </w:r>
        <w:r>
          <w:rPr>
            <w:rStyle w:val="aff4"/>
            <w:rFonts w:ascii="仿宋_GB2312" w:eastAsia="仿宋_GB2312" w:hAnsi="宋体" w:hint="eastAsia"/>
            <w:sz w:val="32"/>
            <w:szCs w:val="21"/>
          </w:rPr>
          <w:t xml:space="preserve"> 温度上升期保温</w:t>
        </w:r>
        <w:r>
          <w:rPr>
            <w:rFonts w:ascii="仿宋_GB2312" w:eastAsia="仿宋_GB2312" w:hAnsi="宋体"/>
            <w:sz w:val="32"/>
            <w:szCs w:val="21"/>
          </w:rPr>
          <w:tab/>
        </w:r>
        <w:r>
          <w:rPr>
            <w:rFonts w:ascii="仿宋_GB2312" w:eastAsia="仿宋_GB2312" w:hAnsi="宋体"/>
            <w:sz w:val="32"/>
            <w:szCs w:val="21"/>
          </w:rPr>
          <w:fldChar w:fldCharType="begin"/>
        </w:r>
        <w:r>
          <w:rPr>
            <w:rFonts w:ascii="仿宋_GB2312" w:eastAsia="仿宋_GB2312" w:hAnsi="宋体"/>
            <w:sz w:val="32"/>
            <w:szCs w:val="21"/>
          </w:rPr>
          <w:instrText xml:space="preserve"> PAGEREF _Toc149472884 \h </w:instrText>
        </w:r>
        <w:r>
          <w:rPr>
            <w:rFonts w:ascii="仿宋_GB2312" w:eastAsia="仿宋_GB2312" w:hAnsi="宋体"/>
            <w:sz w:val="32"/>
            <w:szCs w:val="21"/>
          </w:rPr>
        </w:r>
        <w:r>
          <w:rPr>
            <w:rFonts w:ascii="仿宋_GB2312" w:eastAsia="仿宋_GB2312" w:hAnsi="宋体"/>
            <w:sz w:val="32"/>
            <w:szCs w:val="21"/>
          </w:rPr>
          <w:fldChar w:fldCharType="separate"/>
        </w:r>
        <w:r>
          <w:rPr>
            <w:rFonts w:ascii="仿宋_GB2312" w:eastAsia="仿宋_GB2312" w:hAnsi="宋体"/>
            <w:sz w:val="32"/>
            <w:szCs w:val="21"/>
          </w:rPr>
          <w:t>5</w:t>
        </w:r>
        <w:r>
          <w:rPr>
            <w:rFonts w:ascii="仿宋_GB2312" w:eastAsia="仿宋_GB2312" w:hAnsi="宋体"/>
            <w:sz w:val="32"/>
            <w:szCs w:val="21"/>
          </w:rPr>
          <w:fldChar w:fldCharType="end"/>
        </w:r>
      </w:hyperlink>
    </w:p>
    <w:p w:rsidR="00134116" w:rsidRDefault="00134116">
      <w:pPr>
        <w:pStyle w:val="TOC6"/>
        <w:tabs>
          <w:tab w:val="right" w:leader="dot" w:pos="9345"/>
        </w:tabs>
        <w:spacing w:line="360" w:lineRule="auto"/>
        <w:rPr>
          <w:rFonts w:ascii="仿宋_GB2312" w:eastAsia="仿宋_GB2312" w:hAnsi="宋体"/>
          <w:kern w:val="2"/>
          <w:sz w:val="32"/>
          <w:szCs w:val="21"/>
        </w:rPr>
      </w:pPr>
      <w:hyperlink w:anchor="_Toc149472885" w:history="1">
        <w:r>
          <w:rPr>
            <w:rStyle w:val="aff4"/>
            <w:rFonts w:ascii="仿宋_GB2312" w:eastAsia="仿宋_GB2312" w:hAnsi="宋体"/>
            <w:sz w:val="32"/>
            <w:szCs w:val="21"/>
          </w:rPr>
          <w:t>6.3</w:t>
        </w:r>
        <w:r>
          <w:rPr>
            <w:rStyle w:val="aff4"/>
            <w:rFonts w:ascii="仿宋_GB2312" w:eastAsia="仿宋_GB2312" w:hAnsi="宋体" w:hint="eastAsia"/>
            <w:sz w:val="32"/>
            <w:szCs w:val="21"/>
          </w:rPr>
          <w:t xml:space="preserve"> 高温期控温</w:t>
        </w:r>
        <w:r>
          <w:rPr>
            <w:rFonts w:ascii="仿宋_GB2312" w:eastAsia="仿宋_GB2312" w:hAnsi="宋体"/>
            <w:sz w:val="32"/>
            <w:szCs w:val="21"/>
          </w:rPr>
          <w:tab/>
        </w:r>
        <w:r>
          <w:rPr>
            <w:rFonts w:ascii="仿宋_GB2312" w:eastAsia="仿宋_GB2312" w:hAnsi="宋体"/>
            <w:sz w:val="32"/>
            <w:szCs w:val="21"/>
          </w:rPr>
          <w:fldChar w:fldCharType="begin"/>
        </w:r>
        <w:r>
          <w:rPr>
            <w:rFonts w:ascii="仿宋_GB2312" w:eastAsia="仿宋_GB2312" w:hAnsi="宋体"/>
            <w:sz w:val="32"/>
            <w:szCs w:val="21"/>
          </w:rPr>
          <w:instrText xml:space="preserve"> PAGEREF _Toc149472885 \h </w:instrText>
        </w:r>
        <w:r>
          <w:rPr>
            <w:rFonts w:ascii="仿宋_GB2312" w:eastAsia="仿宋_GB2312" w:hAnsi="宋体"/>
            <w:sz w:val="32"/>
            <w:szCs w:val="21"/>
          </w:rPr>
        </w:r>
        <w:r>
          <w:rPr>
            <w:rFonts w:ascii="仿宋_GB2312" w:eastAsia="仿宋_GB2312" w:hAnsi="宋体"/>
            <w:sz w:val="32"/>
            <w:szCs w:val="21"/>
          </w:rPr>
          <w:fldChar w:fldCharType="separate"/>
        </w:r>
        <w:r>
          <w:rPr>
            <w:rFonts w:ascii="仿宋_GB2312" w:eastAsia="仿宋_GB2312" w:hAnsi="宋体"/>
            <w:sz w:val="32"/>
            <w:szCs w:val="21"/>
          </w:rPr>
          <w:t>5</w:t>
        </w:r>
        <w:r>
          <w:rPr>
            <w:rFonts w:ascii="仿宋_GB2312" w:eastAsia="仿宋_GB2312" w:hAnsi="宋体"/>
            <w:sz w:val="32"/>
            <w:szCs w:val="21"/>
          </w:rPr>
          <w:fldChar w:fldCharType="end"/>
        </w:r>
      </w:hyperlink>
    </w:p>
    <w:p w:rsidR="00134116" w:rsidRDefault="00134116">
      <w:pPr>
        <w:pStyle w:val="TOC6"/>
        <w:tabs>
          <w:tab w:val="right" w:leader="dot" w:pos="9345"/>
        </w:tabs>
        <w:spacing w:line="360" w:lineRule="auto"/>
        <w:rPr>
          <w:rFonts w:ascii="仿宋_GB2312" w:eastAsia="仿宋_GB2312" w:hAnsi="宋体"/>
          <w:kern w:val="2"/>
          <w:sz w:val="32"/>
          <w:szCs w:val="21"/>
        </w:rPr>
      </w:pPr>
      <w:hyperlink w:anchor="_Toc149472886" w:history="1">
        <w:r>
          <w:rPr>
            <w:rStyle w:val="aff4"/>
            <w:rFonts w:ascii="仿宋_GB2312" w:eastAsia="仿宋_GB2312" w:hAnsi="宋体"/>
            <w:sz w:val="32"/>
            <w:szCs w:val="21"/>
          </w:rPr>
          <w:t>6.4</w:t>
        </w:r>
        <w:r>
          <w:rPr>
            <w:rStyle w:val="aff4"/>
            <w:rFonts w:ascii="仿宋_GB2312" w:eastAsia="仿宋_GB2312" w:hAnsi="宋体" w:hint="eastAsia"/>
            <w:sz w:val="32"/>
            <w:szCs w:val="21"/>
          </w:rPr>
          <w:t xml:space="preserve"> 注意事项</w:t>
        </w:r>
        <w:r>
          <w:rPr>
            <w:rFonts w:ascii="仿宋_GB2312" w:eastAsia="仿宋_GB2312" w:hAnsi="宋体"/>
            <w:sz w:val="32"/>
            <w:szCs w:val="21"/>
          </w:rPr>
          <w:tab/>
        </w:r>
        <w:r>
          <w:rPr>
            <w:rFonts w:ascii="仿宋_GB2312" w:eastAsia="仿宋_GB2312" w:hAnsi="宋体"/>
            <w:sz w:val="32"/>
            <w:szCs w:val="21"/>
          </w:rPr>
          <w:fldChar w:fldCharType="begin"/>
        </w:r>
        <w:r>
          <w:rPr>
            <w:rFonts w:ascii="仿宋_GB2312" w:eastAsia="仿宋_GB2312" w:hAnsi="宋体"/>
            <w:sz w:val="32"/>
            <w:szCs w:val="21"/>
          </w:rPr>
          <w:instrText xml:space="preserve"> PAGEREF _Toc149472886 \h </w:instrText>
        </w:r>
        <w:r>
          <w:rPr>
            <w:rFonts w:ascii="仿宋_GB2312" w:eastAsia="仿宋_GB2312" w:hAnsi="宋体"/>
            <w:sz w:val="32"/>
            <w:szCs w:val="21"/>
          </w:rPr>
        </w:r>
        <w:r>
          <w:rPr>
            <w:rFonts w:ascii="仿宋_GB2312" w:eastAsia="仿宋_GB2312" w:hAnsi="宋体"/>
            <w:sz w:val="32"/>
            <w:szCs w:val="21"/>
          </w:rPr>
          <w:fldChar w:fldCharType="separate"/>
        </w:r>
        <w:r>
          <w:rPr>
            <w:rFonts w:ascii="仿宋_GB2312" w:eastAsia="仿宋_GB2312" w:hAnsi="宋体"/>
            <w:sz w:val="32"/>
            <w:szCs w:val="21"/>
          </w:rPr>
          <w:t>5</w:t>
        </w:r>
        <w:r>
          <w:rPr>
            <w:rFonts w:ascii="仿宋_GB2312" w:eastAsia="仿宋_GB2312" w:hAnsi="宋体"/>
            <w:sz w:val="32"/>
            <w:szCs w:val="21"/>
          </w:rPr>
          <w:fldChar w:fldCharType="end"/>
        </w:r>
      </w:hyperlink>
    </w:p>
    <w:p w:rsidR="00134116" w:rsidRDefault="00134116">
      <w:pPr>
        <w:pStyle w:val="TOC2"/>
        <w:tabs>
          <w:tab w:val="right" w:leader="dot" w:pos="9345"/>
        </w:tabs>
        <w:spacing w:line="360" w:lineRule="auto"/>
        <w:ind w:firstLineChars="150" w:firstLine="480"/>
        <w:rPr>
          <w:rFonts w:ascii="仿宋_GB2312" w:eastAsia="仿宋_GB2312" w:hAnsi="宋体"/>
          <w:kern w:val="2"/>
          <w:sz w:val="32"/>
          <w:szCs w:val="21"/>
        </w:rPr>
      </w:pPr>
      <w:hyperlink w:anchor="_Toc149472887" w:history="1">
        <w:r>
          <w:rPr>
            <w:rStyle w:val="aff4"/>
            <w:rFonts w:ascii="仿宋_GB2312" w:eastAsia="仿宋_GB2312" w:hAnsi="宋体" w:hint="eastAsia"/>
            <w:sz w:val="32"/>
            <w:szCs w:val="21"/>
          </w:rPr>
          <w:t>附录A （资料性附录）围护结构</w:t>
        </w:r>
        <w:r>
          <w:rPr>
            <w:rStyle w:val="aff4"/>
            <w:rFonts w:ascii="仿宋_GB2312" w:eastAsia="仿宋_GB2312" w:hAnsi="宋体"/>
            <w:sz w:val="32"/>
            <w:szCs w:val="21"/>
          </w:rPr>
          <w:t>K</w:t>
        </w:r>
        <w:r>
          <w:rPr>
            <w:rStyle w:val="aff4"/>
            <w:rFonts w:ascii="仿宋_GB2312" w:eastAsia="仿宋_GB2312" w:hAnsi="宋体" w:hint="eastAsia"/>
            <w:sz w:val="32"/>
            <w:szCs w:val="21"/>
          </w:rPr>
          <w:t>值的计算方法</w:t>
        </w:r>
        <w:r>
          <w:rPr>
            <w:rFonts w:ascii="仿宋_GB2312" w:eastAsia="仿宋_GB2312" w:hAnsi="宋体"/>
            <w:sz w:val="32"/>
            <w:szCs w:val="21"/>
          </w:rPr>
          <w:tab/>
        </w:r>
        <w:r>
          <w:rPr>
            <w:rFonts w:ascii="仿宋_GB2312" w:eastAsia="仿宋_GB2312" w:hAnsi="宋体"/>
            <w:sz w:val="32"/>
            <w:szCs w:val="21"/>
          </w:rPr>
          <w:fldChar w:fldCharType="begin"/>
        </w:r>
        <w:r>
          <w:rPr>
            <w:rFonts w:ascii="仿宋_GB2312" w:eastAsia="仿宋_GB2312" w:hAnsi="宋体"/>
            <w:sz w:val="32"/>
            <w:szCs w:val="21"/>
          </w:rPr>
          <w:instrText xml:space="preserve"> PAGEREF _Toc149472887 \h </w:instrText>
        </w:r>
        <w:r>
          <w:rPr>
            <w:rFonts w:ascii="仿宋_GB2312" w:eastAsia="仿宋_GB2312" w:hAnsi="宋体"/>
            <w:sz w:val="32"/>
            <w:szCs w:val="21"/>
          </w:rPr>
        </w:r>
        <w:r>
          <w:rPr>
            <w:rFonts w:ascii="仿宋_GB2312" w:eastAsia="仿宋_GB2312" w:hAnsi="宋体"/>
            <w:sz w:val="32"/>
            <w:szCs w:val="21"/>
          </w:rPr>
          <w:fldChar w:fldCharType="separate"/>
        </w:r>
        <w:r>
          <w:rPr>
            <w:rFonts w:ascii="仿宋_GB2312" w:eastAsia="仿宋_GB2312" w:hAnsi="宋体"/>
            <w:sz w:val="32"/>
            <w:szCs w:val="21"/>
          </w:rPr>
          <w:t>7</w:t>
        </w:r>
        <w:r>
          <w:rPr>
            <w:rFonts w:ascii="仿宋_GB2312" w:eastAsia="仿宋_GB2312" w:hAnsi="宋体"/>
            <w:sz w:val="32"/>
            <w:szCs w:val="21"/>
          </w:rPr>
          <w:fldChar w:fldCharType="end"/>
        </w:r>
      </w:hyperlink>
    </w:p>
    <w:p w:rsidR="00134116" w:rsidRDefault="00134116">
      <w:pPr>
        <w:pStyle w:val="TOC2"/>
        <w:tabs>
          <w:tab w:val="right" w:leader="dot" w:pos="9345"/>
        </w:tabs>
        <w:spacing w:line="360" w:lineRule="auto"/>
        <w:ind w:firstLineChars="150" w:firstLine="480"/>
        <w:rPr>
          <w:rFonts w:ascii="仿宋_GB2312" w:eastAsia="仿宋_GB2312" w:hAnsi="宋体"/>
          <w:kern w:val="2"/>
          <w:sz w:val="32"/>
          <w:szCs w:val="21"/>
        </w:rPr>
      </w:pPr>
      <w:hyperlink w:anchor="_Toc149472888" w:history="1">
        <w:r>
          <w:rPr>
            <w:rStyle w:val="aff4"/>
            <w:rFonts w:ascii="仿宋_GB2312" w:eastAsia="仿宋_GB2312" w:hAnsi="宋体" w:hint="eastAsia"/>
            <w:sz w:val="32"/>
            <w:szCs w:val="21"/>
          </w:rPr>
          <w:t>附录B （资料性附录）常用粮仓建筑材料性能参数</w:t>
        </w:r>
        <w:r>
          <w:rPr>
            <w:rFonts w:ascii="仿宋_GB2312" w:eastAsia="仿宋_GB2312" w:hAnsi="宋体"/>
            <w:sz w:val="32"/>
            <w:szCs w:val="21"/>
          </w:rPr>
          <w:tab/>
        </w:r>
        <w:r>
          <w:rPr>
            <w:rFonts w:ascii="仿宋_GB2312" w:eastAsia="仿宋_GB2312" w:hAnsi="宋体"/>
            <w:sz w:val="32"/>
            <w:szCs w:val="21"/>
          </w:rPr>
          <w:fldChar w:fldCharType="begin"/>
        </w:r>
        <w:r>
          <w:rPr>
            <w:rFonts w:ascii="仿宋_GB2312" w:eastAsia="仿宋_GB2312" w:hAnsi="宋体"/>
            <w:sz w:val="32"/>
            <w:szCs w:val="21"/>
          </w:rPr>
          <w:instrText xml:space="preserve"> PAGEREF _Toc149472888 \h </w:instrText>
        </w:r>
        <w:r>
          <w:rPr>
            <w:rFonts w:ascii="仿宋_GB2312" w:eastAsia="仿宋_GB2312" w:hAnsi="宋体"/>
            <w:sz w:val="32"/>
            <w:szCs w:val="21"/>
          </w:rPr>
        </w:r>
        <w:r>
          <w:rPr>
            <w:rFonts w:ascii="仿宋_GB2312" w:eastAsia="仿宋_GB2312" w:hAnsi="宋体"/>
            <w:sz w:val="32"/>
            <w:szCs w:val="21"/>
          </w:rPr>
          <w:fldChar w:fldCharType="separate"/>
        </w:r>
        <w:r>
          <w:rPr>
            <w:rFonts w:ascii="仿宋_GB2312" w:eastAsia="仿宋_GB2312" w:hAnsi="宋体"/>
            <w:sz w:val="32"/>
            <w:szCs w:val="21"/>
          </w:rPr>
          <w:t>8</w:t>
        </w:r>
        <w:r>
          <w:rPr>
            <w:rFonts w:ascii="仿宋_GB2312" w:eastAsia="仿宋_GB2312" w:hAnsi="宋体"/>
            <w:sz w:val="32"/>
            <w:szCs w:val="21"/>
          </w:rPr>
          <w:fldChar w:fldCharType="end"/>
        </w:r>
      </w:hyperlink>
    </w:p>
    <w:p w:rsidR="00134116" w:rsidRDefault="00134116">
      <w:pPr>
        <w:pStyle w:val="TOC2"/>
        <w:tabs>
          <w:tab w:val="right" w:leader="dot" w:pos="9345"/>
        </w:tabs>
        <w:spacing w:line="360" w:lineRule="auto"/>
        <w:ind w:firstLineChars="150" w:firstLine="480"/>
        <w:rPr>
          <w:rFonts w:ascii="仿宋_GB2312" w:eastAsia="仿宋_GB2312" w:hAnsi="宋体"/>
          <w:kern w:val="2"/>
          <w:sz w:val="32"/>
          <w:szCs w:val="21"/>
        </w:rPr>
      </w:pPr>
      <w:hyperlink w:anchor="_Toc149472889" w:history="1">
        <w:r>
          <w:rPr>
            <w:rStyle w:val="aff4"/>
            <w:rFonts w:ascii="仿宋_GB2312" w:eastAsia="仿宋_GB2312" w:hAnsi="宋体" w:hint="eastAsia"/>
            <w:sz w:val="32"/>
            <w:szCs w:val="21"/>
          </w:rPr>
          <w:t>附录C （资料性附录）围护结构外表面太阳辐射热吸收系数</w:t>
        </w:r>
        <w:r>
          <w:rPr>
            <w:rFonts w:ascii="仿宋_GB2312" w:eastAsia="仿宋_GB2312" w:hAnsi="宋体"/>
            <w:sz w:val="32"/>
            <w:szCs w:val="21"/>
          </w:rPr>
          <w:tab/>
        </w:r>
        <w:r>
          <w:rPr>
            <w:rFonts w:ascii="仿宋_GB2312" w:eastAsia="仿宋_GB2312" w:hAnsi="宋体"/>
            <w:sz w:val="32"/>
            <w:szCs w:val="21"/>
          </w:rPr>
          <w:fldChar w:fldCharType="begin"/>
        </w:r>
        <w:r>
          <w:rPr>
            <w:rFonts w:ascii="仿宋_GB2312" w:eastAsia="仿宋_GB2312" w:hAnsi="宋体"/>
            <w:sz w:val="32"/>
            <w:szCs w:val="21"/>
          </w:rPr>
          <w:instrText xml:space="preserve"> PAGEREF _Toc149472889 \h </w:instrText>
        </w:r>
        <w:r>
          <w:rPr>
            <w:rFonts w:ascii="仿宋_GB2312" w:eastAsia="仿宋_GB2312" w:hAnsi="宋体"/>
            <w:sz w:val="32"/>
            <w:szCs w:val="21"/>
          </w:rPr>
        </w:r>
        <w:r>
          <w:rPr>
            <w:rFonts w:ascii="仿宋_GB2312" w:eastAsia="仿宋_GB2312" w:hAnsi="宋体"/>
            <w:sz w:val="32"/>
            <w:szCs w:val="21"/>
          </w:rPr>
          <w:fldChar w:fldCharType="separate"/>
        </w:r>
        <w:r>
          <w:rPr>
            <w:rFonts w:ascii="仿宋_GB2312" w:eastAsia="仿宋_GB2312" w:hAnsi="宋体"/>
            <w:sz w:val="32"/>
            <w:szCs w:val="21"/>
          </w:rPr>
          <w:t>9</w:t>
        </w:r>
        <w:r>
          <w:rPr>
            <w:rFonts w:ascii="仿宋_GB2312" w:eastAsia="仿宋_GB2312" w:hAnsi="宋体"/>
            <w:sz w:val="32"/>
            <w:szCs w:val="21"/>
          </w:rPr>
          <w:fldChar w:fldCharType="end"/>
        </w:r>
      </w:hyperlink>
    </w:p>
    <w:p w:rsidR="00134116" w:rsidRDefault="00134116">
      <w:pPr>
        <w:pStyle w:val="TOC2"/>
        <w:tabs>
          <w:tab w:val="right" w:leader="dot" w:pos="9345"/>
        </w:tabs>
        <w:spacing w:line="360" w:lineRule="auto"/>
        <w:ind w:firstLineChars="150" w:firstLine="480"/>
        <w:rPr>
          <w:rStyle w:val="aff4"/>
          <w:rFonts w:ascii="仿宋_GB2312" w:eastAsia="仿宋_GB2312" w:hAnsi="宋体" w:hint="eastAsia"/>
          <w:sz w:val="32"/>
          <w:szCs w:val="21"/>
        </w:rPr>
      </w:pPr>
      <w:hyperlink w:anchor="_Toc149472960" w:history="1">
        <w:r>
          <w:rPr>
            <w:rStyle w:val="aff4"/>
            <w:rFonts w:ascii="仿宋_GB2312" w:eastAsia="仿宋_GB2312" w:hAnsi="宋体" w:hint="eastAsia"/>
            <w:sz w:val="32"/>
            <w:szCs w:val="21"/>
          </w:rPr>
          <w:t>附录D （资料性附录）空气夹层的导热热阻</w:t>
        </w:r>
        <w:r>
          <w:rPr>
            <w:rFonts w:ascii="仿宋_GB2312" w:eastAsia="仿宋_GB2312" w:hAnsi="宋体"/>
            <w:sz w:val="32"/>
            <w:szCs w:val="21"/>
          </w:rPr>
          <w:tab/>
        </w:r>
        <w:r>
          <w:rPr>
            <w:rFonts w:ascii="仿宋_GB2312" w:eastAsia="仿宋_GB2312" w:hAnsi="宋体"/>
            <w:sz w:val="32"/>
            <w:szCs w:val="21"/>
          </w:rPr>
          <w:fldChar w:fldCharType="begin"/>
        </w:r>
        <w:r>
          <w:rPr>
            <w:rFonts w:ascii="仿宋_GB2312" w:eastAsia="仿宋_GB2312" w:hAnsi="宋体"/>
            <w:sz w:val="32"/>
            <w:szCs w:val="21"/>
          </w:rPr>
          <w:instrText xml:space="preserve"> PAGEREF _Toc149472960 \h </w:instrText>
        </w:r>
        <w:r>
          <w:rPr>
            <w:rFonts w:ascii="仿宋_GB2312" w:eastAsia="仿宋_GB2312" w:hAnsi="宋体"/>
            <w:sz w:val="32"/>
            <w:szCs w:val="21"/>
          </w:rPr>
        </w:r>
        <w:r>
          <w:rPr>
            <w:rFonts w:ascii="仿宋_GB2312" w:eastAsia="仿宋_GB2312" w:hAnsi="宋体"/>
            <w:sz w:val="32"/>
            <w:szCs w:val="21"/>
          </w:rPr>
          <w:fldChar w:fldCharType="separate"/>
        </w:r>
        <w:r>
          <w:rPr>
            <w:rFonts w:ascii="仿宋_GB2312" w:eastAsia="仿宋_GB2312" w:hAnsi="宋体"/>
            <w:sz w:val="32"/>
            <w:szCs w:val="21"/>
          </w:rPr>
          <w:t>10</w:t>
        </w:r>
        <w:r>
          <w:rPr>
            <w:rFonts w:ascii="仿宋_GB2312" w:eastAsia="仿宋_GB2312" w:hAnsi="宋体"/>
            <w:sz w:val="32"/>
            <w:szCs w:val="21"/>
          </w:rPr>
          <w:fldChar w:fldCharType="end"/>
        </w:r>
      </w:hyperlink>
    </w:p>
    <w:p w:rsidR="00134116" w:rsidRDefault="00134116">
      <w:pPr>
        <w:pStyle w:val="afff5"/>
        <w:spacing w:line="360" w:lineRule="auto"/>
        <w:rPr>
          <w:rFonts w:ascii="仿宋_GB2312" w:eastAsia="仿宋_GB2312" w:hAnsi="宋体" w:hint="eastAsia"/>
          <w:sz w:val="32"/>
          <w:szCs w:val="21"/>
        </w:rPr>
      </w:pPr>
      <w:r>
        <w:rPr>
          <w:rFonts w:ascii="仿宋_GB2312" w:eastAsia="仿宋_GB2312" w:hAnsi="宋体"/>
          <w:sz w:val="32"/>
          <w:szCs w:val="21"/>
        </w:rPr>
        <w:fldChar w:fldCharType="end"/>
      </w:r>
      <w:bookmarkStart w:id="5" w:name="SectionMark2"/>
      <w:bookmarkStart w:id="6" w:name="_Toc111005254"/>
      <w:bookmarkStart w:id="7" w:name="_Toc111005299"/>
      <w:bookmarkStart w:id="8" w:name="_Toc111005317"/>
      <w:bookmarkStart w:id="9" w:name="_Toc111005849"/>
      <w:bookmarkStart w:id="10" w:name="_Toc149472870"/>
      <w:bookmarkEnd w:id="4"/>
    </w:p>
    <w:p w:rsidR="00134116" w:rsidRDefault="00134116">
      <w:pPr>
        <w:pStyle w:val="afff5"/>
        <w:spacing w:line="360" w:lineRule="auto"/>
        <w:jc w:val="center"/>
        <w:rPr>
          <w:rFonts w:ascii="仿宋_GB2312" w:eastAsia="仿宋_GB2312" w:hint="eastAsia"/>
          <w:sz w:val="32"/>
        </w:rPr>
      </w:pPr>
      <w:r>
        <w:rPr>
          <w:rFonts w:ascii="仿宋_GB2312" w:eastAsia="仿宋_GB2312" w:hint="eastAsia"/>
          <w:sz w:val="32"/>
        </w:rPr>
        <w:t>前    言</w:t>
      </w:r>
      <w:bookmarkEnd w:id="6"/>
      <w:bookmarkEnd w:id="7"/>
      <w:bookmarkEnd w:id="8"/>
      <w:bookmarkEnd w:id="9"/>
      <w:bookmarkEnd w:id="10"/>
    </w:p>
    <w:p w:rsidR="00134116" w:rsidRDefault="00134116">
      <w:pPr>
        <w:pStyle w:val="afff5"/>
        <w:spacing w:line="360" w:lineRule="auto"/>
        <w:jc w:val="center"/>
        <w:rPr>
          <w:rFonts w:ascii="仿宋_GB2312" w:eastAsia="仿宋_GB2312" w:hint="eastAsia"/>
          <w:sz w:val="32"/>
        </w:rPr>
      </w:pPr>
    </w:p>
    <w:p w:rsidR="00134116" w:rsidRDefault="00134116">
      <w:pPr>
        <w:pStyle w:val="aff5"/>
        <w:spacing w:line="360" w:lineRule="auto"/>
        <w:ind w:firstLine="640"/>
        <w:rPr>
          <w:rFonts w:ascii="仿宋_GB2312" w:eastAsia="仿宋_GB2312" w:hint="eastAsia"/>
          <w:color w:val="000000"/>
          <w:sz w:val="32"/>
        </w:rPr>
      </w:pPr>
      <w:r>
        <w:rPr>
          <w:rFonts w:ascii="仿宋_GB2312" w:eastAsia="仿宋_GB2312" w:hint="eastAsia"/>
          <w:color w:val="000000"/>
          <w:sz w:val="32"/>
        </w:rPr>
        <w:t>本规程依照中华人民共和国商业部</w:t>
      </w:r>
      <w:r>
        <w:rPr>
          <w:rFonts w:ascii="仿宋_GB2312" w:eastAsia="仿宋_GB2312"/>
          <w:color w:val="000000"/>
          <w:sz w:val="32"/>
        </w:rPr>
        <w:t>(87)</w:t>
      </w:r>
      <w:r>
        <w:rPr>
          <w:rFonts w:ascii="仿宋_GB2312" w:eastAsia="仿宋_GB2312" w:hint="eastAsia"/>
          <w:color w:val="000000"/>
          <w:sz w:val="32"/>
        </w:rPr>
        <w:t>商储（粮）字第</w:t>
      </w:r>
      <w:r>
        <w:rPr>
          <w:rFonts w:ascii="仿宋_GB2312" w:eastAsia="仿宋_GB2312"/>
          <w:color w:val="000000"/>
          <w:sz w:val="32"/>
        </w:rPr>
        <w:t>7</w:t>
      </w:r>
      <w:r>
        <w:rPr>
          <w:rFonts w:ascii="仿宋_GB2312" w:eastAsia="仿宋_GB2312" w:hint="eastAsia"/>
          <w:color w:val="000000"/>
          <w:sz w:val="32"/>
        </w:rPr>
        <w:t>号《粮油储藏技术规范</w:t>
      </w:r>
      <w:r>
        <w:rPr>
          <w:rFonts w:ascii="仿宋_GB2312" w:eastAsia="仿宋_GB2312"/>
          <w:color w:val="000000"/>
          <w:sz w:val="32"/>
        </w:rPr>
        <w:t>(</w:t>
      </w:r>
      <w:r>
        <w:rPr>
          <w:rFonts w:ascii="仿宋_GB2312" w:eastAsia="仿宋_GB2312" w:hint="eastAsia"/>
          <w:color w:val="000000"/>
          <w:sz w:val="32"/>
        </w:rPr>
        <w:t>试行</w:t>
      </w:r>
      <w:r>
        <w:rPr>
          <w:rFonts w:ascii="仿宋_GB2312" w:eastAsia="仿宋_GB2312"/>
          <w:color w:val="000000"/>
          <w:sz w:val="32"/>
        </w:rPr>
        <w:t>)</w:t>
      </w:r>
      <w:r>
        <w:rPr>
          <w:rFonts w:ascii="仿宋_GB2312" w:eastAsia="仿宋_GB2312" w:hint="eastAsia"/>
          <w:color w:val="000000"/>
          <w:sz w:val="32"/>
        </w:rPr>
        <w:t>》、GB50222-1995</w:t>
      </w:r>
      <w:r>
        <w:rPr>
          <w:rFonts w:ascii="仿宋_GB2312" w:eastAsia="仿宋_GB2312"/>
          <w:color w:val="000000"/>
          <w:sz w:val="32"/>
        </w:rPr>
        <w:t>《建筑内部装修设计防火规范》</w:t>
      </w:r>
      <w:r>
        <w:rPr>
          <w:rFonts w:ascii="仿宋_GB2312" w:eastAsia="仿宋_GB2312" w:hint="eastAsia"/>
          <w:color w:val="000000"/>
          <w:sz w:val="32"/>
        </w:rPr>
        <w:t>、</w:t>
      </w:r>
      <w:r>
        <w:rPr>
          <w:rFonts w:ascii="仿宋_GB2312" w:eastAsia="仿宋_GB2312"/>
          <w:color w:val="000000"/>
          <w:sz w:val="32"/>
        </w:rPr>
        <w:t>GB18582-2001《室内装饰装修材料内墙涂料中有害物质限量》</w:t>
      </w:r>
      <w:r>
        <w:rPr>
          <w:rFonts w:ascii="仿宋_GB2312" w:eastAsia="仿宋_GB2312" w:hint="eastAsia"/>
          <w:color w:val="000000"/>
          <w:sz w:val="32"/>
        </w:rPr>
        <w:t>等而制定。</w:t>
      </w:r>
    </w:p>
    <w:p w:rsidR="00134116" w:rsidRDefault="00134116">
      <w:pPr>
        <w:pStyle w:val="aff5"/>
        <w:spacing w:line="360" w:lineRule="auto"/>
        <w:ind w:firstLine="640"/>
        <w:rPr>
          <w:rFonts w:ascii="仿宋_GB2312" w:eastAsia="仿宋_GB2312" w:hint="eastAsia"/>
          <w:color w:val="000000"/>
          <w:sz w:val="32"/>
        </w:rPr>
      </w:pPr>
      <w:r>
        <w:rPr>
          <w:rFonts w:ascii="仿宋_GB2312" w:eastAsia="仿宋_GB2312" w:hAnsi="宋体" w:hint="eastAsia"/>
          <w:color w:val="000000"/>
          <w:sz w:val="32"/>
          <w:szCs w:val="21"/>
        </w:rPr>
        <w:t>本规程是根据中国储备粮管理总公司承担的国家发展和改革委员会</w:t>
      </w:r>
      <w:r>
        <w:rPr>
          <w:rFonts w:ascii="仿宋_GB2312" w:eastAsia="仿宋_GB2312" w:hAnsi="宋体" w:hint="eastAsia"/>
          <w:bCs/>
          <w:color w:val="000000"/>
          <w:sz w:val="32"/>
          <w:szCs w:val="21"/>
        </w:rPr>
        <w:t>高技术产业化现代农业专项“</w:t>
      </w:r>
      <w:r>
        <w:rPr>
          <w:rFonts w:ascii="仿宋_GB2312" w:eastAsia="仿宋_GB2312" w:hAnsi="宋体" w:hint="eastAsia"/>
          <w:color w:val="000000"/>
          <w:sz w:val="32"/>
          <w:szCs w:val="21"/>
        </w:rPr>
        <w:t>粮食储运新技术与设备优化集成示范”项目的研究成果，</w:t>
      </w:r>
      <w:r>
        <w:rPr>
          <w:rFonts w:ascii="仿宋_GB2312" w:eastAsia="仿宋_GB2312" w:hint="eastAsia"/>
          <w:color w:val="000000"/>
          <w:sz w:val="32"/>
        </w:rPr>
        <w:t>针对中央储备粮库仓房和粮堆的隔热而制定</w:t>
      </w:r>
      <w:r>
        <w:rPr>
          <w:rFonts w:ascii="仿宋_GB2312" w:eastAsia="仿宋_GB2312" w:hint="eastAsia"/>
          <w:color w:val="000000"/>
          <w:sz w:val="32"/>
          <w:szCs w:val="21"/>
        </w:rPr>
        <w:t>。</w:t>
      </w:r>
      <w:r>
        <w:rPr>
          <w:rFonts w:ascii="仿宋_GB2312" w:eastAsia="仿宋_GB2312" w:hint="eastAsia"/>
          <w:color w:val="000000"/>
          <w:sz w:val="32"/>
        </w:rPr>
        <w:t>目前尚无仓房和粮堆隔热技术规程的国家标准、行业标准和企业标准，现按照中华人民共和国标准化法制定此企业标准。</w:t>
      </w:r>
    </w:p>
    <w:p w:rsidR="00134116" w:rsidRDefault="00134116">
      <w:pPr>
        <w:suppressAutoHyphens/>
        <w:spacing w:line="360" w:lineRule="auto"/>
        <w:ind w:firstLineChars="200" w:firstLine="640"/>
        <w:rPr>
          <w:rFonts w:ascii="仿宋_GB2312" w:eastAsia="仿宋_GB2312" w:hAnsi="宋体" w:hint="eastAsia"/>
          <w:kern w:val="0"/>
          <w:sz w:val="32"/>
        </w:rPr>
      </w:pPr>
      <w:r>
        <w:rPr>
          <w:rFonts w:ascii="仿宋_GB2312" w:eastAsia="仿宋_GB2312" w:hAnsi="宋体" w:hint="eastAsia"/>
          <w:kern w:val="0"/>
          <w:sz w:val="32"/>
        </w:rPr>
        <w:t>本</w:t>
      </w:r>
      <w:r>
        <w:rPr>
          <w:rFonts w:ascii="仿宋_GB2312" w:eastAsia="仿宋_GB2312" w:hAnsi="宋体" w:hint="eastAsia"/>
          <w:color w:val="000000"/>
          <w:sz w:val="32"/>
        </w:rPr>
        <w:t>规程</w:t>
      </w:r>
      <w:r>
        <w:rPr>
          <w:rFonts w:ascii="仿宋_GB2312" w:eastAsia="仿宋_GB2312" w:hAnsi="宋体" w:hint="eastAsia"/>
          <w:kern w:val="0"/>
          <w:sz w:val="32"/>
        </w:rPr>
        <w:t>由中国储备粮管理总公司提出并归口管理。</w:t>
      </w:r>
    </w:p>
    <w:p w:rsidR="00134116" w:rsidRDefault="00134116">
      <w:pPr>
        <w:suppressAutoHyphens/>
        <w:spacing w:line="360" w:lineRule="auto"/>
        <w:ind w:firstLineChars="200" w:firstLine="640"/>
        <w:rPr>
          <w:rFonts w:ascii="仿宋_GB2312" w:eastAsia="仿宋_GB2312" w:hAnsi="宋体" w:hint="eastAsia"/>
          <w:kern w:val="0"/>
          <w:sz w:val="32"/>
        </w:rPr>
      </w:pPr>
      <w:r>
        <w:rPr>
          <w:rFonts w:ascii="仿宋_GB2312" w:eastAsia="仿宋_GB2312" w:hAnsi="宋体" w:hint="eastAsia"/>
          <w:kern w:val="0"/>
          <w:sz w:val="32"/>
        </w:rPr>
        <w:t>本</w:t>
      </w:r>
      <w:r>
        <w:rPr>
          <w:rFonts w:ascii="仿宋_GB2312" w:eastAsia="仿宋_GB2312" w:hAnsi="宋体" w:hint="eastAsia"/>
          <w:color w:val="000000"/>
          <w:sz w:val="32"/>
        </w:rPr>
        <w:t>规程</w:t>
      </w:r>
      <w:r>
        <w:rPr>
          <w:rFonts w:ascii="仿宋_GB2312" w:eastAsia="仿宋_GB2312" w:hAnsi="宋体" w:hint="eastAsia"/>
          <w:kern w:val="0"/>
          <w:sz w:val="32"/>
        </w:rPr>
        <w:t>负责起草单位：中国储备粮管理总公司。</w:t>
      </w:r>
    </w:p>
    <w:p w:rsidR="00134116" w:rsidRDefault="00134116">
      <w:pPr>
        <w:suppressAutoHyphens/>
        <w:spacing w:line="360" w:lineRule="auto"/>
        <w:ind w:firstLineChars="200" w:firstLine="640"/>
        <w:rPr>
          <w:rFonts w:ascii="仿宋_GB2312" w:eastAsia="仿宋_GB2312" w:hAnsi="宋体" w:hint="eastAsia"/>
          <w:kern w:val="0"/>
          <w:sz w:val="32"/>
        </w:rPr>
      </w:pPr>
      <w:r>
        <w:rPr>
          <w:rFonts w:ascii="仿宋_GB2312" w:eastAsia="仿宋_GB2312" w:hAnsi="宋体" w:hint="eastAsia"/>
          <w:kern w:val="0"/>
          <w:sz w:val="32"/>
        </w:rPr>
        <w:t>本规程参加起草单位：河南工业大学、南京财经大学、成都粮食储藏科学研究所、辽宁省粮食科学研究所、中央储备粮长春直属库、中央储备粮郑州直属库、中央储备粮昆明直属库、中央储备粮武汉直属库、中央储备粮西安大明宫直属库、重庆铜梁国家粮食储备库。</w:t>
      </w:r>
    </w:p>
    <w:p w:rsidR="00134116" w:rsidRDefault="00134116">
      <w:pPr>
        <w:pStyle w:val="aff5"/>
        <w:spacing w:line="360" w:lineRule="auto"/>
        <w:ind w:firstLine="640"/>
        <w:rPr>
          <w:rFonts w:hint="eastAsia"/>
          <w:color w:val="0000FF"/>
        </w:rPr>
      </w:pPr>
      <w:r>
        <w:rPr>
          <w:rFonts w:ascii="仿宋_GB2312" w:eastAsia="仿宋_GB2312" w:hAnsi="宋体" w:hint="eastAsia"/>
          <w:noProof w:val="0"/>
          <w:sz w:val="32"/>
          <w:szCs w:val="24"/>
        </w:rPr>
        <w:t>本规程主要起草人为</w:t>
      </w:r>
      <w:r>
        <w:rPr>
          <w:rFonts w:ascii="仿宋_GB2312" w:eastAsia="仿宋_GB2312" w:hAnsi="宋体"/>
          <w:noProof w:val="0"/>
          <w:sz w:val="32"/>
          <w:szCs w:val="24"/>
        </w:rPr>
        <w:t>:</w:t>
      </w:r>
      <w:r>
        <w:rPr>
          <w:rFonts w:ascii="仿宋_GB2312" w:eastAsia="仿宋_GB2312" w:hAnsi="宋体" w:hint="eastAsia"/>
          <w:noProof w:val="0"/>
          <w:sz w:val="32"/>
          <w:szCs w:val="24"/>
        </w:rPr>
        <w:t xml:space="preserve"> 李火金、 高素芬、汪喜波、曹阳、王殿轩、宋伟、曹毅、付鹏程、严晓平。</w:t>
      </w:r>
    </w:p>
    <w:p w:rsidR="00134116" w:rsidRDefault="00134116">
      <w:pPr>
        <w:pStyle w:val="aff5"/>
        <w:ind w:firstLine="420"/>
      </w:pPr>
    </w:p>
    <w:p w:rsidR="00134116" w:rsidRDefault="00134116">
      <w:pPr>
        <w:pStyle w:val="aff5"/>
        <w:ind w:firstLine="420"/>
        <w:sectPr w:rsidR="00134116">
          <w:headerReference w:type="default" r:id="rId12"/>
          <w:footerReference w:type="default" r:id="rId13"/>
          <w:pgSz w:w="11907" w:h="16839"/>
          <w:pgMar w:top="1418" w:right="1134" w:bottom="1134" w:left="1418" w:header="1418" w:footer="851" w:gutter="0"/>
          <w:pgNumType w:fmt="upperRoman"/>
          <w:cols w:space="425"/>
          <w:docGrid w:type="lines" w:linePitch="312"/>
        </w:sectPr>
      </w:pPr>
    </w:p>
    <w:p w:rsidR="00134116" w:rsidRDefault="00134116">
      <w:pPr>
        <w:pStyle w:val="afff4"/>
        <w:numPr>
          <w:numberingChange w:id="11" w:author="MC SYSTEM" w:date="2008-07-21T17:24:00Z" w:original="%1:2:255:"/>
        </w:numPr>
        <w:spacing w:before="0" w:after="0" w:line="360" w:lineRule="auto"/>
        <w:rPr>
          <w:rFonts w:ascii="仿宋_GB2312" w:eastAsia="仿宋_GB2312" w:hint="eastAsia"/>
          <w:b/>
          <w:bCs/>
          <w:szCs w:val="48"/>
        </w:rPr>
      </w:pPr>
      <w:bookmarkStart w:id="12" w:name="SectionMark4"/>
      <w:bookmarkEnd w:id="5"/>
      <w:r>
        <w:rPr>
          <w:rFonts w:ascii="仿宋_GB2312" w:eastAsia="仿宋_GB2312" w:hint="eastAsia"/>
          <w:b/>
          <w:bCs/>
          <w:szCs w:val="48"/>
        </w:rPr>
        <w:t>仓房和粮堆隔热技术规程</w:t>
      </w:r>
    </w:p>
    <w:p w:rsidR="00134116" w:rsidRDefault="00134116">
      <w:pPr>
        <w:pStyle w:val="aff5"/>
        <w:ind w:firstLine="640"/>
        <w:rPr>
          <w:rFonts w:ascii="仿宋_GB2312" w:eastAsia="仿宋_GB2312" w:hint="eastAsia"/>
          <w:sz w:val="32"/>
        </w:rPr>
      </w:pPr>
    </w:p>
    <w:p w:rsidR="00134116" w:rsidRDefault="00134116">
      <w:pPr>
        <w:pStyle w:val="af"/>
        <w:numPr>
          <w:ilvl w:val="0"/>
          <w:numId w:val="0"/>
        </w:numPr>
        <w:spacing w:beforeLines="0" w:before="0" w:afterLines="0" w:after="0" w:line="360" w:lineRule="auto"/>
        <w:ind w:firstLineChars="200" w:firstLine="640"/>
        <w:rPr>
          <w:rFonts w:ascii="仿宋_GB2312" w:eastAsia="仿宋_GB2312" w:hAnsi="宋体" w:hint="eastAsia"/>
          <w:b/>
          <w:sz w:val="32"/>
          <w:szCs w:val="21"/>
        </w:rPr>
      </w:pPr>
      <w:bookmarkStart w:id="13" w:name="_Toc111005256"/>
      <w:bookmarkStart w:id="14" w:name="_Toc111005301"/>
      <w:bookmarkStart w:id="15" w:name="_Toc111005319"/>
      <w:bookmarkStart w:id="16" w:name="_Toc111005851"/>
      <w:bookmarkStart w:id="17" w:name="_Toc149472871"/>
      <w:r>
        <w:rPr>
          <w:rFonts w:ascii="仿宋_GB2312" w:eastAsia="仿宋_GB2312" w:hAnsi="宋体" w:hint="eastAsia"/>
          <w:b/>
          <w:sz w:val="32"/>
          <w:szCs w:val="21"/>
        </w:rPr>
        <w:t>1.范围</w:t>
      </w:r>
      <w:bookmarkEnd w:id="13"/>
      <w:bookmarkEnd w:id="14"/>
      <w:bookmarkEnd w:id="15"/>
      <w:bookmarkEnd w:id="16"/>
      <w:bookmarkEnd w:id="17"/>
    </w:p>
    <w:p w:rsidR="00134116" w:rsidRDefault="00134116">
      <w:pPr>
        <w:pStyle w:val="aff5"/>
        <w:spacing w:line="360" w:lineRule="auto"/>
        <w:ind w:firstLine="640"/>
        <w:rPr>
          <w:rFonts w:ascii="仿宋_GB2312" w:eastAsia="仿宋_GB2312" w:hAnsi="宋体" w:hint="eastAsia"/>
          <w:color w:val="000000"/>
          <w:sz w:val="32"/>
          <w:szCs w:val="21"/>
        </w:rPr>
      </w:pPr>
      <w:r>
        <w:rPr>
          <w:rFonts w:ascii="仿宋_GB2312" w:eastAsia="仿宋_GB2312" w:hAnsi="宋体" w:hint="eastAsia"/>
          <w:color w:val="000000"/>
          <w:sz w:val="32"/>
          <w:szCs w:val="21"/>
        </w:rPr>
        <w:t>本规程规定了粮仓和粮堆隔热材料选用原则、粮仓和粮堆隔热技术要求、操作及管理要求。</w:t>
      </w:r>
    </w:p>
    <w:p w:rsidR="00134116" w:rsidRDefault="00134116">
      <w:pPr>
        <w:pStyle w:val="aff5"/>
        <w:spacing w:line="360" w:lineRule="auto"/>
        <w:ind w:firstLine="640"/>
        <w:rPr>
          <w:rFonts w:ascii="仿宋_GB2312" w:eastAsia="仿宋_GB2312" w:hAnsi="宋体" w:hint="eastAsia"/>
          <w:color w:val="000000"/>
          <w:sz w:val="32"/>
          <w:szCs w:val="21"/>
        </w:rPr>
      </w:pPr>
      <w:r>
        <w:rPr>
          <w:rFonts w:ascii="仿宋_GB2312" w:eastAsia="仿宋_GB2312" w:hAnsi="宋体" w:hint="eastAsia"/>
          <w:color w:val="000000"/>
          <w:sz w:val="32"/>
          <w:szCs w:val="21"/>
        </w:rPr>
        <w:t>本规程适用于我国储备粮存储仓房和粮堆隔热技术处理。</w:t>
      </w:r>
    </w:p>
    <w:p w:rsidR="00134116" w:rsidRDefault="00134116">
      <w:pPr>
        <w:pStyle w:val="af"/>
        <w:numPr>
          <w:ilvl w:val="0"/>
          <w:numId w:val="0"/>
        </w:numPr>
        <w:spacing w:beforeLines="0" w:before="0" w:afterLines="0" w:after="0" w:line="360" w:lineRule="auto"/>
        <w:ind w:firstLineChars="200" w:firstLine="640"/>
        <w:rPr>
          <w:rFonts w:ascii="仿宋_GB2312" w:eastAsia="仿宋_GB2312" w:hAnsi="宋体" w:hint="eastAsia"/>
          <w:b/>
          <w:sz w:val="32"/>
          <w:szCs w:val="21"/>
        </w:rPr>
      </w:pPr>
      <w:bookmarkStart w:id="18" w:name="_Toc111005257"/>
      <w:bookmarkStart w:id="19" w:name="_Toc111005302"/>
      <w:bookmarkStart w:id="20" w:name="_Toc111005320"/>
      <w:bookmarkStart w:id="21" w:name="_Toc111005852"/>
      <w:bookmarkStart w:id="22" w:name="_Toc149472872"/>
      <w:r>
        <w:rPr>
          <w:rFonts w:ascii="仿宋_GB2312" w:eastAsia="仿宋_GB2312" w:hAnsi="宋体" w:hint="eastAsia"/>
          <w:b/>
          <w:sz w:val="32"/>
          <w:szCs w:val="21"/>
        </w:rPr>
        <w:t>2.规范性引用文件</w:t>
      </w:r>
      <w:bookmarkEnd w:id="18"/>
      <w:bookmarkEnd w:id="19"/>
      <w:bookmarkEnd w:id="20"/>
      <w:bookmarkEnd w:id="21"/>
      <w:bookmarkEnd w:id="22"/>
    </w:p>
    <w:p w:rsidR="00134116" w:rsidRDefault="00134116">
      <w:pPr>
        <w:pStyle w:val="aff5"/>
        <w:spacing w:line="360" w:lineRule="auto"/>
        <w:ind w:firstLine="640"/>
        <w:rPr>
          <w:rFonts w:ascii="仿宋_GB2312" w:eastAsia="仿宋_GB2312" w:hAnsi="宋体" w:hint="eastAsia"/>
          <w:sz w:val="32"/>
          <w:szCs w:val="21"/>
        </w:rPr>
      </w:pPr>
      <w:r>
        <w:rPr>
          <w:rFonts w:ascii="仿宋_GB2312" w:eastAsia="仿宋_GB2312" w:hAnsi="宋体" w:hint="eastAsia"/>
          <w:sz w:val="32"/>
          <w:szCs w:val="21"/>
        </w:rPr>
        <w:t>下列文件中的条款通过本</w:t>
      </w:r>
      <w:r>
        <w:rPr>
          <w:rFonts w:ascii="仿宋_GB2312" w:eastAsia="仿宋_GB2312" w:hAnsi="宋体" w:hint="eastAsia"/>
          <w:bCs/>
          <w:sz w:val="32"/>
          <w:szCs w:val="21"/>
        </w:rPr>
        <w:t>规程</w:t>
      </w:r>
      <w:r>
        <w:rPr>
          <w:rFonts w:ascii="仿宋_GB2312" w:eastAsia="仿宋_GB2312" w:hAnsi="宋体" w:hint="eastAsia"/>
          <w:sz w:val="32"/>
          <w:szCs w:val="21"/>
        </w:rPr>
        <w:t>的引用而成为本</w:t>
      </w:r>
      <w:r>
        <w:rPr>
          <w:rFonts w:ascii="仿宋_GB2312" w:eastAsia="仿宋_GB2312" w:hAnsi="宋体" w:hint="eastAsia"/>
          <w:bCs/>
          <w:sz w:val="32"/>
          <w:szCs w:val="21"/>
        </w:rPr>
        <w:t>规程</w:t>
      </w:r>
      <w:r>
        <w:rPr>
          <w:rFonts w:ascii="仿宋_GB2312" w:eastAsia="仿宋_GB2312" w:hAnsi="宋体" w:hint="eastAsia"/>
          <w:sz w:val="32"/>
          <w:szCs w:val="21"/>
        </w:rPr>
        <w:t>的条款。凡是注日期的引用文件，其随后所有的修改单（不包括勘误的内容）或修订版均不适用于本</w:t>
      </w:r>
      <w:r>
        <w:rPr>
          <w:rFonts w:ascii="仿宋_GB2312" w:eastAsia="仿宋_GB2312" w:hAnsi="宋体" w:hint="eastAsia"/>
          <w:bCs/>
          <w:sz w:val="32"/>
          <w:szCs w:val="21"/>
        </w:rPr>
        <w:t>规程</w:t>
      </w:r>
      <w:r>
        <w:rPr>
          <w:rFonts w:ascii="仿宋_GB2312" w:eastAsia="仿宋_GB2312" w:hAnsi="宋体" w:hint="eastAsia"/>
          <w:sz w:val="32"/>
          <w:szCs w:val="21"/>
        </w:rPr>
        <w:t>，凡是不注日期的引用文件，其最新版本适用于本</w:t>
      </w:r>
      <w:r>
        <w:rPr>
          <w:rFonts w:ascii="仿宋_GB2312" w:eastAsia="仿宋_GB2312" w:hAnsi="宋体" w:hint="eastAsia"/>
          <w:bCs/>
          <w:sz w:val="32"/>
          <w:szCs w:val="21"/>
        </w:rPr>
        <w:t>规程</w:t>
      </w:r>
      <w:r>
        <w:rPr>
          <w:rFonts w:ascii="仿宋_GB2312" w:eastAsia="仿宋_GB2312" w:hAnsi="宋体" w:hint="eastAsia"/>
          <w:sz w:val="32"/>
          <w:szCs w:val="21"/>
        </w:rPr>
        <w:t>。</w:t>
      </w:r>
    </w:p>
    <w:p w:rsidR="00134116" w:rsidRDefault="00134116">
      <w:pPr>
        <w:pStyle w:val="aff5"/>
        <w:spacing w:line="360" w:lineRule="auto"/>
        <w:ind w:firstLine="640"/>
        <w:rPr>
          <w:rFonts w:ascii="仿宋_GB2312" w:eastAsia="仿宋_GB2312" w:hAnsi="宋体" w:hint="eastAsia"/>
          <w:sz w:val="32"/>
          <w:szCs w:val="21"/>
        </w:rPr>
      </w:pPr>
      <w:r>
        <w:rPr>
          <w:rFonts w:ascii="仿宋_GB2312" w:eastAsia="仿宋_GB2312" w:hAnsi="宋体" w:hint="eastAsia"/>
          <w:sz w:val="32"/>
          <w:szCs w:val="21"/>
        </w:rPr>
        <w:t>GB50176-1993 民用建筑热工设计规范</w:t>
      </w:r>
    </w:p>
    <w:p w:rsidR="00134116" w:rsidRDefault="00134116">
      <w:pPr>
        <w:pStyle w:val="aff5"/>
        <w:spacing w:line="360" w:lineRule="auto"/>
        <w:ind w:firstLine="640"/>
        <w:rPr>
          <w:rFonts w:ascii="仿宋_GB2312" w:eastAsia="仿宋_GB2312" w:hAnsi="宋体" w:hint="eastAsia"/>
          <w:sz w:val="32"/>
          <w:szCs w:val="21"/>
        </w:rPr>
      </w:pPr>
      <w:r>
        <w:rPr>
          <w:rFonts w:ascii="仿宋_GB2312" w:eastAsia="仿宋_GB2312" w:hAnsi="宋体" w:hint="eastAsia"/>
          <w:sz w:val="32"/>
          <w:szCs w:val="21"/>
        </w:rPr>
        <w:t>GB50222-1995 建筑内部装修设计防火规范</w:t>
      </w:r>
    </w:p>
    <w:p w:rsidR="00134116" w:rsidRDefault="00134116">
      <w:pPr>
        <w:pStyle w:val="aff5"/>
        <w:spacing w:line="360" w:lineRule="auto"/>
        <w:ind w:firstLine="640"/>
        <w:rPr>
          <w:rFonts w:ascii="仿宋_GB2312" w:eastAsia="仿宋_GB2312" w:hAnsi="宋体" w:hint="eastAsia"/>
          <w:sz w:val="32"/>
          <w:szCs w:val="21"/>
        </w:rPr>
      </w:pPr>
      <w:r>
        <w:rPr>
          <w:rFonts w:ascii="仿宋_GB2312" w:eastAsia="仿宋_GB2312" w:hAnsi="宋体" w:hint="eastAsia"/>
          <w:sz w:val="32"/>
          <w:szCs w:val="21"/>
        </w:rPr>
        <w:t>GB50320-2001 粮食平房仓设计规范</w:t>
      </w:r>
    </w:p>
    <w:p w:rsidR="00134116" w:rsidRDefault="00134116">
      <w:pPr>
        <w:pStyle w:val="aff5"/>
        <w:spacing w:line="360" w:lineRule="auto"/>
        <w:ind w:firstLine="640"/>
        <w:rPr>
          <w:rFonts w:ascii="仿宋_GB2312" w:eastAsia="仿宋_GB2312" w:hAnsi="宋体" w:hint="eastAsia"/>
          <w:sz w:val="32"/>
          <w:szCs w:val="21"/>
        </w:rPr>
      </w:pPr>
      <w:r>
        <w:rPr>
          <w:rFonts w:ascii="仿宋_GB2312" w:eastAsia="仿宋_GB2312" w:hAnsi="宋体" w:hint="eastAsia"/>
          <w:sz w:val="32"/>
          <w:szCs w:val="21"/>
        </w:rPr>
        <w:t>GB50327-2001 住宅装饰装修工程施工规范</w:t>
      </w:r>
    </w:p>
    <w:p w:rsidR="00134116" w:rsidRDefault="00134116">
      <w:pPr>
        <w:pStyle w:val="aff5"/>
        <w:spacing w:line="360" w:lineRule="auto"/>
        <w:ind w:firstLine="640"/>
        <w:rPr>
          <w:rFonts w:ascii="仿宋_GB2312" w:eastAsia="仿宋_GB2312" w:hAnsi="宋体" w:hint="eastAsia"/>
          <w:sz w:val="32"/>
          <w:szCs w:val="21"/>
        </w:rPr>
      </w:pPr>
      <w:r>
        <w:rPr>
          <w:rFonts w:ascii="仿宋_GB2312" w:eastAsia="仿宋_GB2312" w:hAnsi="宋体" w:hint="eastAsia"/>
          <w:sz w:val="32"/>
          <w:szCs w:val="21"/>
        </w:rPr>
        <w:t>GB50345-2004 屋面工程技术规范</w:t>
      </w:r>
    </w:p>
    <w:p w:rsidR="00134116" w:rsidRDefault="00134116">
      <w:pPr>
        <w:pStyle w:val="aff5"/>
        <w:spacing w:line="360" w:lineRule="auto"/>
        <w:ind w:firstLine="640"/>
        <w:rPr>
          <w:rFonts w:ascii="仿宋_GB2312" w:eastAsia="仿宋_GB2312" w:hAnsi="宋体" w:hint="eastAsia"/>
          <w:sz w:val="32"/>
          <w:szCs w:val="21"/>
        </w:rPr>
      </w:pPr>
      <w:r>
        <w:rPr>
          <w:rFonts w:ascii="仿宋_GB2312" w:eastAsia="仿宋_GB2312" w:hAnsi="宋体" w:hint="eastAsia"/>
          <w:sz w:val="32"/>
          <w:szCs w:val="21"/>
        </w:rPr>
        <w:t>LS/T1202-2002 储粮机械通风技术规程</w:t>
      </w:r>
    </w:p>
    <w:p w:rsidR="00134116" w:rsidRDefault="00134116">
      <w:pPr>
        <w:pStyle w:val="aff5"/>
        <w:spacing w:line="360" w:lineRule="auto"/>
        <w:ind w:firstLine="640"/>
        <w:rPr>
          <w:rFonts w:ascii="仿宋_GB2312" w:eastAsia="仿宋_GB2312" w:hAnsi="宋体" w:hint="eastAsia"/>
          <w:sz w:val="32"/>
          <w:szCs w:val="21"/>
        </w:rPr>
      </w:pPr>
      <w:r>
        <w:rPr>
          <w:rFonts w:ascii="仿宋_GB2312" w:eastAsia="仿宋_GB2312" w:hAnsi="宋体" w:hint="eastAsia"/>
          <w:sz w:val="32"/>
          <w:szCs w:val="21"/>
        </w:rPr>
        <w:t>Q/ZCL T2-2007 机械通风降温储粮技术规程</w:t>
      </w:r>
    </w:p>
    <w:p w:rsidR="00134116" w:rsidRDefault="00134116">
      <w:pPr>
        <w:pStyle w:val="aff5"/>
        <w:spacing w:line="360" w:lineRule="auto"/>
        <w:ind w:firstLine="640"/>
        <w:rPr>
          <w:rFonts w:ascii="仿宋_GB2312" w:eastAsia="仿宋_GB2312" w:hAnsi="宋体" w:hint="eastAsia"/>
          <w:sz w:val="32"/>
          <w:szCs w:val="21"/>
        </w:rPr>
      </w:pPr>
      <w:r>
        <w:rPr>
          <w:rFonts w:ascii="仿宋_GB2312" w:eastAsia="仿宋_GB2312" w:hAnsi="宋体" w:hint="eastAsia"/>
          <w:sz w:val="32"/>
          <w:szCs w:val="21"/>
        </w:rPr>
        <w:t>GB18582-2001 室内装饰装修材料内墙涂料中有害物质限量</w:t>
      </w:r>
    </w:p>
    <w:p w:rsidR="00134116" w:rsidRDefault="00134116">
      <w:pPr>
        <w:pStyle w:val="aff5"/>
        <w:spacing w:line="360" w:lineRule="auto"/>
        <w:ind w:firstLine="640"/>
        <w:rPr>
          <w:rFonts w:ascii="仿宋_GB2312" w:eastAsia="仿宋_GB2312" w:hAnsi="宋体" w:hint="eastAsia"/>
          <w:sz w:val="32"/>
          <w:szCs w:val="21"/>
        </w:rPr>
      </w:pPr>
      <w:r>
        <w:rPr>
          <w:rFonts w:ascii="仿宋_GB2312" w:eastAsia="仿宋_GB2312" w:hAnsi="宋体" w:hint="eastAsia"/>
          <w:sz w:val="32"/>
          <w:szCs w:val="21"/>
        </w:rPr>
        <w:t>JCJ14-1999 聚氨酯硬泡体防水保温工程技术规程</w:t>
      </w:r>
    </w:p>
    <w:p w:rsidR="00134116" w:rsidRDefault="00134116">
      <w:pPr>
        <w:pStyle w:val="aff5"/>
        <w:spacing w:line="360" w:lineRule="auto"/>
        <w:ind w:firstLine="640"/>
        <w:rPr>
          <w:rFonts w:ascii="仿宋_GB2312" w:eastAsia="仿宋_GB2312" w:hAnsi="宋体" w:hint="eastAsia"/>
          <w:sz w:val="32"/>
          <w:szCs w:val="21"/>
        </w:rPr>
      </w:pPr>
      <w:r>
        <w:rPr>
          <w:rFonts w:ascii="仿宋_GB2312" w:eastAsia="仿宋_GB2312" w:hAnsi="宋体" w:hint="eastAsia"/>
          <w:sz w:val="32"/>
          <w:szCs w:val="21"/>
        </w:rPr>
        <w:t xml:space="preserve">JC/T864-2000 聚合物乳液建筑防水涂料 </w:t>
      </w:r>
    </w:p>
    <w:p w:rsidR="00134116" w:rsidRDefault="00134116">
      <w:pPr>
        <w:pStyle w:val="aff5"/>
        <w:spacing w:line="360" w:lineRule="auto"/>
        <w:ind w:firstLine="640"/>
        <w:rPr>
          <w:rFonts w:ascii="仿宋_GB2312" w:eastAsia="仿宋_GB2312" w:hAnsi="宋体" w:hint="eastAsia"/>
          <w:sz w:val="32"/>
          <w:szCs w:val="21"/>
        </w:rPr>
      </w:pPr>
      <w:r>
        <w:rPr>
          <w:rFonts w:ascii="仿宋_GB2312" w:eastAsia="仿宋_GB2312" w:hAnsi="宋体" w:hint="eastAsia"/>
          <w:sz w:val="32"/>
          <w:szCs w:val="21"/>
        </w:rPr>
        <w:t>JG/T26-2002 外墙无机建筑涂料</w:t>
      </w:r>
    </w:p>
    <w:p w:rsidR="00134116" w:rsidRDefault="00134116">
      <w:pPr>
        <w:pStyle w:val="aff5"/>
        <w:spacing w:line="360" w:lineRule="auto"/>
        <w:ind w:firstLine="640"/>
        <w:rPr>
          <w:rFonts w:ascii="仿宋_GB2312" w:eastAsia="仿宋_GB2312" w:hAnsi="宋体" w:hint="eastAsia"/>
          <w:sz w:val="32"/>
          <w:szCs w:val="21"/>
        </w:rPr>
      </w:pPr>
      <w:r>
        <w:rPr>
          <w:rFonts w:ascii="仿宋_GB2312" w:eastAsia="仿宋_GB2312" w:hAnsi="宋体" w:hint="eastAsia"/>
          <w:sz w:val="32"/>
          <w:szCs w:val="21"/>
        </w:rPr>
        <w:t>中华人民共和国商业部（87）商储（粮）字第7号《粮油储藏技术规范（试行）》</w:t>
      </w:r>
    </w:p>
    <w:p w:rsidR="00134116" w:rsidRDefault="00134116">
      <w:pPr>
        <w:pStyle w:val="aff5"/>
        <w:spacing w:line="360" w:lineRule="auto"/>
        <w:ind w:firstLine="640"/>
        <w:rPr>
          <w:rFonts w:ascii="仿宋_GB2312" w:eastAsia="仿宋_GB2312" w:hAnsi="宋体" w:hint="eastAsia"/>
          <w:sz w:val="32"/>
          <w:szCs w:val="21"/>
        </w:rPr>
      </w:pPr>
      <w:r>
        <w:rPr>
          <w:rFonts w:ascii="仿宋_GB2312" w:eastAsia="仿宋_GB2312" w:hAnsi="宋体" w:hint="eastAsia"/>
          <w:sz w:val="32"/>
          <w:szCs w:val="21"/>
        </w:rPr>
        <w:t xml:space="preserve">中华人民共和国商业部（92）商储（粮）字第211号《国家粮油仓库仓储设施管理试行办法》 </w:t>
      </w:r>
    </w:p>
    <w:p w:rsidR="00134116" w:rsidRDefault="00134116">
      <w:pPr>
        <w:pStyle w:val="af"/>
        <w:numPr>
          <w:ilvl w:val="0"/>
          <w:numId w:val="0"/>
        </w:numPr>
        <w:spacing w:beforeLines="0" w:before="0" w:afterLines="0" w:after="0" w:line="360" w:lineRule="auto"/>
        <w:ind w:firstLineChars="200" w:firstLine="640"/>
        <w:rPr>
          <w:rFonts w:ascii="仿宋_GB2312" w:eastAsia="仿宋_GB2312" w:hAnsi="宋体" w:hint="eastAsia"/>
          <w:b/>
          <w:sz w:val="32"/>
          <w:szCs w:val="21"/>
        </w:rPr>
      </w:pPr>
      <w:bookmarkStart w:id="23" w:name="_Toc111005258"/>
      <w:bookmarkStart w:id="24" w:name="_Toc111005303"/>
      <w:bookmarkStart w:id="25" w:name="_Toc111005321"/>
      <w:bookmarkStart w:id="26" w:name="_Toc111005853"/>
      <w:bookmarkStart w:id="27" w:name="_Toc149472873"/>
      <w:r>
        <w:rPr>
          <w:rFonts w:ascii="仿宋_GB2312" w:eastAsia="仿宋_GB2312" w:hAnsi="宋体" w:hint="eastAsia"/>
          <w:b/>
          <w:sz w:val="32"/>
          <w:szCs w:val="21"/>
        </w:rPr>
        <w:t>3.术语和定义</w:t>
      </w:r>
      <w:bookmarkEnd w:id="23"/>
      <w:bookmarkEnd w:id="24"/>
      <w:bookmarkEnd w:id="25"/>
      <w:bookmarkEnd w:id="26"/>
      <w:bookmarkEnd w:id="27"/>
    </w:p>
    <w:bookmarkEnd w:id="12"/>
    <w:p w:rsidR="00134116" w:rsidRDefault="00134116">
      <w:pPr>
        <w:spacing w:line="360" w:lineRule="auto"/>
        <w:ind w:firstLineChars="200" w:firstLine="640"/>
        <w:rPr>
          <w:rFonts w:ascii="仿宋_GB2312" w:eastAsia="仿宋_GB2312" w:hAnsi="宋体" w:hint="eastAsia"/>
          <w:noProof/>
          <w:sz w:val="32"/>
        </w:rPr>
      </w:pPr>
      <w:r>
        <w:rPr>
          <w:rFonts w:ascii="仿宋_GB2312" w:eastAsia="仿宋_GB2312" w:hAnsi="宋体" w:hint="eastAsia"/>
          <w:noProof/>
          <w:sz w:val="32"/>
        </w:rPr>
        <w:t>3.1 热传递 heat transfer in stored grain</w:t>
      </w:r>
    </w:p>
    <w:p w:rsidR="00134116" w:rsidRDefault="00134116">
      <w:pPr>
        <w:pStyle w:val="aff5"/>
        <w:spacing w:line="360" w:lineRule="auto"/>
        <w:ind w:firstLine="640"/>
        <w:rPr>
          <w:rFonts w:ascii="仿宋_GB2312" w:eastAsia="仿宋_GB2312" w:hAnsi="宋体" w:hint="eastAsia"/>
          <w:sz w:val="32"/>
          <w:szCs w:val="21"/>
        </w:rPr>
      </w:pPr>
      <w:r>
        <w:rPr>
          <w:rFonts w:ascii="仿宋_GB2312" w:eastAsia="仿宋_GB2312" w:hAnsi="宋体" w:hint="eastAsia"/>
          <w:sz w:val="32"/>
          <w:szCs w:val="21"/>
        </w:rPr>
        <w:t>粮仓和粮堆内外通过传导、对流和辐射的方式进行的热量交换。</w:t>
      </w:r>
    </w:p>
    <w:p w:rsidR="00134116" w:rsidRDefault="00134116">
      <w:pPr>
        <w:spacing w:line="360" w:lineRule="auto"/>
        <w:ind w:firstLineChars="200" w:firstLine="640"/>
        <w:rPr>
          <w:rFonts w:ascii="仿宋_GB2312" w:eastAsia="仿宋_GB2312" w:hAnsi="宋体" w:hint="eastAsia"/>
          <w:noProof/>
          <w:sz w:val="32"/>
        </w:rPr>
      </w:pPr>
      <w:r>
        <w:rPr>
          <w:rFonts w:ascii="仿宋_GB2312" w:eastAsia="仿宋_GB2312" w:hAnsi="宋体" w:hint="eastAsia"/>
          <w:noProof/>
          <w:sz w:val="32"/>
        </w:rPr>
        <w:t>3.2 围护结构 construction of warehouse</w:t>
      </w:r>
    </w:p>
    <w:p w:rsidR="00134116" w:rsidRDefault="00134116">
      <w:pPr>
        <w:pStyle w:val="aff5"/>
        <w:spacing w:line="360" w:lineRule="auto"/>
        <w:ind w:firstLine="640"/>
        <w:rPr>
          <w:rFonts w:ascii="仿宋_GB2312" w:eastAsia="仿宋_GB2312" w:hAnsi="宋体" w:hint="eastAsia"/>
          <w:sz w:val="32"/>
          <w:szCs w:val="21"/>
        </w:rPr>
      </w:pPr>
      <w:r>
        <w:rPr>
          <w:rFonts w:ascii="仿宋_GB2312" w:eastAsia="仿宋_GB2312" w:hAnsi="宋体" w:hint="eastAsia"/>
          <w:sz w:val="32"/>
          <w:szCs w:val="21"/>
        </w:rPr>
        <w:t>粮仓的仓顶、仓墙、地坪、门窗及仓房外围附属结构的总称。</w:t>
      </w:r>
    </w:p>
    <w:p w:rsidR="00134116" w:rsidRDefault="00134116">
      <w:pPr>
        <w:spacing w:line="360" w:lineRule="auto"/>
        <w:rPr>
          <w:rFonts w:ascii="仿宋_GB2312" w:eastAsia="仿宋_GB2312" w:hAnsi="宋体" w:hint="eastAsia"/>
          <w:noProof/>
          <w:sz w:val="32"/>
        </w:rPr>
      </w:pPr>
      <w:r>
        <w:rPr>
          <w:rFonts w:ascii="仿宋_GB2312" w:eastAsia="仿宋_GB2312" w:hAnsi="宋体" w:hint="eastAsia"/>
          <w:noProof/>
          <w:sz w:val="32"/>
        </w:rPr>
        <w:t xml:space="preserve">    3.3 隔热材料 heat insulation materials</w:t>
      </w:r>
    </w:p>
    <w:p w:rsidR="00134116" w:rsidRDefault="00134116">
      <w:pPr>
        <w:pStyle w:val="aff5"/>
        <w:spacing w:line="360" w:lineRule="auto"/>
        <w:ind w:firstLine="640"/>
        <w:rPr>
          <w:rFonts w:ascii="仿宋_GB2312" w:eastAsia="仿宋_GB2312" w:hAnsi="宋体" w:hint="eastAsia"/>
          <w:sz w:val="32"/>
          <w:szCs w:val="21"/>
        </w:rPr>
      </w:pPr>
      <w:r>
        <w:rPr>
          <w:rFonts w:ascii="仿宋_GB2312" w:eastAsia="仿宋_GB2312" w:hAnsi="宋体" w:hint="eastAsia"/>
          <w:sz w:val="32"/>
          <w:szCs w:val="21"/>
        </w:rPr>
        <w:t>通常把导热系数小于0.23W/m·K，表观密度小于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600"/>
          <w:attr w:name="UnitName" w:val="kg"/>
        </w:smartTagPr>
        <w:r>
          <w:rPr>
            <w:rFonts w:ascii="仿宋_GB2312" w:eastAsia="仿宋_GB2312" w:hAnsi="宋体" w:hint="eastAsia"/>
            <w:sz w:val="32"/>
            <w:szCs w:val="21"/>
          </w:rPr>
          <w:t>600kg</w:t>
        </w:r>
      </w:smartTag>
      <w:r>
        <w:rPr>
          <w:rFonts w:ascii="仿宋_GB2312" w:eastAsia="仿宋_GB2312" w:hAnsi="宋体" w:hint="eastAsia"/>
          <w:sz w:val="32"/>
          <w:szCs w:val="21"/>
        </w:rPr>
        <w:t>/</w:t>
      </w:r>
      <w:r>
        <w:rPr>
          <w:rFonts w:ascii="仿宋_GB2312" w:eastAsia="仿宋_GB2312"/>
          <w:sz w:val="32"/>
          <w:szCs w:val="21"/>
        </w:rPr>
        <w:t>m</w:t>
      </w:r>
      <w:r>
        <w:rPr>
          <w:rFonts w:ascii="仿宋_GB2312" w:eastAsia="仿宋_GB2312"/>
          <w:sz w:val="32"/>
          <w:szCs w:val="21"/>
          <w:vertAlign w:val="superscript"/>
        </w:rPr>
        <w:t>3</w:t>
      </w:r>
      <w:r>
        <w:rPr>
          <w:rFonts w:ascii="仿宋_GB2312" w:eastAsia="仿宋_GB2312" w:hAnsi="宋体" w:hint="eastAsia"/>
          <w:sz w:val="32"/>
          <w:szCs w:val="21"/>
        </w:rPr>
        <w:t>的建筑材料称为隔热材料。粮仓和粮堆常用的隔热材料有稻壳、膨胀珍珠岩、膨胀蛭石、聚苯乙烯泡沫塑料、硬质聚氨酯泡沫塑料、高密度海绵等。</w:t>
      </w:r>
    </w:p>
    <w:p w:rsidR="00134116" w:rsidRDefault="00134116">
      <w:pPr>
        <w:spacing w:line="360" w:lineRule="auto"/>
        <w:ind w:firstLineChars="200" w:firstLine="640"/>
        <w:rPr>
          <w:rFonts w:ascii="仿宋_GB2312" w:eastAsia="仿宋_GB2312" w:hAnsi="宋体" w:hint="eastAsia"/>
          <w:noProof/>
          <w:sz w:val="32"/>
        </w:rPr>
      </w:pPr>
      <w:r>
        <w:rPr>
          <w:rFonts w:ascii="仿宋_GB2312" w:eastAsia="仿宋_GB2312" w:hAnsi="宋体" w:hint="eastAsia"/>
          <w:noProof/>
          <w:sz w:val="32"/>
        </w:rPr>
        <w:t>3.4 静态隔热 heat insulating by fixed construction</w:t>
      </w:r>
    </w:p>
    <w:p w:rsidR="00134116" w:rsidRDefault="00134116">
      <w:pPr>
        <w:pStyle w:val="aff5"/>
        <w:spacing w:line="360" w:lineRule="auto"/>
        <w:ind w:firstLine="640"/>
        <w:rPr>
          <w:rFonts w:ascii="仿宋_GB2312" w:eastAsia="仿宋_GB2312" w:hAnsi="宋体" w:hint="eastAsia"/>
          <w:sz w:val="32"/>
          <w:szCs w:val="21"/>
        </w:rPr>
      </w:pPr>
      <w:r>
        <w:rPr>
          <w:rFonts w:ascii="仿宋_GB2312" w:eastAsia="仿宋_GB2312" w:hAnsi="宋体" w:hint="eastAsia"/>
          <w:sz w:val="32"/>
          <w:szCs w:val="21"/>
        </w:rPr>
        <w:t>在围护结构或粮堆外围设置隔热材料以减弱热传递的隔热措施。</w:t>
      </w:r>
    </w:p>
    <w:p w:rsidR="00134116" w:rsidRDefault="00134116">
      <w:pPr>
        <w:spacing w:line="360" w:lineRule="auto"/>
        <w:ind w:firstLineChars="200" w:firstLine="640"/>
        <w:rPr>
          <w:rFonts w:ascii="仿宋_GB2312" w:eastAsia="仿宋_GB2312" w:hAnsi="宋体" w:hint="eastAsia"/>
          <w:noProof/>
          <w:sz w:val="32"/>
        </w:rPr>
      </w:pPr>
      <w:r>
        <w:rPr>
          <w:rFonts w:ascii="仿宋_GB2312" w:eastAsia="仿宋_GB2312" w:hAnsi="宋体" w:hint="eastAsia"/>
          <w:noProof/>
          <w:sz w:val="32"/>
        </w:rPr>
        <w:t>3.5 动态隔热 heat insulating by dynamic air flow</w:t>
      </w:r>
    </w:p>
    <w:p w:rsidR="00134116" w:rsidRDefault="00134116">
      <w:pPr>
        <w:pStyle w:val="aff5"/>
        <w:spacing w:line="360" w:lineRule="auto"/>
        <w:ind w:firstLine="640"/>
        <w:rPr>
          <w:rFonts w:ascii="仿宋_GB2312" w:eastAsia="仿宋_GB2312" w:hAnsi="宋体" w:hint="eastAsia"/>
          <w:sz w:val="32"/>
          <w:szCs w:val="21"/>
        </w:rPr>
      </w:pPr>
      <w:r>
        <w:rPr>
          <w:rFonts w:ascii="仿宋_GB2312" w:eastAsia="仿宋_GB2312" w:hAnsi="宋体" w:hint="eastAsia"/>
          <w:sz w:val="32"/>
          <w:szCs w:val="21"/>
        </w:rPr>
        <w:t>在围护结构或粮面设置隔热材料并利用空气流通的隔热措施。</w:t>
      </w:r>
    </w:p>
    <w:p w:rsidR="00134116" w:rsidRDefault="00134116">
      <w:pPr>
        <w:spacing w:line="360" w:lineRule="auto"/>
        <w:ind w:firstLineChars="200" w:firstLine="640"/>
        <w:rPr>
          <w:rFonts w:ascii="仿宋_GB2312" w:eastAsia="仿宋_GB2312" w:hAnsi="宋体" w:hint="eastAsia"/>
          <w:noProof/>
          <w:sz w:val="32"/>
        </w:rPr>
      </w:pPr>
      <w:r>
        <w:rPr>
          <w:rFonts w:ascii="仿宋_GB2312" w:eastAsia="仿宋_GB2312" w:hAnsi="宋体" w:hint="eastAsia"/>
          <w:noProof/>
          <w:sz w:val="32"/>
        </w:rPr>
        <w:t>3.6 通风隔热层 heat insulation by dynamic air flow under shelving</w:t>
      </w:r>
    </w:p>
    <w:p w:rsidR="00134116" w:rsidRDefault="00134116">
      <w:pPr>
        <w:pStyle w:val="aff5"/>
        <w:spacing w:line="360" w:lineRule="auto"/>
        <w:ind w:firstLine="640"/>
        <w:rPr>
          <w:rFonts w:ascii="仿宋_GB2312" w:eastAsia="仿宋_GB2312" w:hAnsi="宋体" w:hint="eastAsia"/>
          <w:sz w:val="32"/>
          <w:szCs w:val="21"/>
        </w:rPr>
      </w:pPr>
      <w:r>
        <w:rPr>
          <w:rFonts w:ascii="仿宋_GB2312" w:eastAsia="仿宋_GB2312" w:hAnsi="宋体" w:hint="eastAsia"/>
          <w:sz w:val="32"/>
          <w:szCs w:val="21"/>
        </w:rPr>
        <w:t>在粮仓围护结构上设置的空气流通夹层。常用的形式有：屋面架空隔热层、仓房吊顶隔热层、夹心墙隔热层等。</w:t>
      </w:r>
    </w:p>
    <w:p w:rsidR="00134116" w:rsidRDefault="00134116">
      <w:pPr>
        <w:spacing w:line="360" w:lineRule="auto"/>
        <w:ind w:firstLineChars="200" w:firstLine="640"/>
        <w:rPr>
          <w:rFonts w:ascii="仿宋_GB2312" w:eastAsia="仿宋_GB2312" w:hAnsi="宋体" w:hint="eastAsia"/>
          <w:noProof/>
          <w:sz w:val="32"/>
        </w:rPr>
      </w:pPr>
      <w:r>
        <w:rPr>
          <w:rFonts w:ascii="仿宋_GB2312" w:eastAsia="仿宋_GB2312" w:hAnsi="宋体" w:hint="eastAsia"/>
          <w:noProof/>
          <w:sz w:val="32"/>
        </w:rPr>
        <w:t xml:space="preserve">3.7 附贴材料隔热 heat insulation by attached materials on the exterior </w:t>
      </w:r>
    </w:p>
    <w:p w:rsidR="00134116" w:rsidRDefault="00134116">
      <w:pPr>
        <w:pStyle w:val="aff5"/>
        <w:spacing w:line="360" w:lineRule="auto"/>
        <w:ind w:firstLine="640"/>
        <w:rPr>
          <w:rFonts w:ascii="仿宋_GB2312" w:eastAsia="仿宋_GB2312" w:hAnsi="宋体" w:hint="eastAsia"/>
          <w:sz w:val="32"/>
          <w:szCs w:val="21"/>
        </w:rPr>
      </w:pPr>
      <w:r>
        <w:rPr>
          <w:rFonts w:ascii="仿宋_GB2312" w:eastAsia="仿宋_GB2312" w:hAnsi="宋体" w:hint="eastAsia"/>
          <w:sz w:val="32"/>
          <w:szCs w:val="21"/>
        </w:rPr>
        <w:t>在仓顶内面或外面，墙体外或墙体内采用附贴隔热材料设置保温隔热层进行隔热的措施。</w:t>
      </w:r>
    </w:p>
    <w:p w:rsidR="00134116" w:rsidRDefault="00134116">
      <w:pPr>
        <w:spacing w:line="360" w:lineRule="auto"/>
        <w:ind w:firstLineChars="200" w:firstLine="640"/>
        <w:rPr>
          <w:rFonts w:ascii="仿宋_GB2312" w:eastAsia="仿宋_GB2312" w:hAnsi="宋体" w:hint="eastAsia"/>
          <w:noProof/>
          <w:sz w:val="32"/>
        </w:rPr>
      </w:pPr>
      <w:r>
        <w:rPr>
          <w:rFonts w:ascii="仿宋_GB2312" w:eastAsia="仿宋_GB2312" w:hAnsi="宋体" w:hint="eastAsia"/>
          <w:noProof/>
          <w:sz w:val="32"/>
        </w:rPr>
        <w:t xml:space="preserve">3.8 粮堆密封 grain bulk sealing </w:t>
      </w:r>
    </w:p>
    <w:p w:rsidR="00134116" w:rsidRDefault="00134116">
      <w:pPr>
        <w:pStyle w:val="aff5"/>
        <w:spacing w:line="360" w:lineRule="auto"/>
        <w:ind w:firstLine="640"/>
        <w:rPr>
          <w:rFonts w:ascii="仿宋_GB2312" w:eastAsia="仿宋_GB2312" w:hAnsi="宋体" w:hint="eastAsia"/>
          <w:sz w:val="32"/>
          <w:szCs w:val="21"/>
        </w:rPr>
      </w:pPr>
      <w:r>
        <w:rPr>
          <w:rFonts w:ascii="仿宋_GB2312" w:eastAsia="仿宋_GB2312" w:hAnsi="宋体" w:hint="eastAsia"/>
          <w:sz w:val="32"/>
          <w:szCs w:val="21"/>
        </w:rPr>
        <w:t>利用塑料薄膜等材料对粮堆表面或整体进行密封的措施。</w:t>
      </w:r>
    </w:p>
    <w:p w:rsidR="00134116" w:rsidRDefault="00134116">
      <w:pPr>
        <w:spacing w:line="360" w:lineRule="auto"/>
        <w:ind w:firstLineChars="200" w:firstLine="640"/>
        <w:rPr>
          <w:rFonts w:ascii="仿宋_GB2312" w:eastAsia="仿宋_GB2312" w:hAnsi="宋体" w:hint="eastAsia"/>
          <w:noProof/>
          <w:sz w:val="32"/>
        </w:rPr>
      </w:pPr>
      <w:r>
        <w:rPr>
          <w:rFonts w:ascii="仿宋_GB2312" w:eastAsia="仿宋_GB2312" w:hAnsi="宋体" w:hint="eastAsia"/>
          <w:noProof/>
          <w:sz w:val="32"/>
        </w:rPr>
        <w:t>3.9 粮堆表面压盖 heat insulation on the top of grain mass</w:t>
      </w:r>
    </w:p>
    <w:p w:rsidR="00134116" w:rsidRDefault="00134116">
      <w:pPr>
        <w:pStyle w:val="aff5"/>
        <w:spacing w:line="360" w:lineRule="auto"/>
        <w:ind w:firstLine="640"/>
        <w:rPr>
          <w:rFonts w:ascii="仿宋_GB2312" w:eastAsia="仿宋_GB2312" w:hAnsi="宋体" w:hint="eastAsia"/>
          <w:sz w:val="32"/>
          <w:szCs w:val="21"/>
        </w:rPr>
      </w:pPr>
      <w:r>
        <w:rPr>
          <w:rFonts w:ascii="仿宋_GB2312" w:eastAsia="仿宋_GB2312" w:hAnsi="宋体" w:hint="eastAsia"/>
          <w:sz w:val="32"/>
          <w:szCs w:val="21"/>
        </w:rPr>
        <w:t>使用隔热材料压盖粮堆表面,达到粮堆隔热目的的措施。</w:t>
      </w:r>
    </w:p>
    <w:p w:rsidR="00134116" w:rsidRDefault="00134116">
      <w:pPr>
        <w:pStyle w:val="af"/>
        <w:numPr>
          <w:ilvl w:val="0"/>
          <w:numId w:val="0"/>
        </w:numPr>
        <w:spacing w:beforeLines="0" w:before="0" w:afterLines="0" w:after="0" w:line="360" w:lineRule="auto"/>
        <w:ind w:firstLineChars="200" w:firstLine="640"/>
        <w:rPr>
          <w:rFonts w:ascii="仿宋_GB2312" w:eastAsia="仿宋_GB2312" w:hAnsi="宋体" w:hint="eastAsia"/>
          <w:b/>
          <w:sz w:val="32"/>
          <w:szCs w:val="21"/>
        </w:rPr>
      </w:pPr>
      <w:bookmarkStart w:id="28" w:name="_Toc149472874"/>
      <w:r>
        <w:rPr>
          <w:rFonts w:ascii="仿宋_GB2312" w:eastAsia="仿宋_GB2312" w:hAnsi="宋体" w:hint="eastAsia"/>
          <w:b/>
          <w:sz w:val="32"/>
          <w:szCs w:val="21"/>
        </w:rPr>
        <w:t>4.仓房隔热处理技术要求</w:t>
      </w:r>
      <w:bookmarkEnd w:id="28"/>
    </w:p>
    <w:p w:rsidR="00134116" w:rsidRDefault="00134116">
      <w:pPr>
        <w:pStyle w:val="af0"/>
        <w:numPr>
          <w:ilvl w:val="0"/>
          <w:numId w:val="0"/>
        </w:numPr>
        <w:spacing w:line="360" w:lineRule="auto"/>
        <w:ind w:firstLineChars="200" w:firstLine="640"/>
        <w:rPr>
          <w:rFonts w:ascii="仿宋_GB2312" w:eastAsia="仿宋_GB2312" w:hAnsi="宋体" w:hint="eastAsia"/>
          <w:noProof/>
          <w:sz w:val="32"/>
          <w:szCs w:val="21"/>
        </w:rPr>
      </w:pPr>
      <w:r>
        <w:rPr>
          <w:rFonts w:ascii="仿宋_GB2312" w:eastAsia="仿宋_GB2312" w:hAnsi="宋体" w:hint="eastAsia"/>
          <w:b/>
          <w:bCs/>
          <w:noProof/>
          <w:sz w:val="32"/>
          <w:szCs w:val="21"/>
        </w:rPr>
        <w:t>4.1</w:t>
      </w:r>
      <w:bookmarkStart w:id="29" w:name="_Toc149472875"/>
      <w:r>
        <w:rPr>
          <w:rFonts w:ascii="仿宋_GB2312" w:eastAsia="仿宋_GB2312" w:hAnsi="宋体" w:hint="eastAsia"/>
          <w:noProof/>
          <w:sz w:val="32"/>
          <w:szCs w:val="21"/>
        </w:rPr>
        <w:t>材料要求</w:t>
      </w:r>
      <w:bookmarkEnd w:id="29"/>
    </w:p>
    <w:p w:rsidR="00134116" w:rsidRDefault="00134116">
      <w:pPr>
        <w:pStyle w:val="af1"/>
        <w:numPr>
          <w:numberingChange w:id="30" w:author="MC SYSTEM" w:date="2008-07-21T17:24:00Z" w:original="%1:2:255:%2:1:0:.%3:1:0:.%4:1:0:　"/>
        </w:numPr>
        <w:spacing w:line="360" w:lineRule="auto"/>
        <w:ind w:left="0"/>
        <w:rPr>
          <w:rFonts w:ascii="仿宋_GB2312" w:eastAsia="仿宋_GB2312" w:hAnsi="宋体" w:hint="eastAsia"/>
          <w:noProof/>
          <w:sz w:val="32"/>
          <w:szCs w:val="21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rPr>
            <w:rFonts w:ascii="仿宋_GB2312" w:eastAsia="仿宋_GB2312" w:hAnsi="宋体" w:hint="eastAsia"/>
            <w:noProof/>
            <w:sz w:val="32"/>
            <w:szCs w:val="21"/>
          </w:rPr>
          <w:t>4.1.1</w:t>
        </w:r>
      </w:smartTag>
      <w:r>
        <w:rPr>
          <w:rFonts w:ascii="仿宋_GB2312" w:eastAsia="仿宋_GB2312" w:hAnsi="宋体" w:hint="eastAsia"/>
          <w:noProof/>
          <w:sz w:val="32"/>
          <w:szCs w:val="21"/>
        </w:rPr>
        <w:t xml:space="preserve"> 导热系数小于</w:t>
      </w:r>
      <w:r>
        <w:rPr>
          <w:rFonts w:ascii="仿宋_GB2312" w:eastAsia="仿宋_GB2312"/>
          <w:noProof/>
          <w:sz w:val="32"/>
          <w:szCs w:val="21"/>
        </w:rPr>
        <w:t>0.23W</w:t>
      </w:r>
      <w:r>
        <w:rPr>
          <w:rFonts w:ascii="仿宋_GB2312" w:eastAsia="仿宋_GB2312" w:hAnsi="宋体" w:hint="eastAsia"/>
          <w:noProof/>
          <w:sz w:val="32"/>
          <w:szCs w:val="21"/>
        </w:rPr>
        <w:t>/</w:t>
      </w:r>
      <w:r>
        <w:rPr>
          <w:rFonts w:ascii="仿宋_GB2312" w:eastAsia="仿宋_GB2312"/>
          <w:noProof/>
          <w:sz w:val="32"/>
          <w:szCs w:val="21"/>
        </w:rPr>
        <w:t>m</w:t>
      </w:r>
      <w:r>
        <w:rPr>
          <w:rFonts w:ascii="仿宋_GB2312" w:eastAsia="仿宋_GB2312"/>
          <w:noProof/>
          <w:sz w:val="32"/>
          <w:szCs w:val="21"/>
        </w:rPr>
        <w:t>·</w:t>
      </w:r>
      <w:r>
        <w:rPr>
          <w:rFonts w:ascii="仿宋_GB2312" w:eastAsia="仿宋_GB2312"/>
          <w:noProof/>
          <w:sz w:val="32"/>
          <w:szCs w:val="21"/>
        </w:rPr>
        <w:t>K</w:t>
      </w:r>
      <w:r>
        <w:rPr>
          <w:rFonts w:ascii="仿宋_GB2312" w:eastAsia="仿宋_GB2312" w:hAnsi="宋体" w:hint="eastAsia"/>
          <w:noProof/>
          <w:sz w:val="32"/>
          <w:szCs w:val="21"/>
        </w:rPr>
        <w:t>。</w:t>
      </w:r>
    </w:p>
    <w:p w:rsidR="00134116" w:rsidRDefault="00134116">
      <w:pPr>
        <w:pStyle w:val="af1"/>
        <w:numPr>
          <w:numberingChange w:id="31" w:author="MC SYSTEM" w:date="2008-07-21T17:24:00Z" w:original="%1:2:255:%2:1:0:.%3:1:0:.%4:2:0:　"/>
        </w:numPr>
        <w:spacing w:line="360" w:lineRule="auto"/>
        <w:ind w:left="0"/>
        <w:rPr>
          <w:rFonts w:ascii="仿宋_GB2312" w:eastAsia="仿宋_GB2312" w:hAnsi="宋体" w:hint="eastAsia"/>
          <w:noProof/>
          <w:sz w:val="32"/>
          <w:szCs w:val="21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rPr>
            <w:rFonts w:ascii="仿宋_GB2312" w:eastAsia="仿宋_GB2312" w:hAnsi="宋体" w:hint="eastAsia"/>
            <w:noProof/>
            <w:sz w:val="32"/>
            <w:szCs w:val="21"/>
          </w:rPr>
          <w:t>4.1.2</w:t>
        </w:r>
      </w:smartTag>
      <w:r>
        <w:rPr>
          <w:rFonts w:ascii="仿宋_GB2312" w:eastAsia="仿宋_GB2312" w:hAnsi="宋体" w:hint="eastAsia"/>
          <w:noProof/>
          <w:sz w:val="32"/>
          <w:szCs w:val="21"/>
        </w:rPr>
        <w:t xml:space="preserve"> 表观密度小于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600"/>
          <w:attr w:name="UnitName" w:val="kg"/>
        </w:smartTagPr>
        <w:r>
          <w:rPr>
            <w:rFonts w:ascii="仿宋_GB2312" w:eastAsia="仿宋_GB2312"/>
            <w:noProof/>
            <w:sz w:val="32"/>
            <w:szCs w:val="21"/>
          </w:rPr>
          <w:t>600kg</w:t>
        </w:r>
      </w:smartTag>
      <w:r>
        <w:rPr>
          <w:rFonts w:ascii="仿宋_GB2312" w:eastAsia="仿宋_GB2312" w:hAnsi="宋体" w:hint="eastAsia"/>
          <w:noProof/>
          <w:sz w:val="32"/>
          <w:szCs w:val="21"/>
        </w:rPr>
        <w:t>/</w:t>
      </w:r>
      <w:r>
        <w:rPr>
          <w:rFonts w:ascii="仿宋_GB2312" w:eastAsia="仿宋_GB2312"/>
          <w:noProof/>
          <w:sz w:val="32"/>
          <w:szCs w:val="21"/>
        </w:rPr>
        <w:t>m</w:t>
      </w:r>
      <w:r>
        <w:rPr>
          <w:rFonts w:ascii="仿宋_GB2312" w:eastAsia="仿宋_GB2312"/>
          <w:noProof/>
          <w:sz w:val="32"/>
          <w:szCs w:val="21"/>
          <w:vertAlign w:val="superscript"/>
        </w:rPr>
        <w:t>3</w:t>
      </w:r>
      <w:r>
        <w:rPr>
          <w:rFonts w:ascii="仿宋_GB2312" w:eastAsia="仿宋_GB2312" w:hAnsi="宋体" w:hint="eastAsia"/>
          <w:noProof/>
          <w:sz w:val="32"/>
          <w:szCs w:val="21"/>
        </w:rPr>
        <w:t>。</w:t>
      </w:r>
    </w:p>
    <w:p w:rsidR="00134116" w:rsidRDefault="00134116">
      <w:pPr>
        <w:pStyle w:val="af1"/>
        <w:numPr>
          <w:numberingChange w:id="32" w:author="MC SYSTEM" w:date="2008-07-21T17:24:00Z" w:original="%1:2:255:%2:1:0:.%3:1:0:.%4:3:0:　"/>
        </w:numPr>
        <w:spacing w:line="360" w:lineRule="auto"/>
        <w:ind w:left="0"/>
        <w:rPr>
          <w:rFonts w:ascii="仿宋_GB2312" w:eastAsia="仿宋_GB2312" w:hAnsi="宋体" w:hint="eastAsia"/>
          <w:noProof/>
          <w:sz w:val="32"/>
          <w:szCs w:val="21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rPr>
            <w:rFonts w:ascii="仿宋_GB2312" w:eastAsia="仿宋_GB2312" w:hAnsi="宋体" w:hint="eastAsia"/>
            <w:noProof/>
            <w:sz w:val="32"/>
            <w:szCs w:val="21"/>
          </w:rPr>
          <w:t>4.1.3</w:t>
        </w:r>
      </w:smartTag>
      <w:r>
        <w:rPr>
          <w:rFonts w:ascii="仿宋_GB2312" w:eastAsia="仿宋_GB2312" w:hAnsi="宋体" w:hint="eastAsia"/>
          <w:noProof/>
          <w:sz w:val="32"/>
          <w:szCs w:val="21"/>
        </w:rPr>
        <w:t xml:space="preserve"> 具有阻燃性能。</w:t>
      </w:r>
    </w:p>
    <w:p w:rsidR="00134116" w:rsidRDefault="00134116">
      <w:pPr>
        <w:pStyle w:val="af1"/>
        <w:numPr>
          <w:numberingChange w:id="33" w:author="MC SYSTEM" w:date="2008-07-21T17:24:00Z" w:original="%1:2:255:%2:1:0:.%3:1:0:.%4:4:0:　"/>
        </w:numPr>
        <w:spacing w:line="360" w:lineRule="auto"/>
        <w:ind w:left="0"/>
        <w:rPr>
          <w:rFonts w:ascii="仿宋_GB2312" w:eastAsia="仿宋_GB2312" w:hAnsi="宋体" w:hint="eastAsia"/>
          <w:noProof/>
          <w:sz w:val="32"/>
          <w:szCs w:val="21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rPr>
            <w:rFonts w:ascii="仿宋_GB2312" w:eastAsia="仿宋_GB2312" w:hAnsi="宋体" w:hint="eastAsia"/>
            <w:noProof/>
            <w:sz w:val="32"/>
            <w:szCs w:val="21"/>
          </w:rPr>
          <w:t>4.1.4</w:t>
        </w:r>
      </w:smartTag>
      <w:r>
        <w:rPr>
          <w:rFonts w:ascii="仿宋_GB2312" w:eastAsia="仿宋_GB2312" w:hAnsi="宋体" w:hint="eastAsia"/>
          <w:noProof/>
          <w:sz w:val="32"/>
          <w:szCs w:val="21"/>
        </w:rPr>
        <w:t xml:space="preserve"> 能防水或不易吸水。</w:t>
      </w:r>
    </w:p>
    <w:p w:rsidR="00134116" w:rsidRDefault="00134116">
      <w:pPr>
        <w:pStyle w:val="af1"/>
        <w:numPr>
          <w:numberingChange w:id="34" w:author="MC SYSTEM" w:date="2008-07-21T17:24:00Z" w:original="%1:2:255:%2:1:0:.%3:1:0:.%4:5:0:　"/>
        </w:numPr>
        <w:spacing w:line="360" w:lineRule="auto"/>
        <w:ind w:left="0"/>
        <w:rPr>
          <w:rFonts w:ascii="仿宋_GB2312" w:eastAsia="仿宋_GB2312" w:hAnsi="宋体" w:hint="eastAsia"/>
          <w:noProof/>
          <w:sz w:val="32"/>
          <w:szCs w:val="21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rPr>
            <w:rFonts w:ascii="仿宋_GB2312" w:eastAsia="仿宋_GB2312" w:hAnsi="宋体" w:hint="eastAsia"/>
            <w:noProof/>
            <w:sz w:val="32"/>
            <w:szCs w:val="21"/>
          </w:rPr>
          <w:t>4.1.5</w:t>
        </w:r>
      </w:smartTag>
      <w:r>
        <w:rPr>
          <w:rFonts w:ascii="仿宋_GB2312" w:eastAsia="仿宋_GB2312" w:hAnsi="宋体" w:hint="eastAsia"/>
          <w:noProof/>
          <w:sz w:val="32"/>
          <w:szCs w:val="21"/>
        </w:rPr>
        <w:t xml:space="preserve"> 无毒、无污染，不易虫蛀、霉烂，对人畜无害。</w:t>
      </w:r>
    </w:p>
    <w:p w:rsidR="00134116" w:rsidRDefault="00134116">
      <w:pPr>
        <w:pStyle w:val="af1"/>
        <w:numPr>
          <w:numberingChange w:id="35" w:author="MC SYSTEM" w:date="2008-07-21T17:24:00Z" w:original="%1:2:255:%2:1:0:.%3:1:0:.%4:6:0:　"/>
        </w:numPr>
        <w:spacing w:line="360" w:lineRule="auto"/>
        <w:ind w:left="0"/>
        <w:rPr>
          <w:rFonts w:ascii="仿宋_GB2312" w:eastAsia="仿宋_GB2312" w:hAnsi="宋体" w:hint="eastAsia"/>
          <w:noProof/>
          <w:sz w:val="32"/>
          <w:szCs w:val="21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rPr>
            <w:rFonts w:ascii="仿宋_GB2312" w:eastAsia="仿宋_GB2312" w:hAnsi="宋体" w:hint="eastAsia"/>
            <w:noProof/>
            <w:sz w:val="32"/>
            <w:szCs w:val="21"/>
          </w:rPr>
          <w:t>4.1.6</w:t>
        </w:r>
      </w:smartTag>
      <w:r>
        <w:rPr>
          <w:rFonts w:ascii="仿宋_GB2312" w:eastAsia="仿宋_GB2312" w:hAnsi="宋体" w:hint="eastAsia"/>
          <w:noProof/>
          <w:sz w:val="32"/>
          <w:szCs w:val="21"/>
        </w:rPr>
        <w:t xml:space="preserve"> 价格适宜，施工方便，经久耐用，易于保管。</w:t>
      </w:r>
    </w:p>
    <w:p w:rsidR="00134116" w:rsidRDefault="00134116">
      <w:pPr>
        <w:pStyle w:val="af0"/>
        <w:numPr>
          <w:ilvl w:val="0"/>
          <w:numId w:val="0"/>
        </w:numPr>
        <w:spacing w:line="360" w:lineRule="auto"/>
        <w:ind w:firstLineChars="200" w:firstLine="640"/>
        <w:rPr>
          <w:rFonts w:ascii="仿宋_GB2312" w:eastAsia="仿宋_GB2312" w:hAnsi="宋体" w:hint="eastAsia"/>
          <w:sz w:val="32"/>
          <w:szCs w:val="21"/>
        </w:rPr>
      </w:pPr>
      <w:bookmarkStart w:id="36" w:name="_Toc111005274"/>
      <w:bookmarkStart w:id="37" w:name="_Toc111005305"/>
      <w:bookmarkStart w:id="38" w:name="_Toc111005337"/>
      <w:bookmarkStart w:id="39" w:name="_Toc111005869"/>
      <w:bookmarkStart w:id="40" w:name="_Toc149472876"/>
      <w:r>
        <w:rPr>
          <w:rFonts w:ascii="仿宋_GB2312" w:eastAsia="仿宋_GB2312" w:hAnsi="宋体" w:hint="eastAsia"/>
          <w:b/>
          <w:bCs/>
          <w:sz w:val="32"/>
          <w:szCs w:val="21"/>
        </w:rPr>
        <w:t>4.2</w:t>
      </w:r>
      <w:r>
        <w:rPr>
          <w:rFonts w:ascii="仿宋_GB2312" w:eastAsia="仿宋_GB2312" w:hAnsi="宋体" w:hint="eastAsia"/>
          <w:sz w:val="32"/>
          <w:szCs w:val="21"/>
        </w:rPr>
        <w:t xml:space="preserve"> 仓房隔热技术措施</w:t>
      </w:r>
      <w:bookmarkEnd w:id="40"/>
    </w:p>
    <w:p w:rsidR="00134116" w:rsidRDefault="00134116">
      <w:pPr>
        <w:pStyle w:val="af1"/>
        <w:numPr>
          <w:ilvl w:val="0"/>
          <w:numId w:val="0"/>
        </w:numPr>
        <w:spacing w:line="360" w:lineRule="auto"/>
        <w:ind w:firstLineChars="200" w:firstLine="640"/>
        <w:rPr>
          <w:rFonts w:ascii="仿宋_GB2312" w:eastAsia="仿宋_GB2312" w:hAnsi="宋体" w:hint="eastAsia"/>
          <w:sz w:val="32"/>
          <w:szCs w:val="21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rPr>
            <w:rFonts w:ascii="仿宋_GB2312" w:eastAsia="仿宋_GB2312" w:hAnsi="宋体" w:hint="eastAsia"/>
            <w:sz w:val="32"/>
            <w:szCs w:val="21"/>
          </w:rPr>
          <w:t>4.2.1</w:t>
        </w:r>
      </w:smartTag>
      <w:r>
        <w:rPr>
          <w:rFonts w:ascii="仿宋_GB2312" w:eastAsia="仿宋_GB2312" w:hAnsi="宋体" w:hint="eastAsia"/>
          <w:sz w:val="32"/>
          <w:szCs w:val="21"/>
        </w:rPr>
        <w:t xml:space="preserve"> 屋面架空通风隔热层</w:t>
      </w:r>
      <w:r>
        <w:rPr>
          <w:rFonts w:ascii="仿宋_GB2312" w:eastAsia="仿宋_GB2312" w:hAnsi="宋体" w:hint="eastAsia"/>
          <w:color w:val="000000"/>
          <w:sz w:val="32"/>
          <w:szCs w:val="21"/>
        </w:rPr>
        <w:t>隔热</w:t>
      </w:r>
    </w:p>
    <w:p w:rsidR="00134116" w:rsidRDefault="00134116">
      <w:pPr>
        <w:pStyle w:val="af2"/>
        <w:numPr>
          <w:ilvl w:val="0"/>
          <w:numId w:val="0"/>
        </w:numPr>
        <w:spacing w:line="360" w:lineRule="auto"/>
        <w:ind w:firstLineChars="200" w:firstLine="640"/>
        <w:rPr>
          <w:rFonts w:ascii="仿宋_GB2312" w:eastAsia="仿宋_GB2312" w:hint="eastAsia"/>
          <w:sz w:val="32"/>
        </w:rPr>
      </w:pPr>
      <w:r>
        <w:rPr>
          <w:rFonts w:ascii="仿宋_GB2312" w:eastAsia="仿宋_GB2312" w:hAnsi="宋体" w:hint="eastAsia"/>
          <w:sz w:val="32"/>
          <w:szCs w:val="21"/>
        </w:rPr>
        <w:t>通风隔热层的高度宜为100</w:t>
      </w:r>
      <w:smartTag w:uri="urn:schemas-microsoft-com:office:smarttags" w:element="chmetcnv">
        <w:smartTagPr>
          <w:attr w:name="TCSC" w:val="0"/>
          <w:attr w:name="NumberType" w:val="1"/>
          <w:attr w:name="Negative" w:val="True"/>
          <w:attr w:name="HasSpace" w:val="False"/>
          <w:attr w:name="SourceValue" w:val="300"/>
          <w:attr w:name="UnitName" w:val="mm"/>
        </w:smartTagPr>
        <w:r>
          <w:rPr>
            <w:rFonts w:ascii="仿宋_GB2312" w:eastAsia="仿宋_GB2312" w:hAnsi="宋体" w:hint="eastAsia"/>
            <w:sz w:val="32"/>
            <w:szCs w:val="21"/>
          </w:rPr>
          <w:t>-300mm</w:t>
        </w:r>
      </w:smartTag>
      <w:r>
        <w:rPr>
          <w:rFonts w:ascii="仿宋_GB2312" w:eastAsia="仿宋_GB2312" w:hAnsi="宋体" w:hint="eastAsia"/>
          <w:sz w:val="32"/>
          <w:szCs w:val="21"/>
        </w:rPr>
        <w:t>，并应采取防雀防鼠措施。</w:t>
      </w:r>
      <w:r>
        <w:rPr>
          <w:rFonts w:ascii="仿宋_GB2312" w:eastAsia="仿宋_GB2312" w:hint="eastAsia"/>
          <w:sz w:val="32"/>
        </w:rPr>
        <w:t>架空通风隔热层要平整、牢固，具有足够的强度，符合屋面承载及相应建筑技术规范要求。架空通风隔热层应利于空气流通。</w:t>
      </w:r>
    </w:p>
    <w:p w:rsidR="00134116" w:rsidRDefault="00134116">
      <w:pPr>
        <w:pStyle w:val="af6"/>
        <w:numPr>
          <w:ilvl w:val="0"/>
          <w:numId w:val="0"/>
        </w:numPr>
        <w:spacing w:line="360" w:lineRule="auto"/>
        <w:ind w:left="371" w:hangingChars="116" w:hanging="371"/>
        <w:rPr>
          <w:rFonts w:ascii="仿宋_GB2312" w:eastAsia="仿宋_GB2312" w:hAnsi="宋体" w:hint="eastAsia"/>
          <w:sz w:val="32"/>
          <w:szCs w:val="21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rPr>
            <w:rFonts w:ascii="仿宋_GB2312" w:eastAsia="仿宋_GB2312" w:hAnsi="宋体" w:hint="eastAsia"/>
            <w:sz w:val="32"/>
            <w:szCs w:val="21"/>
          </w:rPr>
          <w:t>4.2.2</w:t>
        </w:r>
      </w:smartTag>
      <w:r>
        <w:rPr>
          <w:rFonts w:ascii="仿宋_GB2312" w:eastAsia="仿宋_GB2312" w:hAnsi="宋体" w:hint="eastAsia"/>
          <w:sz w:val="32"/>
          <w:szCs w:val="21"/>
        </w:rPr>
        <w:t xml:space="preserve"> 夹心墙通风隔热层隔热</w:t>
      </w:r>
    </w:p>
    <w:p w:rsidR="00134116" w:rsidRDefault="00134116">
      <w:pPr>
        <w:pStyle w:val="af6"/>
        <w:numPr>
          <w:ilvl w:val="0"/>
          <w:numId w:val="0"/>
        </w:numPr>
        <w:spacing w:line="360" w:lineRule="auto"/>
        <w:ind w:firstLineChars="200" w:firstLine="640"/>
        <w:rPr>
          <w:rFonts w:ascii="仿宋_GB2312" w:eastAsia="仿宋_GB2312" w:hAnsi="宋体" w:hint="eastAsia"/>
          <w:sz w:val="32"/>
          <w:szCs w:val="21"/>
        </w:rPr>
      </w:pPr>
      <w:r>
        <w:rPr>
          <w:rFonts w:ascii="仿宋_GB2312" w:eastAsia="仿宋_GB2312" w:hAnsi="宋体" w:hint="eastAsia"/>
          <w:sz w:val="32"/>
          <w:szCs w:val="21"/>
        </w:rPr>
        <w:t>平房仓结构墙与建筑外墙之间，设置一定间隔（以</w:t>
      </w:r>
      <w:r>
        <w:rPr>
          <w:rFonts w:ascii="仿宋_GB2312" w:eastAsia="仿宋_GB2312"/>
          <w:sz w:val="32"/>
          <w:szCs w:val="21"/>
        </w:rPr>
        <w:t>50</w:t>
      </w:r>
      <w:smartTag w:uri="urn:schemas-microsoft-com:office:smarttags" w:element="chmetcnv">
        <w:smartTagPr>
          <w:attr w:name="TCSC" w:val="0"/>
          <w:attr w:name="NumberType" w:val="1"/>
          <w:attr w:name="Negative" w:val="True"/>
          <w:attr w:name="HasSpace" w:val="False"/>
          <w:attr w:name="SourceValue" w:val="100"/>
          <w:attr w:name="UnitName" w:val="mm"/>
        </w:smartTagPr>
        <w:r>
          <w:rPr>
            <w:rFonts w:ascii="仿宋_GB2312" w:eastAsia="仿宋_GB2312" w:hint="eastAsia"/>
            <w:sz w:val="32"/>
            <w:szCs w:val="21"/>
          </w:rPr>
          <w:t>-</w:t>
        </w:r>
        <w:r>
          <w:rPr>
            <w:rFonts w:ascii="仿宋_GB2312" w:eastAsia="仿宋_GB2312"/>
            <w:sz w:val="32"/>
            <w:szCs w:val="21"/>
          </w:rPr>
          <w:t>100mm</w:t>
        </w:r>
      </w:smartTag>
      <w:r>
        <w:rPr>
          <w:rFonts w:ascii="仿宋_GB2312" w:eastAsia="仿宋_GB2312" w:hAnsi="宋体" w:hint="eastAsia"/>
          <w:sz w:val="32"/>
          <w:szCs w:val="21"/>
        </w:rPr>
        <w:t>为宜）的隔热层，墙应有足够强度，避免裂缝。仓墙与外墙之间的隔热层内，可间隔（间距以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6"/>
          <w:attr w:name="UnitName" w:val="m"/>
        </w:smartTagPr>
        <w:r>
          <w:rPr>
            <w:rFonts w:ascii="仿宋_GB2312" w:eastAsia="仿宋_GB2312" w:hint="eastAsia"/>
            <w:sz w:val="32"/>
            <w:szCs w:val="21"/>
          </w:rPr>
          <w:t>6m</w:t>
        </w:r>
      </w:smartTag>
      <w:r>
        <w:rPr>
          <w:rFonts w:ascii="仿宋_GB2312" w:eastAsia="仿宋_GB2312" w:hint="eastAsia"/>
          <w:sz w:val="32"/>
          <w:szCs w:val="21"/>
        </w:rPr>
        <w:t>为宜</w:t>
      </w:r>
      <w:r>
        <w:rPr>
          <w:rFonts w:ascii="仿宋_GB2312" w:eastAsia="仿宋_GB2312" w:hAnsi="宋体" w:hint="eastAsia"/>
          <w:sz w:val="32"/>
          <w:szCs w:val="21"/>
        </w:rPr>
        <w:t>）设置壁柱，将其分割成若干隔热单元。</w:t>
      </w:r>
    </w:p>
    <w:p w:rsidR="00134116" w:rsidRDefault="00134116">
      <w:pPr>
        <w:pStyle w:val="af6"/>
        <w:numPr>
          <w:ilvl w:val="0"/>
          <w:numId w:val="0"/>
        </w:numPr>
        <w:spacing w:line="360" w:lineRule="auto"/>
        <w:rPr>
          <w:rFonts w:ascii="仿宋_GB2312" w:eastAsia="仿宋_GB2312" w:hint="eastAsia"/>
          <w:sz w:val="32"/>
        </w:rPr>
      </w:pPr>
      <w:r>
        <w:rPr>
          <w:rFonts w:ascii="仿宋_GB2312" w:eastAsia="仿宋_GB2312" w:hAnsi="宋体" w:hint="eastAsia"/>
          <w:kern w:val="2"/>
          <w:sz w:val="32"/>
          <w:szCs w:val="21"/>
        </w:rPr>
        <w:t xml:space="preserve">    </w:t>
      </w: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rPr>
            <w:rFonts w:ascii="仿宋_GB2312" w:eastAsia="仿宋_GB2312" w:hint="eastAsia"/>
            <w:sz w:val="32"/>
          </w:rPr>
          <w:t>4.2.3</w:t>
        </w:r>
      </w:smartTag>
      <w:r>
        <w:rPr>
          <w:rFonts w:ascii="仿宋_GB2312" w:eastAsia="仿宋_GB2312" w:hint="eastAsia"/>
          <w:sz w:val="32"/>
        </w:rPr>
        <w:t xml:space="preserve"> 吊顶</w:t>
      </w:r>
      <w:r>
        <w:rPr>
          <w:rFonts w:ascii="仿宋_GB2312" w:eastAsia="仿宋_GB2312" w:hint="eastAsia"/>
          <w:color w:val="000000"/>
          <w:sz w:val="32"/>
        </w:rPr>
        <w:t>隔热</w:t>
      </w:r>
    </w:p>
    <w:p w:rsidR="00134116" w:rsidRDefault="00134116">
      <w:pPr>
        <w:pStyle w:val="af6"/>
        <w:numPr>
          <w:ilvl w:val="0"/>
          <w:numId w:val="0"/>
        </w:numPr>
        <w:spacing w:line="360" w:lineRule="auto"/>
        <w:ind w:firstLineChars="200" w:firstLine="640"/>
        <w:rPr>
          <w:rFonts w:ascii="仿宋_GB2312" w:eastAsia="仿宋_GB2312" w:hAnsi="宋体" w:hint="eastAsia"/>
          <w:sz w:val="32"/>
          <w:szCs w:val="21"/>
        </w:rPr>
      </w:pPr>
      <w:r>
        <w:rPr>
          <w:rFonts w:ascii="仿宋_GB2312" w:eastAsia="仿宋_GB2312" w:hAnsi="宋体" w:hint="eastAsia"/>
          <w:sz w:val="32"/>
          <w:szCs w:val="21"/>
        </w:rPr>
        <w:t>吊顶隔热层要平整、牢固、气密，具有足够的强度，符合屋面承载及相应建筑技术规范要求。</w:t>
      </w:r>
    </w:p>
    <w:p w:rsidR="00134116" w:rsidRDefault="00134116">
      <w:pPr>
        <w:pStyle w:val="af2"/>
        <w:numPr>
          <w:ilvl w:val="0"/>
          <w:numId w:val="0"/>
        </w:numPr>
        <w:spacing w:line="360" w:lineRule="auto"/>
        <w:ind w:firstLineChars="200" w:firstLine="640"/>
        <w:rPr>
          <w:rFonts w:ascii="仿宋_GB2312" w:eastAsia="仿宋_GB2312" w:hAnsi="宋体" w:hint="eastAsia"/>
          <w:sz w:val="32"/>
          <w:szCs w:val="21"/>
        </w:rPr>
      </w:pPr>
      <w:r>
        <w:rPr>
          <w:rFonts w:ascii="仿宋_GB2312" w:eastAsia="仿宋_GB2312" w:hAnsi="宋体" w:hint="eastAsia"/>
          <w:sz w:val="32"/>
          <w:szCs w:val="21"/>
        </w:rPr>
        <w:t>吊顶隔热层应利于空气流通。采用轴流风机排热时要设置有足够换气量的进风孔，减少负压对吊顶的影响。吊顶与粮堆表面间的空间应不影响正常的入仓检查或作业。</w:t>
      </w:r>
    </w:p>
    <w:p w:rsidR="00134116" w:rsidRDefault="00134116">
      <w:pPr>
        <w:pStyle w:val="aff5"/>
        <w:spacing w:line="360" w:lineRule="auto"/>
        <w:ind w:firstLine="640"/>
        <w:rPr>
          <w:rFonts w:ascii="仿宋_GB2312" w:eastAsia="仿宋_GB2312" w:hAnsi="宋体" w:hint="eastAsia"/>
          <w:noProof w:val="0"/>
          <w:sz w:val="32"/>
          <w:szCs w:val="21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rPr>
            <w:rFonts w:ascii="仿宋_GB2312" w:eastAsia="仿宋_GB2312" w:hAnsi="宋体" w:hint="eastAsia"/>
            <w:noProof w:val="0"/>
            <w:sz w:val="32"/>
            <w:szCs w:val="21"/>
          </w:rPr>
          <w:t>4.2.4</w:t>
        </w:r>
      </w:smartTag>
      <w:r>
        <w:rPr>
          <w:rFonts w:ascii="仿宋_GB2312" w:eastAsia="仿宋_GB2312" w:hAnsi="宋体" w:hint="eastAsia"/>
          <w:noProof w:val="0"/>
          <w:sz w:val="32"/>
          <w:szCs w:val="21"/>
        </w:rPr>
        <w:t xml:space="preserve"> 附贴材料隔热</w:t>
      </w:r>
    </w:p>
    <w:p w:rsidR="00134116" w:rsidRDefault="00134116">
      <w:pPr>
        <w:pStyle w:val="aff5"/>
        <w:spacing w:line="360" w:lineRule="auto"/>
        <w:ind w:firstLineChars="0" w:firstLine="0"/>
        <w:rPr>
          <w:rFonts w:ascii="仿宋_GB2312" w:eastAsia="仿宋_GB2312" w:hint="eastAsia"/>
          <w:sz w:val="32"/>
        </w:rPr>
      </w:pPr>
      <w:r>
        <w:rPr>
          <w:rFonts w:ascii="仿宋_GB2312" w:eastAsia="仿宋_GB2312" w:hAnsi="宋体" w:hint="eastAsia"/>
          <w:sz w:val="32"/>
          <w:szCs w:val="21"/>
        </w:rPr>
        <w:t>附贴材料应与底基有良好的粘合力,适应相应工作环境温度</w:t>
      </w:r>
      <w:r>
        <w:rPr>
          <w:rFonts w:ascii="仿宋_GB2312" w:eastAsia="仿宋_GB2312" w:hint="eastAsia"/>
          <w:sz w:val="32"/>
        </w:rPr>
        <w:t>，并耐酸碱等化学物质侵蚀，具有一定的延展性、耐老化、抗吸湿性能。</w:t>
      </w:r>
    </w:p>
    <w:p w:rsidR="00134116" w:rsidRDefault="00134116">
      <w:pPr>
        <w:pStyle w:val="af6"/>
        <w:numPr>
          <w:ilvl w:val="0"/>
          <w:numId w:val="0"/>
        </w:numPr>
        <w:spacing w:line="360" w:lineRule="auto"/>
        <w:ind w:firstLine="420"/>
        <w:rPr>
          <w:rFonts w:ascii="仿宋_GB2312" w:eastAsia="仿宋_GB2312" w:hAnsi="宋体" w:hint="eastAsia"/>
          <w:sz w:val="32"/>
          <w:szCs w:val="21"/>
        </w:rPr>
      </w:pPr>
      <w:r>
        <w:rPr>
          <w:rFonts w:hint="eastAsia"/>
        </w:rPr>
        <w:t xml:space="preserve"> </w:t>
      </w:r>
      <w:r>
        <w:rPr>
          <w:rFonts w:ascii="仿宋_GB2312" w:eastAsia="仿宋_GB2312" w:hAnsi="宋体" w:hint="eastAsia"/>
          <w:sz w:val="32"/>
          <w:szCs w:val="21"/>
        </w:rPr>
        <w:t>在屋面上附贴隔热材料，应设保护层；在屋面下附贴隔热材料，应表面整齐、均匀、无间隙，周边与仓房结合紧密；</w:t>
      </w:r>
      <w:r>
        <w:rPr>
          <w:rFonts w:ascii="仿宋_GB2312" w:eastAsia="仿宋_GB2312" w:hAnsi="宋体" w:hint="eastAsia"/>
          <w:noProof/>
          <w:sz w:val="32"/>
          <w:szCs w:val="21"/>
        </w:rPr>
        <w:t>仓墙内、外</w:t>
      </w:r>
      <w:r>
        <w:rPr>
          <w:rFonts w:ascii="仿宋_GB2312" w:eastAsia="仿宋_GB2312" w:hAnsi="宋体" w:hint="eastAsia"/>
          <w:sz w:val="32"/>
          <w:szCs w:val="21"/>
        </w:rPr>
        <w:t>附贴隔热材料</w:t>
      </w:r>
      <w:r>
        <w:rPr>
          <w:rFonts w:ascii="仿宋_GB2312" w:eastAsia="仿宋_GB2312" w:hAnsi="宋体" w:hint="eastAsia"/>
          <w:noProof/>
          <w:sz w:val="32"/>
          <w:szCs w:val="21"/>
        </w:rPr>
        <w:t>参照上述要求执行。</w:t>
      </w:r>
    </w:p>
    <w:p w:rsidR="00134116" w:rsidRDefault="00134116">
      <w:pPr>
        <w:pStyle w:val="af2"/>
        <w:numPr>
          <w:ilvl w:val="0"/>
          <w:numId w:val="0"/>
        </w:numPr>
        <w:spacing w:line="360" w:lineRule="auto"/>
        <w:ind w:firstLineChars="200" w:firstLine="640"/>
        <w:rPr>
          <w:rFonts w:ascii="仿宋_GB2312" w:eastAsia="仿宋_GB2312" w:hAnsi="宋体" w:hint="eastAsia"/>
          <w:sz w:val="32"/>
          <w:szCs w:val="21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rPr>
            <w:rFonts w:ascii="仿宋_GB2312" w:eastAsia="仿宋_GB2312" w:hAnsi="宋体" w:hint="eastAsia"/>
            <w:color w:val="000000"/>
            <w:sz w:val="32"/>
            <w:szCs w:val="21"/>
          </w:rPr>
          <w:t>4.2.5</w:t>
        </w:r>
      </w:smartTag>
      <w:r>
        <w:rPr>
          <w:rFonts w:ascii="仿宋_GB2312" w:eastAsia="仿宋_GB2312" w:hAnsi="宋体" w:hint="eastAsia"/>
          <w:color w:val="000000"/>
          <w:sz w:val="32"/>
          <w:szCs w:val="21"/>
        </w:rPr>
        <w:t xml:space="preserve"> 反光涂料隔热</w:t>
      </w:r>
    </w:p>
    <w:p w:rsidR="00134116" w:rsidRDefault="00134116">
      <w:pPr>
        <w:pStyle w:val="af6"/>
        <w:numPr>
          <w:ilvl w:val="0"/>
          <w:numId w:val="0"/>
        </w:numPr>
        <w:spacing w:line="360" w:lineRule="auto"/>
        <w:ind w:firstLineChars="215" w:firstLine="688"/>
        <w:rPr>
          <w:rFonts w:ascii="仿宋_GB2312" w:eastAsia="仿宋_GB2312" w:hAnsi="宋体" w:hint="eastAsia"/>
          <w:noProof/>
          <w:sz w:val="32"/>
          <w:szCs w:val="21"/>
        </w:rPr>
      </w:pPr>
      <w:r>
        <w:rPr>
          <w:rFonts w:ascii="仿宋_GB2312" w:eastAsia="仿宋_GB2312" w:hAnsi="宋体" w:hint="eastAsia"/>
          <w:noProof/>
          <w:sz w:val="32"/>
          <w:szCs w:val="21"/>
        </w:rPr>
        <w:t>反光涂料反射率应不小于</w:t>
      </w:r>
      <w:r>
        <w:rPr>
          <w:rFonts w:ascii="仿宋_GB2312" w:eastAsia="仿宋_GB2312"/>
          <w:noProof/>
          <w:sz w:val="32"/>
          <w:szCs w:val="21"/>
        </w:rPr>
        <w:t>0.85</w:t>
      </w:r>
      <w:r>
        <w:rPr>
          <w:rFonts w:ascii="仿宋_GB2312" w:eastAsia="仿宋_GB2312" w:hAnsi="宋体" w:hint="eastAsia"/>
          <w:noProof/>
          <w:sz w:val="32"/>
          <w:szCs w:val="21"/>
        </w:rPr>
        <w:t>，附着性强，防水、耐粘污、耐老化、防腐蚀。</w:t>
      </w:r>
    </w:p>
    <w:p w:rsidR="00134116" w:rsidRDefault="00134116">
      <w:pPr>
        <w:pStyle w:val="af6"/>
        <w:numPr>
          <w:ilvl w:val="0"/>
          <w:numId w:val="0"/>
        </w:numPr>
        <w:spacing w:line="360" w:lineRule="auto"/>
        <w:ind w:firstLineChars="215" w:firstLine="688"/>
        <w:rPr>
          <w:rFonts w:ascii="仿宋_GB2312" w:eastAsia="仿宋_GB2312" w:hAnsi="宋体" w:hint="eastAsia"/>
          <w:noProof/>
          <w:sz w:val="32"/>
          <w:szCs w:val="21"/>
        </w:rPr>
      </w:pPr>
      <w:r>
        <w:rPr>
          <w:rFonts w:ascii="仿宋_GB2312" w:eastAsia="仿宋_GB2312" w:hAnsi="宋体" w:hint="eastAsia"/>
          <w:noProof/>
          <w:sz w:val="32"/>
          <w:szCs w:val="21"/>
        </w:rPr>
        <w:t>反光涂料应为无污染、无辐射、无毒的</w:t>
      </w:r>
      <w:r>
        <w:rPr>
          <w:rFonts w:ascii="仿宋_GB2312" w:eastAsia="仿宋_GB2312" w:hAnsi="宋体" w:hint="eastAsia"/>
          <w:sz w:val="32"/>
          <w:szCs w:val="21"/>
        </w:rPr>
        <w:t>环保材料。</w:t>
      </w:r>
    </w:p>
    <w:p w:rsidR="00134116" w:rsidRDefault="00134116">
      <w:pPr>
        <w:pStyle w:val="af1"/>
        <w:numPr>
          <w:ilvl w:val="0"/>
          <w:numId w:val="0"/>
        </w:numPr>
        <w:spacing w:line="360" w:lineRule="auto"/>
        <w:ind w:firstLineChars="200" w:firstLine="640"/>
        <w:rPr>
          <w:rFonts w:ascii="仿宋_GB2312" w:eastAsia="仿宋_GB2312" w:hAnsi="宋体" w:hint="eastAsia"/>
          <w:color w:val="000000"/>
          <w:sz w:val="32"/>
          <w:szCs w:val="21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rPr>
            <w:rFonts w:ascii="仿宋_GB2312" w:eastAsia="仿宋_GB2312" w:hAnsi="宋体" w:hint="eastAsia"/>
            <w:color w:val="000000"/>
            <w:sz w:val="32"/>
            <w:szCs w:val="21"/>
          </w:rPr>
          <w:t>4.2.6</w:t>
        </w:r>
      </w:smartTag>
      <w:r>
        <w:rPr>
          <w:rFonts w:ascii="仿宋_GB2312" w:eastAsia="仿宋_GB2312" w:hAnsi="宋体" w:hint="eastAsia"/>
          <w:color w:val="000000"/>
          <w:sz w:val="32"/>
          <w:szCs w:val="21"/>
        </w:rPr>
        <w:t xml:space="preserve"> 门窗及孔洞隔热</w:t>
      </w:r>
    </w:p>
    <w:p w:rsidR="00134116" w:rsidRDefault="00134116">
      <w:pPr>
        <w:pStyle w:val="af6"/>
        <w:numPr>
          <w:ilvl w:val="0"/>
          <w:numId w:val="0"/>
        </w:numPr>
        <w:spacing w:line="360" w:lineRule="auto"/>
        <w:ind w:firstLineChars="200" w:firstLine="640"/>
        <w:rPr>
          <w:rFonts w:ascii="仿宋_GB2312" w:eastAsia="仿宋_GB2312" w:hAnsi="宋体" w:hint="eastAsia"/>
          <w:noProof/>
          <w:sz w:val="32"/>
          <w:szCs w:val="21"/>
        </w:rPr>
      </w:pPr>
      <w:r>
        <w:rPr>
          <w:rFonts w:ascii="仿宋_GB2312" w:eastAsia="仿宋_GB2312" w:hAnsi="宋体" w:hint="eastAsia"/>
          <w:noProof/>
          <w:sz w:val="32"/>
          <w:szCs w:val="21"/>
        </w:rPr>
        <w:t>门窗及孔洞结构应符合仓房气密性要求，具有符合储粮要求的隔热性能，必要时要采用塑料薄膜密闭或隔热材料封堵。</w:t>
      </w:r>
    </w:p>
    <w:p w:rsidR="00134116" w:rsidRDefault="00134116">
      <w:pPr>
        <w:pStyle w:val="af2"/>
        <w:numPr>
          <w:ilvl w:val="0"/>
          <w:numId w:val="0"/>
        </w:numPr>
        <w:spacing w:line="360" w:lineRule="auto"/>
        <w:ind w:firstLineChars="204" w:firstLine="653"/>
        <w:rPr>
          <w:rFonts w:ascii="仿宋_GB2312" w:eastAsia="仿宋_GB2312" w:hAnsi="宋体" w:hint="eastAsia"/>
          <w:noProof/>
          <w:sz w:val="32"/>
          <w:szCs w:val="21"/>
        </w:rPr>
      </w:pPr>
      <w:r>
        <w:rPr>
          <w:rFonts w:ascii="仿宋_GB2312" w:eastAsia="仿宋_GB2312" w:hAnsi="宋体" w:hint="eastAsia"/>
          <w:noProof/>
          <w:sz w:val="32"/>
          <w:szCs w:val="21"/>
        </w:rPr>
        <w:t>门窗及孔洞填充的隔热材料应具有阻燃、防水功能。</w:t>
      </w:r>
    </w:p>
    <w:p w:rsidR="00134116" w:rsidRDefault="00134116">
      <w:pPr>
        <w:pStyle w:val="af6"/>
        <w:numPr>
          <w:ilvl w:val="0"/>
          <w:numId w:val="0"/>
        </w:numPr>
        <w:spacing w:line="360" w:lineRule="auto"/>
        <w:ind w:firstLineChars="200" w:firstLine="640"/>
        <w:rPr>
          <w:rFonts w:ascii="仿宋_GB2312" w:eastAsia="仿宋_GB2312" w:hAnsi="宋体" w:hint="eastAsia"/>
          <w:color w:val="000000"/>
          <w:sz w:val="32"/>
          <w:szCs w:val="21"/>
        </w:rPr>
      </w:pPr>
      <w:r>
        <w:rPr>
          <w:rFonts w:ascii="仿宋_GB2312" w:eastAsia="仿宋_GB2312" w:hAnsi="宋体" w:hint="eastAsia"/>
          <w:color w:val="000000"/>
          <w:sz w:val="32"/>
          <w:szCs w:val="21"/>
        </w:rPr>
        <w:t>排风扇或轴流风机口须用隔热材料处理；</w:t>
      </w:r>
      <w:r>
        <w:rPr>
          <w:rFonts w:ascii="仿宋_GB2312" w:eastAsia="仿宋_GB2312" w:hAnsi="宋体" w:hint="eastAsia"/>
          <w:noProof/>
          <w:color w:val="000000"/>
          <w:sz w:val="32"/>
          <w:szCs w:val="21"/>
        </w:rPr>
        <w:t>对固</w:t>
      </w:r>
      <w:r>
        <w:rPr>
          <w:rFonts w:ascii="仿宋_GB2312" w:eastAsia="仿宋_GB2312" w:hAnsi="宋体" w:hint="eastAsia"/>
          <w:color w:val="000000"/>
          <w:sz w:val="32"/>
          <w:szCs w:val="21"/>
        </w:rPr>
        <w:t>定式环流熏蒸管道，要有闸阀和管道口隔热盖（不熏蒸时须关闭并做隔热处理）。</w:t>
      </w:r>
    </w:p>
    <w:p w:rsidR="00134116" w:rsidRDefault="00134116">
      <w:pPr>
        <w:pStyle w:val="af6"/>
        <w:numPr>
          <w:ilvl w:val="0"/>
          <w:numId w:val="0"/>
        </w:numPr>
        <w:spacing w:line="360" w:lineRule="auto"/>
        <w:ind w:firstLineChars="200" w:firstLine="640"/>
        <w:rPr>
          <w:rFonts w:ascii="仿宋_GB2312" w:eastAsia="仿宋_GB2312" w:hAnsi="宋体" w:hint="eastAsia"/>
          <w:color w:val="000000"/>
          <w:sz w:val="32"/>
          <w:szCs w:val="21"/>
        </w:rPr>
      </w:pPr>
      <w:r>
        <w:rPr>
          <w:rFonts w:ascii="仿宋_GB2312" w:eastAsia="仿宋_GB2312" w:hAnsi="宋体" w:hint="eastAsia"/>
          <w:color w:val="000000"/>
          <w:sz w:val="32"/>
          <w:szCs w:val="21"/>
        </w:rPr>
        <w:t>在不影响仓房储粮作业的情况下，应</w:t>
      </w:r>
      <w:r>
        <w:rPr>
          <w:rFonts w:ascii="仿宋_GB2312" w:eastAsia="仿宋_GB2312" w:hAnsi="宋体" w:hint="eastAsia"/>
          <w:noProof/>
          <w:color w:val="000000"/>
          <w:sz w:val="32"/>
          <w:szCs w:val="21"/>
        </w:rPr>
        <w:t>尽量减少</w:t>
      </w:r>
      <w:r>
        <w:rPr>
          <w:rFonts w:ascii="仿宋_GB2312" w:eastAsia="仿宋_GB2312" w:hAnsi="宋体" w:hint="eastAsia"/>
          <w:color w:val="000000"/>
          <w:sz w:val="32"/>
          <w:szCs w:val="21"/>
        </w:rPr>
        <w:t>门窗及孔洞</w:t>
      </w:r>
      <w:r>
        <w:rPr>
          <w:rFonts w:ascii="仿宋_GB2312" w:eastAsia="仿宋_GB2312" w:hAnsi="宋体" w:hint="eastAsia"/>
          <w:noProof/>
          <w:color w:val="000000"/>
          <w:sz w:val="32"/>
          <w:szCs w:val="21"/>
        </w:rPr>
        <w:t>数量。</w:t>
      </w:r>
    </w:p>
    <w:p w:rsidR="00134116" w:rsidRDefault="00134116">
      <w:pPr>
        <w:pStyle w:val="af6"/>
        <w:numPr>
          <w:ilvl w:val="0"/>
          <w:numId w:val="0"/>
        </w:numPr>
        <w:spacing w:line="360" w:lineRule="auto"/>
        <w:ind w:leftChars="175" w:left="368" w:firstLineChars="100" w:firstLine="320"/>
        <w:rPr>
          <w:rFonts w:ascii="仿宋_GB2312" w:eastAsia="仿宋_GB2312" w:hAnsi="宋体" w:hint="eastAsia"/>
          <w:color w:val="000000"/>
          <w:sz w:val="32"/>
          <w:szCs w:val="21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rPr>
            <w:rFonts w:ascii="仿宋_GB2312" w:eastAsia="仿宋_GB2312" w:hAnsi="宋体" w:hint="eastAsia"/>
            <w:color w:val="000000"/>
            <w:sz w:val="32"/>
            <w:szCs w:val="21"/>
          </w:rPr>
          <w:t>4.2.7</w:t>
        </w:r>
      </w:smartTag>
      <w:r>
        <w:rPr>
          <w:rFonts w:ascii="仿宋_GB2312" w:eastAsia="仿宋_GB2312" w:hAnsi="宋体" w:hint="eastAsia"/>
          <w:color w:val="000000"/>
          <w:sz w:val="32"/>
          <w:szCs w:val="21"/>
        </w:rPr>
        <w:t xml:space="preserve"> 其它隔热措施：如搭建遮阳篷、种植遮阳树藤等。</w:t>
      </w:r>
    </w:p>
    <w:p w:rsidR="00134116" w:rsidRDefault="00134116">
      <w:pPr>
        <w:pStyle w:val="af0"/>
        <w:numPr>
          <w:numberingChange w:id="41" w:author="MC SYSTEM" w:date="2008-07-21T17:24:00Z" w:original="%1:2:255:%2:1:0:.%3:2:0:　"/>
        </w:numPr>
        <w:spacing w:line="360" w:lineRule="auto"/>
        <w:rPr>
          <w:rFonts w:ascii="仿宋_GB2312" w:eastAsia="仿宋_GB2312" w:hAnsi="宋体" w:hint="eastAsia"/>
          <w:b/>
          <w:bCs/>
          <w:noProof/>
          <w:color w:val="000000"/>
          <w:sz w:val="32"/>
          <w:szCs w:val="21"/>
        </w:rPr>
      </w:pPr>
      <w:bookmarkStart w:id="42" w:name="_Toc149472785"/>
      <w:bookmarkStart w:id="43" w:name="_Toc149472877"/>
      <w:bookmarkEnd w:id="42"/>
      <w:bookmarkEnd w:id="43"/>
      <w:r>
        <w:rPr>
          <w:rFonts w:ascii="仿宋_GB2312" w:eastAsia="仿宋_GB2312" w:hAnsi="宋体" w:hint="eastAsia"/>
          <w:b/>
          <w:bCs/>
          <w:noProof/>
          <w:color w:val="000000"/>
          <w:sz w:val="32"/>
          <w:szCs w:val="21"/>
        </w:rPr>
        <w:t xml:space="preserve">4.3 </w:t>
      </w:r>
      <w:bookmarkStart w:id="44" w:name="_Toc149472878"/>
      <w:r>
        <w:rPr>
          <w:rFonts w:ascii="仿宋_GB2312" w:eastAsia="仿宋_GB2312" w:hAnsi="宋体" w:hint="eastAsia"/>
          <w:noProof/>
          <w:sz w:val="32"/>
          <w:szCs w:val="21"/>
        </w:rPr>
        <w:t>仓房隔热注意事项</w:t>
      </w:r>
      <w:bookmarkEnd w:id="44"/>
    </w:p>
    <w:p w:rsidR="00134116" w:rsidRDefault="00134116">
      <w:pPr>
        <w:pStyle w:val="af1"/>
        <w:numPr>
          <w:ilvl w:val="0"/>
          <w:numId w:val="0"/>
        </w:numPr>
        <w:spacing w:line="360" w:lineRule="auto"/>
        <w:ind w:firstLineChars="200" w:firstLine="640"/>
        <w:rPr>
          <w:rFonts w:ascii="仿宋_GB2312" w:eastAsia="仿宋_GB2312" w:hAnsi="宋体" w:hint="eastAsia"/>
          <w:noProof/>
          <w:color w:val="000000"/>
          <w:sz w:val="32"/>
          <w:szCs w:val="21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rPr>
            <w:rFonts w:ascii="仿宋_GB2312" w:eastAsia="仿宋_GB2312" w:hAnsi="宋体" w:hint="eastAsia"/>
            <w:sz w:val="32"/>
            <w:szCs w:val="21"/>
          </w:rPr>
          <w:t>4.3.1</w:t>
        </w:r>
      </w:smartTag>
      <w:r>
        <w:rPr>
          <w:rFonts w:ascii="仿宋_GB2312" w:eastAsia="仿宋_GB2312" w:hAnsi="宋体" w:hint="eastAsia"/>
          <w:sz w:val="32"/>
          <w:szCs w:val="21"/>
        </w:rPr>
        <w:t xml:space="preserve"> 屋面架空通风隔热层</w:t>
      </w:r>
      <w:r>
        <w:rPr>
          <w:rFonts w:ascii="仿宋_GB2312" w:eastAsia="仿宋_GB2312" w:hAnsi="宋体" w:hint="eastAsia"/>
          <w:noProof/>
          <w:color w:val="000000"/>
          <w:sz w:val="32"/>
          <w:szCs w:val="21"/>
        </w:rPr>
        <w:t>应具有国家标准Ⅲ级防水功能</w:t>
      </w:r>
      <w:r>
        <w:rPr>
          <w:rFonts w:ascii="仿宋_GB2312" w:eastAsia="仿宋_GB2312" w:hAnsi="宋体" w:hint="eastAsia"/>
          <w:noProof/>
          <w:sz w:val="32"/>
          <w:szCs w:val="21"/>
        </w:rPr>
        <w:t>。</w:t>
      </w:r>
    </w:p>
    <w:p w:rsidR="00134116" w:rsidRDefault="00134116">
      <w:pPr>
        <w:pStyle w:val="af1"/>
        <w:numPr>
          <w:ilvl w:val="0"/>
          <w:numId w:val="0"/>
        </w:numPr>
        <w:spacing w:line="360" w:lineRule="auto"/>
        <w:rPr>
          <w:rFonts w:ascii="仿宋_GB2312" w:eastAsia="仿宋_GB2312" w:hAnsi="宋体" w:hint="eastAsia"/>
          <w:noProof/>
          <w:sz w:val="32"/>
          <w:szCs w:val="21"/>
        </w:rPr>
      </w:pPr>
      <w:r>
        <w:rPr>
          <w:rFonts w:ascii="仿宋_GB2312" w:eastAsia="仿宋_GB2312" w:hAnsi="宋体" w:hint="eastAsia"/>
          <w:noProof/>
          <w:color w:val="000000"/>
          <w:sz w:val="32"/>
          <w:szCs w:val="21"/>
        </w:rPr>
        <w:t xml:space="preserve">    </w:t>
      </w: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rPr>
            <w:rFonts w:ascii="仿宋_GB2312" w:eastAsia="仿宋_GB2312" w:hAnsi="宋体" w:hint="eastAsia"/>
            <w:noProof/>
            <w:color w:val="000000"/>
            <w:sz w:val="32"/>
            <w:szCs w:val="21"/>
          </w:rPr>
          <w:t>4.3.2</w:t>
        </w:r>
      </w:smartTag>
      <w:r>
        <w:rPr>
          <w:rFonts w:ascii="仿宋_GB2312" w:eastAsia="仿宋_GB2312" w:hAnsi="宋体" w:hint="eastAsia"/>
          <w:noProof/>
          <w:color w:val="000000"/>
          <w:sz w:val="32"/>
          <w:szCs w:val="21"/>
        </w:rPr>
        <w:t xml:space="preserve"> 用吊顶隔热、夹心墙隔热应在合理部位设置合理风量的排积热装置和通风孔洞，以利于隔层间的热空气排除，以免形成“闷顶”或“死角”现象。</w:t>
      </w:r>
    </w:p>
    <w:p w:rsidR="00134116" w:rsidRDefault="00134116">
      <w:pPr>
        <w:pStyle w:val="af"/>
        <w:numPr>
          <w:ilvl w:val="0"/>
          <w:numId w:val="0"/>
        </w:numPr>
        <w:spacing w:beforeLines="0" w:before="0" w:afterLines="0" w:after="0" w:line="360" w:lineRule="auto"/>
        <w:ind w:firstLineChars="200" w:firstLine="640"/>
        <w:rPr>
          <w:rFonts w:ascii="仿宋_GB2312" w:eastAsia="仿宋_GB2312" w:hAnsi="宋体" w:hint="eastAsia"/>
          <w:b/>
          <w:noProof/>
          <w:sz w:val="32"/>
          <w:szCs w:val="21"/>
        </w:rPr>
      </w:pPr>
      <w:bookmarkStart w:id="45" w:name="_Toc107893649"/>
      <w:bookmarkStart w:id="46" w:name="_Toc149472879"/>
      <w:r>
        <w:rPr>
          <w:rFonts w:ascii="仿宋_GB2312" w:eastAsia="仿宋_GB2312" w:hAnsi="宋体" w:hint="eastAsia"/>
          <w:b/>
          <w:noProof/>
          <w:sz w:val="32"/>
          <w:szCs w:val="21"/>
        </w:rPr>
        <w:t>5.粮堆隔热技术</w:t>
      </w:r>
      <w:bookmarkEnd w:id="45"/>
      <w:bookmarkEnd w:id="46"/>
      <w:r>
        <w:rPr>
          <w:rFonts w:ascii="仿宋_GB2312" w:eastAsia="仿宋_GB2312" w:hAnsi="宋体" w:hint="eastAsia"/>
          <w:b/>
          <w:noProof/>
          <w:sz w:val="32"/>
          <w:szCs w:val="21"/>
        </w:rPr>
        <w:t>要求</w:t>
      </w:r>
    </w:p>
    <w:p w:rsidR="00134116" w:rsidRDefault="00134116">
      <w:pPr>
        <w:pStyle w:val="af0"/>
        <w:numPr>
          <w:ilvl w:val="0"/>
          <w:numId w:val="0"/>
        </w:numPr>
        <w:spacing w:line="360" w:lineRule="auto"/>
        <w:ind w:firstLineChars="200" w:firstLine="640"/>
        <w:rPr>
          <w:rFonts w:ascii="仿宋_GB2312" w:eastAsia="仿宋_GB2312" w:hAnsi="宋体" w:hint="eastAsia"/>
          <w:sz w:val="32"/>
          <w:szCs w:val="21"/>
        </w:rPr>
      </w:pPr>
      <w:bookmarkStart w:id="47" w:name="_Toc149472880"/>
      <w:r>
        <w:rPr>
          <w:rFonts w:ascii="仿宋_GB2312" w:eastAsia="仿宋_GB2312" w:hAnsi="宋体" w:hint="eastAsia"/>
          <w:b/>
          <w:bCs/>
          <w:sz w:val="32"/>
          <w:szCs w:val="21"/>
        </w:rPr>
        <w:t>5.1</w:t>
      </w:r>
      <w:r>
        <w:rPr>
          <w:rFonts w:ascii="仿宋_GB2312" w:eastAsia="仿宋_GB2312" w:hAnsi="宋体" w:hint="eastAsia"/>
          <w:sz w:val="32"/>
          <w:szCs w:val="21"/>
        </w:rPr>
        <w:t xml:space="preserve"> 粮堆整理</w:t>
      </w:r>
      <w:bookmarkEnd w:id="47"/>
    </w:p>
    <w:p w:rsidR="00134116" w:rsidRDefault="00134116">
      <w:pPr>
        <w:pStyle w:val="aff5"/>
        <w:spacing w:line="360" w:lineRule="auto"/>
        <w:ind w:firstLine="640"/>
        <w:rPr>
          <w:rFonts w:ascii="仿宋_GB2312" w:eastAsia="仿宋_GB2312" w:hAnsi="宋体" w:hint="eastAsia"/>
          <w:sz w:val="32"/>
          <w:szCs w:val="21"/>
        </w:rPr>
      </w:pPr>
      <w:r>
        <w:rPr>
          <w:rFonts w:ascii="仿宋_GB2312" w:eastAsia="仿宋_GB2312" w:hAnsi="宋体" w:hint="eastAsia"/>
          <w:sz w:val="32"/>
          <w:szCs w:val="21"/>
        </w:rPr>
        <w:t>入仓过程中应采取相应措施尽量避免自动分级和杂质聚集。入粮结束后，应及时平整粮面。</w:t>
      </w:r>
    </w:p>
    <w:p w:rsidR="00134116" w:rsidRDefault="00134116">
      <w:pPr>
        <w:pStyle w:val="af0"/>
        <w:numPr>
          <w:ilvl w:val="0"/>
          <w:numId w:val="0"/>
        </w:numPr>
        <w:spacing w:line="360" w:lineRule="auto"/>
        <w:ind w:firstLineChars="200" w:firstLine="640"/>
        <w:rPr>
          <w:rFonts w:ascii="仿宋_GB2312" w:eastAsia="仿宋_GB2312" w:hAnsi="宋体" w:hint="eastAsia"/>
          <w:sz w:val="32"/>
          <w:szCs w:val="21"/>
        </w:rPr>
      </w:pPr>
      <w:bookmarkStart w:id="48" w:name="_Toc149472881"/>
      <w:r>
        <w:rPr>
          <w:rFonts w:ascii="仿宋_GB2312" w:eastAsia="仿宋_GB2312" w:hAnsi="宋体" w:hint="eastAsia"/>
          <w:b/>
          <w:bCs/>
          <w:sz w:val="32"/>
          <w:szCs w:val="21"/>
        </w:rPr>
        <w:t>5.2</w:t>
      </w:r>
      <w:r>
        <w:rPr>
          <w:rFonts w:ascii="仿宋_GB2312" w:eastAsia="仿宋_GB2312" w:hAnsi="宋体" w:hint="eastAsia"/>
          <w:sz w:val="32"/>
          <w:szCs w:val="21"/>
        </w:rPr>
        <w:t xml:space="preserve"> 粮面压盖</w:t>
      </w:r>
      <w:bookmarkEnd w:id="48"/>
    </w:p>
    <w:p w:rsidR="00134116" w:rsidRDefault="00134116">
      <w:pPr>
        <w:pStyle w:val="af1"/>
        <w:numPr>
          <w:ilvl w:val="0"/>
          <w:numId w:val="0"/>
        </w:numPr>
        <w:spacing w:line="360" w:lineRule="auto"/>
        <w:ind w:firstLineChars="200" w:firstLine="640"/>
        <w:rPr>
          <w:rFonts w:ascii="仿宋_GB2312" w:eastAsia="仿宋_GB2312" w:hAnsi="宋体" w:hint="eastAsia"/>
          <w:noProof/>
          <w:sz w:val="32"/>
          <w:szCs w:val="21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rPr>
            <w:rFonts w:ascii="仿宋_GB2312" w:eastAsia="仿宋_GB2312" w:hAnsi="宋体" w:hint="eastAsia"/>
            <w:noProof/>
            <w:sz w:val="32"/>
            <w:szCs w:val="21"/>
          </w:rPr>
          <w:t>5.2.1</w:t>
        </w:r>
      </w:smartTag>
      <w:r>
        <w:rPr>
          <w:rFonts w:ascii="仿宋_GB2312" w:eastAsia="仿宋_GB2312" w:hAnsi="宋体" w:hint="eastAsia"/>
          <w:noProof/>
          <w:sz w:val="32"/>
          <w:szCs w:val="21"/>
        </w:rPr>
        <w:t xml:space="preserve"> 材料要求</w:t>
      </w:r>
    </w:p>
    <w:p w:rsidR="00134116" w:rsidRDefault="00134116">
      <w:pPr>
        <w:pStyle w:val="af2"/>
        <w:numPr>
          <w:ilvl w:val="0"/>
          <w:numId w:val="0"/>
        </w:numPr>
        <w:spacing w:line="360" w:lineRule="auto"/>
        <w:ind w:firstLineChars="200" w:firstLine="640"/>
        <w:rPr>
          <w:rFonts w:ascii="仿宋_GB2312" w:eastAsia="仿宋_GB2312" w:hAnsi="宋体" w:hint="eastAsia"/>
          <w:sz w:val="32"/>
          <w:szCs w:val="21"/>
        </w:rPr>
      </w:pPr>
      <w:r>
        <w:rPr>
          <w:rFonts w:ascii="仿宋_GB2312" w:eastAsia="仿宋_GB2312" w:hAnsi="宋体" w:hint="eastAsia"/>
          <w:sz w:val="32"/>
          <w:szCs w:val="21"/>
        </w:rPr>
        <w:t>粮面隔热压盖材料导热系数应小于</w:t>
      </w:r>
      <w:r>
        <w:rPr>
          <w:rFonts w:ascii="仿宋_GB2312" w:eastAsia="仿宋_GB2312"/>
          <w:sz w:val="32"/>
          <w:szCs w:val="21"/>
        </w:rPr>
        <w:t>0.14W/m.K</w:t>
      </w:r>
      <w:r>
        <w:rPr>
          <w:rFonts w:ascii="仿宋_GB2312" w:eastAsia="仿宋_GB2312" w:hAnsi="宋体" w:hint="eastAsia"/>
          <w:sz w:val="32"/>
          <w:szCs w:val="21"/>
        </w:rPr>
        <w:t>，要采用重量轻、防火防水性能好、无毒、无污染、不易霉烂、防虫、成本低、使用保管方便的材料。常用的材料主要有稻壳、芦席、聚苯乙烯发泡材料、聚乙烯发泡材料、毡毯等织造材料等。</w:t>
      </w:r>
    </w:p>
    <w:p w:rsidR="00134116" w:rsidRDefault="00134116">
      <w:pPr>
        <w:pStyle w:val="af2"/>
        <w:numPr>
          <w:ilvl w:val="0"/>
          <w:numId w:val="0"/>
        </w:numPr>
        <w:spacing w:line="360" w:lineRule="auto"/>
        <w:ind w:firstLineChars="200" w:firstLine="640"/>
        <w:rPr>
          <w:rFonts w:ascii="仿宋_GB2312" w:eastAsia="仿宋_GB2312" w:hAnsi="宋体" w:hint="eastAsia"/>
          <w:sz w:val="32"/>
          <w:szCs w:val="21"/>
        </w:rPr>
      </w:pPr>
      <w:r>
        <w:rPr>
          <w:rFonts w:ascii="仿宋_GB2312" w:eastAsia="仿宋_GB2312" w:hAnsi="宋体" w:hint="eastAsia"/>
          <w:sz w:val="32"/>
          <w:szCs w:val="21"/>
        </w:rPr>
        <w:t>粮面密封材料应选用气密性良好的塑料薄膜,薄膜与墙体之间用压槽嵌压的方式连接。</w:t>
      </w:r>
    </w:p>
    <w:p w:rsidR="00134116" w:rsidRDefault="00134116">
      <w:pPr>
        <w:pStyle w:val="af1"/>
        <w:numPr>
          <w:ilvl w:val="0"/>
          <w:numId w:val="0"/>
        </w:numPr>
        <w:spacing w:line="360" w:lineRule="auto"/>
        <w:ind w:left="640"/>
        <w:rPr>
          <w:rFonts w:ascii="仿宋_GB2312" w:eastAsia="仿宋_GB2312" w:hAnsi="宋体" w:hint="eastAsia"/>
          <w:sz w:val="32"/>
          <w:szCs w:val="21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rPr>
            <w:rFonts w:ascii="仿宋_GB2312" w:eastAsia="仿宋_GB2312" w:hAnsi="宋体" w:hint="eastAsia"/>
            <w:sz w:val="32"/>
            <w:szCs w:val="21"/>
          </w:rPr>
          <w:t>5.2.2</w:t>
        </w:r>
      </w:smartTag>
      <w:r>
        <w:rPr>
          <w:rFonts w:ascii="仿宋_GB2312" w:eastAsia="仿宋_GB2312" w:hAnsi="宋体" w:hint="eastAsia"/>
          <w:sz w:val="32"/>
          <w:szCs w:val="21"/>
        </w:rPr>
        <w:t>处理技术</w:t>
      </w:r>
    </w:p>
    <w:p w:rsidR="00134116" w:rsidRDefault="00134116">
      <w:pPr>
        <w:pStyle w:val="af2"/>
        <w:numPr>
          <w:ilvl w:val="0"/>
          <w:numId w:val="0"/>
        </w:numPr>
        <w:spacing w:line="360" w:lineRule="auto"/>
        <w:ind w:firstLineChars="200" w:firstLine="640"/>
        <w:rPr>
          <w:rFonts w:ascii="仿宋_GB2312" w:eastAsia="仿宋_GB2312" w:hAnsi="宋体" w:hint="eastAsia"/>
          <w:sz w:val="32"/>
          <w:szCs w:val="21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rPr>
            <w:rFonts w:ascii="仿宋_GB2312" w:eastAsia="仿宋_GB2312" w:hAnsi="宋体" w:hint="eastAsia"/>
            <w:sz w:val="32"/>
            <w:szCs w:val="21"/>
          </w:rPr>
          <w:t>5.2.2</w:t>
        </w:r>
      </w:smartTag>
      <w:r>
        <w:rPr>
          <w:rFonts w:ascii="仿宋_GB2312" w:eastAsia="仿宋_GB2312" w:hAnsi="宋体" w:hint="eastAsia"/>
          <w:sz w:val="32"/>
          <w:szCs w:val="21"/>
        </w:rPr>
        <w:t>.1 粮食要求：进行密闭压盖的粮食，水分必须在安全储藏水分范围内，杂质、不完善粒等符合国家粮食质量标准。</w:t>
      </w:r>
    </w:p>
    <w:p w:rsidR="00134116" w:rsidRDefault="00134116">
      <w:pPr>
        <w:pStyle w:val="af2"/>
        <w:numPr>
          <w:ilvl w:val="0"/>
          <w:numId w:val="0"/>
        </w:numPr>
        <w:spacing w:line="360" w:lineRule="auto"/>
        <w:ind w:firstLineChars="200" w:firstLine="640"/>
        <w:rPr>
          <w:rFonts w:ascii="仿宋_GB2312" w:eastAsia="仿宋_GB2312" w:hAnsi="宋体" w:hint="eastAsia"/>
          <w:sz w:val="32"/>
          <w:szCs w:val="21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rPr>
            <w:rFonts w:ascii="仿宋_GB2312" w:eastAsia="仿宋_GB2312" w:hAnsi="宋体" w:hint="eastAsia"/>
            <w:sz w:val="32"/>
            <w:szCs w:val="21"/>
          </w:rPr>
          <w:t>5.2.2</w:t>
        </w:r>
      </w:smartTag>
      <w:r>
        <w:rPr>
          <w:rFonts w:ascii="仿宋_GB2312" w:eastAsia="仿宋_GB2312" w:hAnsi="宋体" w:hint="eastAsia"/>
          <w:sz w:val="32"/>
          <w:szCs w:val="21"/>
        </w:rPr>
        <w:t>.2 稻壳压盖：新加工干燥无虫稻壳，拌和防护剂，灌包缝口，包与包之间采用密实平铺的方式，压盖的厚度平均达到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0"/>
          <w:attr w:name="UnitName" w:val="cm"/>
        </w:smartTagPr>
        <w:r>
          <w:rPr>
            <w:rFonts w:ascii="仿宋_GB2312" w:eastAsia="仿宋_GB2312" w:hAnsi="宋体" w:hint="eastAsia"/>
            <w:sz w:val="32"/>
            <w:szCs w:val="21"/>
          </w:rPr>
          <w:t>40cm</w:t>
        </w:r>
      </w:smartTag>
      <w:r>
        <w:rPr>
          <w:rFonts w:ascii="仿宋_GB2312" w:eastAsia="仿宋_GB2312" w:hAnsi="宋体" w:hint="eastAsia"/>
          <w:sz w:val="32"/>
          <w:szCs w:val="21"/>
        </w:rPr>
        <w:t>左右。压盖要做到平、紧、密、实，严防凹凸缝洞。</w:t>
      </w:r>
    </w:p>
    <w:p w:rsidR="00134116" w:rsidRDefault="00134116">
      <w:pPr>
        <w:pStyle w:val="af2"/>
        <w:numPr>
          <w:ilvl w:val="0"/>
          <w:numId w:val="0"/>
        </w:numPr>
        <w:spacing w:line="360" w:lineRule="auto"/>
        <w:ind w:firstLineChars="200" w:firstLine="640"/>
        <w:rPr>
          <w:rFonts w:ascii="仿宋_GB2312" w:eastAsia="仿宋_GB2312" w:hAnsi="宋体" w:hint="eastAsia"/>
          <w:sz w:val="32"/>
          <w:szCs w:val="21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rPr>
            <w:rFonts w:ascii="仿宋_GB2312" w:eastAsia="仿宋_GB2312" w:hAnsi="宋体" w:hint="eastAsia"/>
            <w:sz w:val="32"/>
            <w:szCs w:val="21"/>
          </w:rPr>
          <w:t>5.2.2</w:t>
        </w:r>
      </w:smartTag>
      <w:r>
        <w:rPr>
          <w:rFonts w:ascii="仿宋_GB2312" w:eastAsia="仿宋_GB2312" w:hAnsi="宋体" w:hint="eastAsia"/>
          <w:sz w:val="32"/>
          <w:szCs w:val="21"/>
        </w:rPr>
        <w:t>.3 保温毯压盖：毯片与毯片之间采用密实平铺的方式，搭头处重叠不小于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"/>
          <w:attr w:name="UnitName" w:val="cm"/>
        </w:smartTagPr>
        <w:r>
          <w:rPr>
            <w:rFonts w:ascii="仿宋_GB2312" w:eastAsia="仿宋_GB2312" w:hAnsi="宋体" w:hint="eastAsia"/>
            <w:sz w:val="32"/>
            <w:szCs w:val="21"/>
          </w:rPr>
          <w:t>5cm</w:t>
        </w:r>
      </w:smartTag>
      <w:r>
        <w:rPr>
          <w:rFonts w:ascii="仿宋_GB2312" w:eastAsia="仿宋_GB2312" w:hAnsi="宋体" w:hint="eastAsia"/>
          <w:sz w:val="32"/>
          <w:szCs w:val="21"/>
        </w:rPr>
        <w:t>。</w:t>
      </w:r>
    </w:p>
    <w:p w:rsidR="00134116" w:rsidRDefault="00134116">
      <w:pPr>
        <w:pStyle w:val="af2"/>
        <w:numPr>
          <w:ilvl w:val="0"/>
          <w:numId w:val="0"/>
        </w:numPr>
        <w:spacing w:line="360" w:lineRule="auto"/>
        <w:ind w:firstLineChars="200" w:firstLine="640"/>
        <w:rPr>
          <w:rFonts w:ascii="仿宋_GB2312" w:eastAsia="仿宋_GB2312" w:hAnsi="宋体" w:hint="eastAsia"/>
          <w:sz w:val="32"/>
          <w:szCs w:val="21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rPr>
            <w:rFonts w:ascii="仿宋_GB2312" w:eastAsia="仿宋_GB2312" w:hAnsi="宋体" w:hint="eastAsia"/>
            <w:sz w:val="32"/>
            <w:szCs w:val="21"/>
          </w:rPr>
          <w:t>5.2.2</w:t>
        </w:r>
      </w:smartTag>
      <w:r>
        <w:rPr>
          <w:rFonts w:ascii="仿宋_GB2312" w:eastAsia="仿宋_GB2312" w:hAnsi="宋体" w:hint="eastAsia"/>
          <w:sz w:val="32"/>
          <w:szCs w:val="21"/>
        </w:rPr>
        <w:t>.4 化工材料压盖：采用化工保温隔热材料（如聚乙烯板、聚苯乙烯板、聚氨酯泡沫板等）压盖时，粮面上先铺一层无虫麻袋片或塑料薄膜，然后再铺设压盖材料。</w:t>
      </w:r>
    </w:p>
    <w:p w:rsidR="00134116" w:rsidRDefault="00134116">
      <w:pPr>
        <w:pStyle w:val="af2"/>
        <w:numPr>
          <w:ilvl w:val="0"/>
          <w:numId w:val="0"/>
        </w:numPr>
        <w:spacing w:line="360" w:lineRule="auto"/>
        <w:ind w:firstLineChars="200" w:firstLine="640"/>
        <w:rPr>
          <w:rFonts w:ascii="仿宋_GB2312" w:eastAsia="仿宋_GB2312" w:hAnsi="宋体" w:hint="eastAsia"/>
          <w:sz w:val="32"/>
          <w:szCs w:val="21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rPr>
            <w:rFonts w:ascii="仿宋_GB2312" w:eastAsia="仿宋_GB2312" w:hAnsi="宋体" w:hint="eastAsia"/>
            <w:sz w:val="32"/>
            <w:szCs w:val="21"/>
          </w:rPr>
          <w:t>5.2.2</w:t>
        </w:r>
      </w:smartTag>
      <w:r>
        <w:rPr>
          <w:rFonts w:ascii="仿宋_GB2312" w:eastAsia="仿宋_GB2312" w:hAnsi="宋体" w:hint="eastAsia"/>
          <w:sz w:val="32"/>
          <w:szCs w:val="21"/>
        </w:rPr>
        <w:t>.5其它材料压盖：所用材料要有足够好隔热性能，压盖后能够达到很好的气密性。压盖物要达到一定的厚度，且排列紧密，做到平、紧、密、实等。</w:t>
      </w:r>
    </w:p>
    <w:p w:rsidR="00134116" w:rsidRDefault="00134116">
      <w:pPr>
        <w:pStyle w:val="af1"/>
        <w:numPr>
          <w:ilvl w:val="0"/>
          <w:numId w:val="0"/>
        </w:numPr>
        <w:spacing w:line="360" w:lineRule="auto"/>
        <w:ind w:left="640"/>
        <w:rPr>
          <w:rFonts w:ascii="仿宋_GB2312" w:eastAsia="仿宋_GB2312" w:hAnsi="宋体" w:hint="eastAsia"/>
          <w:sz w:val="32"/>
          <w:szCs w:val="21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rPr>
            <w:rFonts w:ascii="仿宋_GB2312" w:eastAsia="仿宋_GB2312" w:hAnsi="宋体" w:hint="eastAsia"/>
            <w:sz w:val="32"/>
            <w:szCs w:val="21"/>
          </w:rPr>
          <w:t>5.2.3</w:t>
        </w:r>
      </w:smartTag>
      <w:r>
        <w:rPr>
          <w:rFonts w:ascii="仿宋_GB2312" w:eastAsia="仿宋_GB2312" w:hAnsi="宋体" w:hint="eastAsia"/>
          <w:sz w:val="32"/>
          <w:szCs w:val="21"/>
        </w:rPr>
        <w:t xml:space="preserve"> 压盖时机</w:t>
      </w:r>
    </w:p>
    <w:p w:rsidR="00134116" w:rsidRDefault="00134116">
      <w:pPr>
        <w:pStyle w:val="aff5"/>
        <w:spacing w:line="360" w:lineRule="auto"/>
        <w:ind w:firstLine="640"/>
        <w:rPr>
          <w:rFonts w:ascii="仿宋_GB2312" w:eastAsia="仿宋_GB2312" w:hAnsi="宋体" w:hint="eastAsia"/>
          <w:sz w:val="32"/>
          <w:szCs w:val="21"/>
        </w:rPr>
      </w:pPr>
      <w:r>
        <w:rPr>
          <w:rFonts w:ascii="仿宋_GB2312" w:eastAsia="仿宋_GB2312" w:hAnsi="宋体" w:hint="eastAsia"/>
          <w:sz w:val="32"/>
          <w:szCs w:val="21"/>
        </w:rPr>
        <w:t>对于经过冬季通风达到低温（准低温）储藏要求的粮堆，应在春季温度回升之前实施并完成压盖处理。</w:t>
      </w:r>
    </w:p>
    <w:p w:rsidR="00134116" w:rsidRDefault="00134116">
      <w:pPr>
        <w:pStyle w:val="af1"/>
        <w:numPr>
          <w:ilvl w:val="0"/>
          <w:numId w:val="0"/>
        </w:numPr>
        <w:spacing w:line="360" w:lineRule="auto"/>
        <w:ind w:firstLineChars="200" w:firstLine="640"/>
        <w:rPr>
          <w:rFonts w:ascii="仿宋_GB2312" w:eastAsia="仿宋_GB2312" w:hAnsi="宋体" w:hint="eastAsia"/>
          <w:sz w:val="32"/>
          <w:szCs w:val="21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rPr>
            <w:rFonts w:ascii="仿宋_GB2312" w:eastAsia="仿宋_GB2312" w:hAnsi="宋体" w:hint="eastAsia"/>
            <w:sz w:val="32"/>
            <w:szCs w:val="21"/>
          </w:rPr>
          <w:t>5.2.4</w:t>
        </w:r>
      </w:smartTag>
      <w:r>
        <w:rPr>
          <w:rFonts w:ascii="仿宋_GB2312" w:eastAsia="仿宋_GB2312" w:hAnsi="宋体" w:hint="eastAsia"/>
          <w:sz w:val="32"/>
          <w:szCs w:val="21"/>
        </w:rPr>
        <w:t xml:space="preserve"> 注意事项</w:t>
      </w:r>
    </w:p>
    <w:p w:rsidR="00134116" w:rsidRDefault="00134116">
      <w:pPr>
        <w:pStyle w:val="af2"/>
        <w:numPr>
          <w:ilvl w:val="0"/>
          <w:numId w:val="0"/>
        </w:numPr>
        <w:spacing w:line="360" w:lineRule="auto"/>
        <w:ind w:firstLineChars="200" w:firstLine="640"/>
        <w:rPr>
          <w:rFonts w:ascii="仿宋_GB2312" w:eastAsia="仿宋_GB2312" w:hAnsi="宋体" w:hint="eastAsia"/>
          <w:sz w:val="32"/>
          <w:szCs w:val="21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rPr>
            <w:rFonts w:ascii="仿宋_GB2312" w:eastAsia="仿宋_GB2312" w:hAnsi="宋体" w:hint="eastAsia"/>
            <w:sz w:val="32"/>
            <w:szCs w:val="21"/>
          </w:rPr>
          <w:t>5.2.4</w:t>
        </w:r>
      </w:smartTag>
      <w:r>
        <w:rPr>
          <w:rFonts w:ascii="仿宋_GB2312" w:eastAsia="仿宋_GB2312" w:hAnsi="宋体" w:hint="eastAsia"/>
          <w:sz w:val="32"/>
          <w:szCs w:val="21"/>
        </w:rPr>
        <w:t>.1 压盖处理要留有必要的粮情检测孔，以便检查害虫和取样等。</w:t>
      </w:r>
    </w:p>
    <w:p w:rsidR="00134116" w:rsidRDefault="00134116">
      <w:pPr>
        <w:pStyle w:val="af2"/>
        <w:numPr>
          <w:ilvl w:val="0"/>
          <w:numId w:val="0"/>
        </w:numPr>
        <w:spacing w:line="360" w:lineRule="auto"/>
        <w:ind w:firstLineChars="200" w:firstLine="640"/>
        <w:rPr>
          <w:rFonts w:ascii="仿宋_GB2312" w:eastAsia="仿宋_GB2312" w:hAnsi="宋体" w:hint="eastAsia"/>
          <w:color w:val="000000"/>
          <w:sz w:val="32"/>
          <w:szCs w:val="21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rPr>
            <w:rFonts w:ascii="仿宋_GB2312" w:eastAsia="仿宋_GB2312" w:hAnsi="宋体" w:hint="eastAsia"/>
            <w:sz w:val="32"/>
            <w:szCs w:val="21"/>
          </w:rPr>
          <w:t>5.2.4</w:t>
        </w:r>
      </w:smartTag>
      <w:r>
        <w:rPr>
          <w:rFonts w:ascii="仿宋_GB2312" w:eastAsia="仿宋_GB2312" w:hAnsi="宋体" w:hint="eastAsia"/>
          <w:sz w:val="32"/>
          <w:szCs w:val="21"/>
        </w:rPr>
        <w:t>.2 在粮食隔热压盖期储藏期间，应特别注意检查膜下及粮面有无结露、霉变现象以及粮堆内</w:t>
      </w:r>
      <w:r>
        <w:rPr>
          <w:rFonts w:ascii="仿宋_GB2312" w:eastAsia="仿宋_GB2312" w:hAnsi="宋体" w:hint="eastAsia"/>
          <w:color w:val="000000"/>
          <w:sz w:val="32"/>
          <w:szCs w:val="21"/>
        </w:rPr>
        <w:t>是否发生害虫、板结、局部发热等异常情况。</w:t>
      </w:r>
    </w:p>
    <w:p w:rsidR="00134116" w:rsidRDefault="00134116">
      <w:pPr>
        <w:pStyle w:val="af2"/>
        <w:numPr>
          <w:ilvl w:val="0"/>
          <w:numId w:val="0"/>
        </w:numPr>
        <w:spacing w:line="360" w:lineRule="auto"/>
        <w:ind w:firstLineChars="200" w:firstLine="640"/>
        <w:rPr>
          <w:rFonts w:ascii="仿宋_GB2312" w:eastAsia="仿宋_GB2312" w:hAnsi="宋体" w:hint="eastAsia"/>
          <w:color w:val="000000"/>
          <w:sz w:val="32"/>
          <w:szCs w:val="21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rPr>
            <w:rFonts w:ascii="仿宋_GB2312" w:eastAsia="仿宋_GB2312" w:hAnsi="宋体" w:hint="eastAsia"/>
            <w:sz w:val="32"/>
            <w:szCs w:val="21"/>
          </w:rPr>
          <w:t>5.2.4</w:t>
        </w:r>
      </w:smartTag>
      <w:r>
        <w:rPr>
          <w:rFonts w:ascii="仿宋_GB2312" w:eastAsia="仿宋_GB2312" w:hAnsi="宋体" w:hint="eastAsia"/>
          <w:sz w:val="32"/>
          <w:szCs w:val="21"/>
        </w:rPr>
        <w:t xml:space="preserve">.3 </w:t>
      </w:r>
      <w:r>
        <w:rPr>
          <w:rFonts w:ascii="仿宋_GB2312" w:eastAsia="仿宋_GB2312" w:hAnsi="宋体" w:hint="eastAsia"/>
          <w:color w:val="000000"/>
          <w:sz w:val="32"/>
          <w:szCs w:val="21"/>
        </w:rPr>
        <w:t>在实施膜下环流熏蒸、均衡粮温作业时，隔热压盖和密封必须要符合上述技术要求。</w:t>
      </w:r>
    </w:p>
    <w:p w:rsidR="00134116" w:rsidRDefault="00134116">
      <w:pPr>
        <w:pStyle w:val="af"/>
        <w:numPr>
          <w:numberingChange w:id="49" w:author="MC SYSTEM" w:date="2008-07-21T17:24:00Z" w:original="%1:2:255:%2:2:0:　"/>
        </w:numPr>
        <w:spacing w:beforeLines="0" w:before="0" w:afterLines="0" w:after="0" w:line="360" w:lineRule="auto"/>
        <w:rPr>
          <w:rFonts w:ascii="仿宋_GB2312" w:eastAsia="仿宋_GB2312" w:hAnsi="宋体" w:hint="eastAsia"/>
          <w:b/>
          <w:bCs/>
          <w:sz w:val="32"/>
          <w:szCs w:val="21"/>
        </w:rPr>
      </w:pPr>
      <w:r>
        <w:rPr>
          <w:rFonts w:ascii="仿宋_GB2312" w:eastAsia="仿宋_GB2312" w:hint="eastAsia"/>
          <w:b/>
          <w:bCs/>
          <w:sz w:val="32"/>
        </w:rPr>
        <w:t>6.</w:t>
      </w:r>
      <w:bookmarkStart w:id="50" w:name="_Toc149472882"/>
      <w:r>
        <w:rPr>
          <w:rFonts w:ascii="仿宋_GB2312" w:eastAsia="仿宋_GB2312" w:hAnsi="宋体" w:hint="eastAsia"/>
          <w:b/>
          <w:bCs/>
          <w:sz w:val="32"/>
          <w:szCs w:val="21"/>
        </w:rPr>
        <w:t>隔热技术管理</w:t>
      </w:r>
      <w:bookmarkEnd w:id="50"/>
    </w:p>
    <w:p w:rsidR="00134116" w:rsidRDefault="00134116">
      <w:pPr>
        <w:pStyle w:val="aff5"/>
        <w:spacing w:line="360" w:lineRule="auto"/>
        <w:ind w:firstLine="640"/>
        <w:rPr>
          <w:rFonts w:ascii="仿宋_GB2312" w:eastAsia="仿宋_GB2312" w:hAnsi="宋体" w:hint="eastAsia"/>
          <w:sz w:val="32"/>
          <w:szCs w:val="21"/>
        </w:rPr>
      </w:pPr>
      <w:r>
        <w:rPr>
          <w:rFonts w:ascii="仿宋_GB2312" w:eastAsia="仿宋_GB2312" w:hAnsi="宋体" w:hint="eastAsia"/>
          <w:sz w:val="32"/>
          <w:szCs w:val="21"/>
        </w:rPr>
        <w:t>严格按《粮油储藏技术规范》的要求检查粮情。要特别注意夏季高温时期的粮情变化情况。在高温季节仓温较高时，应及时利用低温时段开启排风扇或轴流风机，排除仓内积热，降低仓温。应选择气温相对较低的时段进仓查粮，查后及时关闭门窗。</w:t>
      </w:r>
    </w:p>
    <w:p w:rsidR="00134116" w:rsidRDefault="00134116">
      <w:pPr>
        <w:pStyle w:val="af0"/>
        <w:numPr>
          <w:ilvl w:val="0"/>
          <w:numId w:val="0"/>
        </w:numPr>
        <w:spacing w:line="360" w:lineRule="auto"/>
        <w:ind w:firstLineChars="200" w:firstLine="640"/>
        <w:rPr>
          <w:rFonts w:ascii="仿宋_GB2312" w:eastAsia="仿宋_GB2312" w:hAnsi="宋体" w:hint="eastAsia"/>
          <w:sz w:val="32"/>
          <w:szCs w:val="21"/>
        </w:rPr>
      </w:pPr>
      <w:bookmarkStart w:id="51" w:name="_Toc149472883"/>
      <w:r>
        <w:rPr>
          <w:rFonts w:ascii="仿宋_GB2312" w:eastAsia="仿宋_GB2312" w:hAnsi="宋体" w:hint="eastAsia"/>
          <w:b/>
          <w:bCs/>
          <w:sz w:val="32"/>
          <w:szCs w:val="21"/>
        </w:rPr>
        <w:t xml:space="preserve">6.1 </w:t>
      </w:r>
      <w:r>
        <w:rPr>
          <w:rFonts w:ascii="仿宋_GB2312" w:eastAsia="仿宋_GB2312" w:hAnsi="宋体" w:hint="eastAsia"/>
          <w:sz w:val="32"/>
          <w:szCs w:val="21"/>
        </w:rPr>
        <w:t>低温期降温</w:t>
      </w:r>
      <w:bookmarkEnd w:id="51"/>
    </w:p>
    <w:p w:rsidR="00134116" w:rsidRDefault="00134116">
      <w:pPr>
        <w:pStyle w:val="af1"/>
        <w:numPr>
          <w:ilvl w:val="0"/>
          <w:numId w:val="0"/>
        </w:numPr>
        <w:spacing w:line="360" w:lineRule="auto"/>
        <w:ind w:firstLineChars="200" w:firstLine="640"/>
        <w:rPr>
          <w:rFonts w:ascii="仿宋_GB2312" w:eastAsia="仿宋_GB2312" w:hAnsi="宋体" w:hint="eastAsia"/>
          <w:sz w:val="32"/>
          <w:szCs w:val="21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rPr>
            <w:rFonts w:ascii="仿宋_GB2312" w:eastAsia="仿宋_GB2312" w:hAnsi="宋体" w:hint="eastAsia"/>
            <w:sz w:val="32"/>
            <w:szCs w:val="21"/>
          </w:rPr>
          <w:t>6.1.1</w:t>
        </w:r>
      </w:smartTag>
      <w:r>
        <w:rPr>
          <w:rFonts w:ascii="仿宋_GB2312" w:eastAsia="仿宋_GB2312" w:hAnsi="宋体" w:hint="eastAsia"/>
          <w:sz w:val="32"/>
          <w:szCs w:val="21"/>
        </w:rPr>
        <w:t xml:space="preserve"> 自然通风</w:t>
      </w:r>
    </w:p>
    <w:p w:rsidR="00134116" w:rsidRDefault="00134116">
      <w:pPr>
        <w:pStyle w:val="aff5"/>
        <w:spacing w:line="360" w:lineRule="auto"/>
        <w:ind w:firstLine="640"/>
        <w:rPr>
          <w:rFonts w:ascii="仿宋_GB2312" w:eastAsia="仿宋_GB2312" w:hAnsi="宋体" w:hint="eastAsia"/>
          <w:sz w:val="32"/>
          <w:szCs w:val="21"/>
        </w:rPr>
      </w:pPr>
      <w:r>
        <w:rPr>
          <w:rFonts w:ascii="仿宋_GB2312" w:eastAsia="仿宋_GB2312" w:hAnsi="宋体" w:hint="eastAsia"/>
          <w:sz w:val="32"/>
          <w:szCs w:val="21"/>
        </w:rPr>
        <w:t>当气温下降至低于仓温时, 可根据情况，通过控制门、窗、通风口等进行自然通风以降低仓温，并注意避免降温过程中温差过大。</w:t>
      </w:r>
    </w:p>
    <w:p w:rsidR="00134116" w:rsidRDefault="00134116">
      <w:pPr>
        <w:pStyle w:val="af1"/>
        <w:numPr>
          <w:ilvl w:val="0"/>
          <w:numId w:val="0"/>
        </w:numPr>
        <w:spacing w:line="360" w:lineRule="auto"/>
        <w:ind w:firstLineChars="200" w:firstLine="640"/>
        <w:rPr>
          <w:rFonts w:ascii="仿宋_GB2312" w:eastAsia="仿宋_GB2312" w:hAnsi="宋体" w:hint="eastAsia"/>
          <w:sz w:val="32"/>
          <w:szCs w:val="21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rPr>
            <w:rFonts w:ascii="仿宋_GB2312" w:eastAsia="仿宋_GB2312" w:hAnsi="宋体" w:hint="eastAsia"/>
            <w:sz w:val="32"/>
            <w:szCs w:val="21"/>
          </w:rPr>
          <w:t>6.1.2</w:t>
        </w:r>
      </w:smartTag>
      <w:r>
        <w:rPr>
          <w:rFonts w:ascii="仿宋_GB2312" w:eastAsia="仿宋_GB2312" w:hAnsi="宋体" w:hint="eastAsia"/>
          <w:sz w:val="32"/>
          <w:szCs w:val="21"/>
        </w:rPr>
        <w:t xml:space="preserve"> 散热降温</w:t>
      </w:r>
    </w:p>
    <w:p w:rsidR="00134116" w:rsidRDefault="00134116">
      <w:pPr>
        <w:pStyle w:val="aff5"/>
        <w:spacing w:line="360" w:lineRule="auto"/>
        <w:ind w:firstLine="640"/>
        <w:rPr>
          <w:rFonts w:ascii="仿宋_GB2312" w:eastAsia="仿宋_GB2312" w:hAnsi="宋体" w:hint="eastAsia"/>
          <w:sz w:val="32"/>
          <w:szCs w:val="21"/>
        </w:rPr>
      </w:pPr>
      <w:r>
        <w:rPr>
          <w:rFonts w:ascii="仿宋_GB2312" w:eastAsia="仿宋_GB2312" w:hAnsi="宋体" w:hint="eastAsia"/>
          <w:sz w:val="32"/>
          <w:szCs w:val="21"/>
        </w:rPr>
        <w:t>当气温适合于机械通风降温时，针对具体情况设定机械通风参数进行机械通风，排除仓内热量，降低储粮温度。具体按照</w:t>
      </w:r>
      <w:r>
        <w:rPr>
          <w:rFonts w:ascii="仿宋_GB2312" w:eastAsia="仿宋_GB2312" w:hAnsi="宋体" w:hint="eastAsia"/>
          <w:kern w:val="2"/>
          <w:sz w:val="32"/>
          <w:szCs w:val="21"/>
        </w:rPr>
        <w:t xml:space="preserve"> </w:t>
      </w:r>
      <w:r>
        <w:rPr>
          <w:rFonts w:ascii="仿宋_GB2312" w:eastAsia="仿宋_GB2312"/>
          <w:kern w:val="2"/>
          <w:sz w:val="32"/>
          <w:szCs w:val="21"/>
        </w:rPr>
        <w:t xml:space="preserve">Q/ZCL </w:t>
      </w:r>
      <w:r>
        <w:rPr>
          <w:rFonts w:ascii="仿宋_GB2312" w:eastAsia="仿宋_GB2312" w:hint="eastAsia"/>
          <w:kern w:val="2"/>
          <w:sz w:val="32"/>
          <w:szCs w:val="21"/>
        </w:rPr>
        <w:t>T</w:t>
      </w:r>
      <w:r>
        <w:rPr>
          <w:rFonts w:ascii="仿宋_GB2312" w:eastAsia="仿宋_GB2312"/>
          <w:kern w:val="2"/>
          <w:sz w:val="32"/>
          <w:szCs w:val="21"/>
        </w:rPr>
        <w:t>2</w:t>
      </w:r>
      <w:r>
        <w:rPr>
          <w:rFonts w:ascii="仿宋_GB2312" w:eastAsia="仿宋_GB2312" w:hint="eastAsia"/>
          <w:kern w:val="2"/>
          <w:sz w:val="32"/>
          <w:szCs w:val="21"/>
        </w:rPr>
        <w:t>-</w:t>
      </w:r>
      <w:r>
        <w:rPr>
          <w:rFonts w:ascii="仿宋_GB2312" w:eastAsia="仿宋_GB2312"/>
          <w:kern w:val="2"/>
          <w:sz w:val="32"/>
          <w:szCs w:val="21"/>
        </w:rPr>
        <w:t>200</w:t>
      </w:r>
      <w:r>
        <w:rPr>
          <w:rFonts w:ascii="仿宋_GB2312" w:eastAsia="仿宋_GB2312" w:hint="eastAsia"/>
          <w:kern w:val="2"/>
          <w:sz w:val="32"/>
          <w:szCs w:val="21"/>
        </w:rPr>
        <w:t>7</w:t>
      </w:r>
      <w:r>
        <w:rPr>
          <w:rFonts w:ascii="仿宋_GB2312" w:eastAsia="仿宋_GB2312" w:hAnsi="宋体" w:hint="eastAsia"/>
          <w:kern w:val="2"/>
          <w:sz w:val="32"/>
          <w:szCs w:val="21"/>
        </w:rPr>
        <w:t>《机械通风降温储粮技术规程》</w:t>
      </w:r>
      <w:r>
        <w:rPr>
          <w:rFonts w:ascii="仿宋_GB2312" w:eastAsia="仿宋_GB2312" w:hAnsi="宋体" w:hint="eastAsia"/>
          <w:sz w:val="32"/>
          <w:szCs w:val="21"/>
        </w:rPr>
        <w:t>的有关要求执行。</w:t>
      </w:r>
    </w:p>
    <w:p w:rsidR="00134116" w:rsidRDefault="00134116">
      <w:pPr>
        <w:pStyle w:val="af0"/>
        <w:numPr>
          <w:ilvl w:val="0"/>
          <w:numId w:val="0"/>
        </w:numPr>
        <w:spacing w:line="360" w:lineRule="auto"/>
        <w:ind w:firstLineChars="200" w:firstLine="640"/>
        <w:rPr>
          <w:rFonts w:ascii="仿宋_GB2312" w:eastAsia="仿宋_GB2312" w:hAnsi="宋体" w:hint="eastAsia"/>
          <w:sz w:val="32"/>
          <w:szCs w:val="21"/>
        </w:rPr>
      </w:pPr>
      <w:bookmarkStart w:id="52" w:name="_Toc149472884"/>
      <w:r>
        <w:rPr>
          <w:rFonts w:ascii="仿宋_GB2312" w:eastAsia="仿宋_GB2312" w:hAnsi="宋体" w:hint="eastAsia"/>
          <w:b/>
          <w:bCs/>
          <w:sz w:val="32"/>
          <w:szCs w:val="21"/>
        </w:rPr>
        <w:t>6.2</w:t>
      </w:r>
      <w:r>
        <w:rPr>
          <w:rFonts w:ascii="仿宋_GB2312" w:eastAsia="仿宋_GB2312" w:hAnsi="宋体" w:hint="eastAsia"/>
          <w:sz w:val="32"/>
          <w:szCs w:val="21"/>
        </w:rPr>
        <w:t xml:space="preserve"> 温度上升期保温</w:t>
      </w:r>
      <w:bookmarkEnd w:id="52"/>
    </w:p>
    <w:p w:rsidR="00134116" w:rsidRDefault="00134116">
      <w:pPr>
        <w:pStyle w:val="aff5"/>
        <w:spacing w:line="360" w:lineRule="auto"/>
        <w:ind w:firstLine="640"/>
        <w:rPr>
          <w:rFonts w:ascii="仿宋_GB2312" w:eastAsia="仿宋_GB2312" w:hAnsi="宋体" w:hint="eastAsia"/>
          <w:color w:val="0000FF"/>
          <w:kern w:val="2"/>
          <w:sz w:val="32"/>
          <w:szCs w:val="21"/>
        </w:rPr>
      </w:pPr>
      <w:r>
        <w:rPr>
          <w:rFonts w:ascii="仿宋_GB2312" w:eastAsia="仿宋_GB2312" w:hAnsi="宋体" w:hint="eastAsia"/>
          <w:kern w:val="2"/>
          <w:sz w:val="32"/>
          <w:szCs w:val="21"/>
        </w:rPr>
        <w:t>经过冬季降温后，粮堆温度较低，在春季气温回升之前，及时做好粮堆的隔热、密闭工作。气温上升后，在粮情检查中要注意粮温异常点的变化及结露情况，尽可能减少进仓次数，选择低温时段进仓检查。</w:t>
      </w:r>
    </w:p>
    <w:p w:rsidR="00134116" w:rsidRDefault="00134116">
      <w:pPr>
        <w:pStyle w:val="af0"/>
        <w:numPr>
          <w:ilvl w:val="0"/>
          <w:numId w:val="0"/>
        </w:numPr>
        <w:spacing w:line="360" w:lineRule="auto"/>
        <w:ind w:firstLineChars="200" w:firstLine="640"/>
        <w:rPr>
          <w:rFonts w:ascii="仿宋_GB2312" w:eastAsia="仿宋_GB2312" w:hAnsi="宋体" w:hint="eastAsia"/>
          <w:sz w:val="32"/>
          <w:szCs w:val="21"/>
        </w:rPr>
      </w:pPr>
      <w:bookmarkStart w:id="53" w:name="_Toc149472885"/>
      <w:r>
        <w:rPr>
          <w:rFonts w:ascii="仿宋_GB2312" w:eastAsia="仿宋_GB2312" w:hAnsi="宋体" w:hint="eastAsia"/>
          <w:b/>
          <w:bCs/>
          <w:sz w:val="32"/>
          <w:szCs w:val="21"/>
        </w:rPr>
        <w:t>6.3</w:t>
      </w:r>
      <w:r>
        <w:rPr>
          <w:rFonts w:ascii="仿宋_GB2312" w:eastAsia="仿宋_GB2312" w:hAnsi="宋体" w:hint="eastAsia"/>
          <w:sz w:val="32"/>
          <w:szCs w:val="21"/>
        </w:rPr>
        <w:t xml:space="preserve"> 高温期控温</w:t>
      </w:r>
      <w:bookmarkEnd w:id="53"/>
    </w:p>
    <w:p w:rsidR="00134116" w:rsidRDefault="00134116">
      <w:pPr>
        <w:pStyle w:val="af1"/>
        <w:numPr>
          <w:ilvl w:val="0"/>
          <w:numId w:val="0"/>
        </w:numPr>
        <w:spacing w:line="360" w:lineRule="auto"/>
        <w:ind w:firstLineChars="200" w:firstLine="640"/>
        <w:rPr>
          <w:rFonts w:ascii="仿宋_GB2312" w:eastAsia="仿宋_GB2312" w:hAnsi="宋体" w:hint="eastAsia"/>
          <w:sz w:val="32"/>
          <w:szCs w:val="21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rPr>
            <w:rFonts w:ascii="仿宋_GB2312" w:eastAsia="仿宋_GB2312" w:hAnsi="宋体" w:hint="eastAsia"/>
            <w:sz w:val="32"/>
            <w:szCs w:val="21"/>
          </w:rPr>
          <w:t>6.3.1</w:t>
        </w:r>
      </w:smartTag>
      <w:r>
        <w:rPr>
          <w:rFonts w:ascii="仿宋_GB2312" w:eastAsia="仿宋_GB2312" w:hAnsi="宋体" w:hint="eastAsia"/>
          <w:sz w:val="32"/>
          <w:szCs w:val="21"/>
        </w:rPr>
        <w:t xml:space="preserve"> 隔热处理</w:t>
      </w:r>
    </w:p>
    <w:p w:rsidR="00134116" w:rsidRDefault="00134116">
      <w:pPr>
        <w:pStyle w:val="aff5"/>
        <w:spacing w:line="360" w:lineRule="auto"/>
        <w:ind w:firstLine="640"/>
        <w:rPr>
          <w:rFonts w:ascii="仿宋_GB2312" w:eastAsia="仿宋_GB2312" w:hAnsi="宋体" w:hint="eastAsia"/>
          <w:sz w:val="32"/>
          <w:szCs w:val="21"/>
        </w:rPr>
      </w:pPr>
      <w:r>
        <w:rPr>
          <w:rFonts w:ascii="仿宋_GB2312" w:eastAsia="仿宋_GB2312" w:hAnsi="宋体" w:hint="eastAsia"/>
          <w:kern w:val="2"/>
          <w:sz w:val="32"/>
          <w:szCs w:val="21"/>
        </w:rPr>
        <w:t>加强门、窗、通风口等空气通道的管理和隔热处理，及时排除仓内空间、仓内吊顶间和拱板间的热空气。具体按照</w:t>
      </w:r>
      <w:r>
        <w:rPr>
          <w:rFonts w:ascii="仿宋_GB2312" w:eastAsia="仿宋_GB2312"/>
          <w:kern w:val="2"/>
          <w:sz w:val="32"/>
          <w:szCs w:val="21"/>
        </w:rPr>
        <w:t xml:space="preserve">Q/ZCL </w:t>
      </w:r>
      <w:r>
        <w:rPr>
          <w:rFonts w:ascii="仿宋_GB2312" w:eastAsia="仿宋_GB2312" w:hint="eastAsia"/>
          <w:kern w:val="2"/>
          <w:sz w:val="32"/>
          <w:szCs w:val="21"/>
        </w:rPr>
        <w:t>T</w:t>
      </w:r>
      <w:r>
        <w:rPr>
          <w:rFonts w:ascii="仿宋_GB2312" w:eastAsia="仿宋_GB2312"/>
          <w:kern w:val="2"/>
          <w:sz w:val="32"/>
          <w:szCs w:val="21"/>
        </w:rPr>
        <w:t>2-200</w:t>
      </w:r>
      <w:r>
        <w:rPr>
          <w:rFonts w:ascii="仿宋_GB2312" w:eastAsia="仿宋_GB2312" w:hint="eastAsia"/>
          <w:kern w:val="2"/>
          <w:sz w:val="32"/>
          <w:szCs w:val="21"/>
        </w:rPr>
        <w:t>7</w:t>
      </w:r>
      <w:r>
        <w:rPr>
          <w:rFonts w:ascii="仿宋_GB2312" w:eastAsia="仿宋_GB2312" w:hAnsi="宋体" w:hint="eastAsia"/>
          <w:kern w:val="2"/>
          <w:sz w:val="32"/>
          <w:szCs w:val="21"/>
        </w:rPr>
        <w:t>《机械通风降温储粮技术规程》的要求进行。</w:t>
      </w:r>
    </w:p>
    <w:p w:rsidR="00134116" w:rsidRDefault="00134116">
      <w:pPr>
        <w:pStyle w:val="af1"/>
        <w:numPr>
          <w:ilvl w:val="0"/>
          <w:numId w:val="0"/>
        </w:numPr>
        <w:spacing w:line="360" w:lineRule="auto"/>
        <w:ind w:firstLineChars="200" w:firstLine="640"/>
        <w:rPr>
          <w:rFonts w:ascii="仿宋_GB2312" w:eastAsia="仿宋_GB2312" w:hAnsi="宋体" w:hint="eastAsia"/>
          <w:sz w:val="32"/>
          <w:szCs w:val="21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rPr>
            <w:rFonts w:ascii="仿宋_GB2312" w:eastAsia="仿宋_GB2312" w:hAnsi="宋体" w:hint="eastAsia"/>
            <w:sz w:val="32"/>
            <w:szCs w:val="21"/>
          </w:rPr>
          <w:t>6.3.2</w:t>
        </w:r>
      </w:smartTag>
      <w:r>
        <w:rPr>
          <w:rFonts w:ascii="仿宋_GB2312" w:eastAsia="仿宋_GB2312" w:hAnsi="宋体" w:hint="eastAsia"/>
          <w:sz w:val="32"/>
          <w:szCs w:val="21"/>
        </w:rPr>
        <w:t xml:space="preserve"> 适时入仓作业</w:t>
      </w:r>
    </w:p>
    <w:p w:rsidR="00134116" w:rsidRDefault="00134116">
      <w:pPr>
        <w:pStyle w:val="aff5"/>
        <w:spacing w:line="360" w:lineRule="auto"/>
        <w:ind w:firstLine="640"/>
        <w:rPr>
          <w:rFonts w:ascii="仿宋_GB2312" w:eastAsia="仿宋_GB2312" w:hAnsi="宋体" w:hint="eastAsia"/>
          <w:kern w:val="2"/>
          <w:sz w:val="32"/>
          <w:szCs w:val="21"/>
        </w:rPr>
      </w:pPr>
      <w:r>
        <w:rPr>
          <w:rFonts w:ascii="仿宋_GB2312" w:eastAsia="仿宋_GB2312" w:hAnsi="宋体" w:hint="eastAsia"/>
          <w:kern w:val="2"/>
          <w:sz w:val="32"/>
          <w:szCs w:val="21"/>
        </w:rPr>
        <w:t>减少人员在高温时期的进仓次数，选择低温时段进仓检查和作业。</w:t>
      </w:r>
    </w:p>
    <w:p w:rsidR="00134116" w:rsidRDefault="00134116">
      <w:pPr>
        <w:pStyle w:val="aff5"/>
        <w:spacing w:line="360" w:lineRule="auto"/>
        <w:ind w:firstLine="640"/>
        <w:rPr>
          <w:rFonts w:ascii="仿宋_GB2312" w:eastAsia="仿宋_GB2312" w:hAnsi="宋体" w:hint="eastAsia"/>
          <w:kern w:val="2"/>
          <w:sz w:val="32"/>
          <w:szCs w:val="21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rPr>
            <w:rFonts w:ascii="仿宋_GB2312" w:eastAsia="仿宋_GB2312" w:hAnsi="宋体" w:hint="eastAsia"/>
            <w:kern w:val="2"/>
            <w:sz w:val="32"/>
            <w:szCs w:val="21"/>
          </w:rPr>
          <w:t>6.3.3</w:t>
        </w:r>
      </w:smartTag>
      <w:r>
        <w:rPr>
          <w:rFonts w:ascii="仿宋_GB2312" w:eastAsia="仿宋_GB2312" w:hAnsi="宋体" w:hint="eastAsia"/>
          <w:kern w:val="2"/>
          <w:sz w:val="32"/>
          <w:szCs w:val="21"/>
        </w:rPr>
        <w:t xml:space="preserve"> 其它控温技术</w:t>
      </w:r>
    </w:p>
    <w:p w:rsidR="00134116" w:rsidRDefault="00134116">
      <w:pPr>
        <w:pStyle w:val="aff5"/>
        <w:spacing w:line="360" w:lineRule="auto"/>
        <w:ind w:firstLine="640"/>
        <w:rPr>
          <w:rFonts w:ascii="仿宋_GB2312" w:eastAsia="仿宋_GB2312" w:hAnsi="宋体" w:hint="eastAsia"/>
          <w:kern w:val="2"/>
          <w:sz w:val="32"/>
          <w:szCs w:val="21"/>
        </w:rPr>
      </w:pPr>
      <w:r>
        <w:rPr>
          <w:rFonts w:ascii="仿宋_GB2312" w:eastAsia="仿宋_GB2312" w:hAnsi="宋体" w:hint="eastAsia"/>
          <w:kern w:val="2"/>
          <w:sz w:val="32"/>
          <w:szCs w:val="21"/>
        </w:rPr>
        <w:t>必要时可采用均衡粮温、补充冷能等措施控制粮温。</w:t>
      </w:r>
    </w:p>
    <w:p w:rsidR="00134116" w:rsidRDefault="00134116">
      <w:pPr>
        <w:pStyle w:val="af0"/>
        <w:numPr>
          <w:ilvl w:val="0"/>
          <w:numId w:val="0"/>
        </w:numPr>
        <w:spacing w:line="360" w:lineRule="auto"/>
        <w:ind w:leftChars="305" w:left="640"/>
        <w:rPr>
          <w:rFonts w:ascii="仿宋_GB2312" w:eastAsia="仿宋_GB2312" w:hAnsi="宋体" w:hint="eastAsia"/>
          <w:sz w:val="32"/>
          <w:szCs w:val="21"/>
        </w:rPr>
      </w:pPr>
      <w:r>
        <w:rPr>
          <w:rFonts w:ascii="仿宋_GB2312" w:eastAsia="仿宋_GB2312" w:hAnsi="宋体" w:hint="eastAsia"/>
          <w:b/>
          <w:bCs/>
          <w:sz w:val="32"/>
          <w:szCs w:val="21"/>
        </w:rPr>
        <w:t>6.4</w:t>
      </w:r>
      <w:r>
        <w:rPr>
          <w:rFonts w:ascii="仿宋_GB2312" w:eastAsia="仿宋_GB2312" w:hAnsi="宋体" w:hint="eastAsia"/>
          <w:sz w:val="32"/>
          <w:szCs w:val="21"/>
        </w:rPr>
        <w:t xml:space="preserve"> </w:t>
      </w:r>
      <w:bookmarkStart w:id="54" w:name="_Toc149472886"/>
      <w:r>
        <w:rPr>
          <w:rFonts w:ascii="仿宋_GB2312" w:eastAsia="仿宋_GB2312" w:hAnsi="宋体" w:hint="eastAsia"/>
          <w:sz w:val="32"/>
          <w:szCs w:val="21"/>
        </w:rPr>
        <w:t>注意事项</w:t>
      </w:r>
      <w:bookmarkEnd w:id="54"/>
    </w:p>
    <w:p w:rsidR="00134116" w:rsidRDefault="00134116">
      <w:pPr>
        <w:pStyle w:val="af1"/>
        <w:numPr>
          <w:ilvl w:val="0"/>
          <w:numId w:val="0"/>
        </w:numPr>
        <w:spacing w:line="360" w:lineRule="auto"/>
        <w:ind w:firstLineChars="200" w:firstLine="640"/>
        <w:rPr>
          <w:rFonts w:ascii="仿宋_GB2312" w:eastAsia="仿宋_GB2312" w:hAnsi="宋体" w:hint="eastAsia"/>
          <w:sz w:val="32"/>
          <w:szCs w:val="21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rPr>
            <w:rFonts w:ascii="仿宋_GB2312" w:eastAsia="仿宋_GB2312" w:hAnsi="宋体" w:hint="eastAsia"/>
            <w:sz w:val="32"/>
            <w:szCs w:val="21"/>
          </w:rPr>
          <w:t>6.4.1</w:t>
        </w:r>
      </w:smartTag>
      <w:r>
        <w:rPr>
          <w:rFonts w:ascii="仿宋_GB2312" w:eastAsia="仿宋_GB2312" w:hAnsi="宋体" w:hint="eastAsia"/>
          <w:sz w:val="32"/>
          <w:szCs w:val="21"/>
        </w:rPr>
        <w:t xml:space="preserve"> 对于粮面密闭压盖的粮堆，应在外界气温下降的秋季适时解除密闭压盖，必要时，翻倒粮面或进行合理通风，防止发生结露。</w:t>
      </w:r>
    </w:p>
    <w:p w:rsidR="00134116" w:rsidRDefault="00134116">
      <w:pPr>
        <w:pStyle w:val="af1"/>
        <w:numPr>
          <w:ilvl w:val="0"/>
          <w:numId w:val="0"/>
        </w:numPr>
        <w:spacing w:line="360" w:lineRule="auto"/>
        <w:ind w:firstLineChars="200" w:firstLine="640"/>
        <w:rPr>
          <w:rFonts w:ascii="仿宋_GB2312" w:eastAsia="仿宋_GB2312" w:hAnsi="宋体" w:hint="eastAsia"/>
          <w:sz w:val="32"/>
          <w:szCs w:val="21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rPr>
            <w:rFonts w:ascii="仿宋_GB2312" w:eastAsia="仿宋_GB2312" w:hAnsi="宋体" w:hint="eastAsia"/>
            <w:sz w:val="32"/>
            <w:szCs w:val="21"/>
          </w:rPr>
          <w:t>6.4.2</w:t>
        </w:r>
      </w:smartTag>
      <w:r>
        <w:rPr>
          <w:rFonts w:ascii="仿宋_GB2312" w:eastAsia="仿宋_GB2312" w:hAnsi="宋体" w:hint="eastAsia"/>
          <w:sz w:val="32"/>
          <w:szCs w:val="21"/>
        </w:rPr>
        <w:t xml:space="preserve"> 需打开仓房门窗通风时，要采取措施防止害虫、雀鼠等侵入。</w:t>
      </w:r>
    </w:p>
    <w:p w:rsidR="00134116" w:rsidRDefault="00134116">
      <w:pPr>
        <w:pStyle w:val="af1"/>
        <w:numPr>
          <w:ilvl w:val="0"/>
          <w:numId w:val="0"/>
        </w:numPr>
        <w:spacing w:line="360" w:lineRule="auto"/>
        <w:ind w:firstLineChars="200" w:firstLine="640"/>
        <w:rPr>
          <w:rFonts w:ascii="仿宋_GB2312" w:eastAsia="仿宋_GB2312" w:hAnsi="宋体" w:hint="eastAsia"/>
          <w:noProof/>
          <w:kern w:val="2"/>
          <w:sz w:val="32"/>
          <w:szCs w:val="21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rPr>
            <w:rFonts w:ascii="仿宋_GB2312" w:eastAsia="仿宋_GB2312" w:hAnsi="宋体" w:hint="eastAsia"/>
            <w:sz w:val="32"/>
            <w:szCs w:val="21"/>
          </w:rPr>
          <w:t>6.4.3</w:t>
        </w:r>
      </w:smartTag>
      <w:r>
        <w:rPr>
          <w:rFonts w:ascii="仿宋_GB2312" w:eastAsia="仿宋_GB2312" w:hAnsi="宋体" w:hint="eastAsia"/>
          <w:sz w:val="32"/>
          <w:szCs w:val="21"/>
        </w:rPr>
        <w:t xml:space="preserve"> </w:t>
      </w:r>
      <w:r>
        <w:rPr>
          <w:rFonts w:ascii="仿宋_GB2312" w:eastAsia="仿宋_GB2312" w:hAnsi="宋体" w:hint="eastAsia"/>
          <w:noProof/>
          <w:kern w:val="2"/>
          <w:sz w:val="32"/>
          <w:szCs w:val="21"/>
        </w:rPr>
        <w:t>采用移动通风机通风结束移走风机后，及时对通风口进行隔热处理。如采用固定风机，要在通风口联接处设隔离闸板，并进行隔热处理。</w:t>
      </w:r>
    </w:p>
    <w:p w:rsidR="00134116" w:rsidRDefault="00134116">
      <w:pPr>
        <w:pStyle w:val="af1"/>
        <w:numPr>
          <w:ilvl w:val="0"/>
          <w:numId w:val="0"/>
        </w:numPr>
        <w:spacing w:line="360" w:lineRule="auto"/>
        <w:ind w:firstLineChars="200" w:firstLine="640"/>
        <w:rPr>
          <w:rFonts w:ascii="仿宋_GB2312" w:eastAsia="仿宋_GB2312" w:hAnsi="宋体" w:hint="eastAsia"/>
          <w:noProof/>
          <w:kern w:val="2"/>
          <w:sz w:val="32"/>
          <w:szCs w:val="21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rPr>
            <w:rFonts w:ascii="仿宋_GB2312" w:eastAsia="仿宋_GB2312" w:hAnsi="宋体" w:hint="eastAsia"/>
            <w:sz w:val="32"/>
            <w:szCs w:val="21"/>
          </w:rPr>
          <w:t>6.4.4</w:t>
        </w:r>
      </w:smartTag>
      <w:r>
        <w:rPr>
          <w:rFonts w:ascii="仿宋_GB2312" w:eastAsia="仿宋_GB2312" w:hAnsi="宋体" w:hint="eastAsia"/>
          <w:sz w:val="32"/>
          <w:szCs w:val="21"/>
        </w:rPr>
        <w:t xml:space="preserve"> </w:t>
      </w:r>
      <w:r>
        <w:rPr>
          <w:rFonts w:ascii="仿宋_GB2312" w:eastAsia="仿宋_GB2312" w:hAnsi="宋体" w:hint="eastAsia"/>
          <w:noProof/>
          <w:kern w:val="2"/>
          <w:sz w:val="32"/>
          <w:szCs w:val="21"/>
        </w:rPr>
        <w:t>排风扇或轴流风机口要进行</w:t>
      </w:r>
      <w:r>
        <w:rPr>
          <w:rFonts w:ascii="仿宋_GB2312" w:eastAsia="仿宋_GB2312" w:hAnsi="宋体"/>
          <w:noProof/>
          <w:kern w:val="2"/>
          <w:sz w:val="32"/>
          <w:szCs w:val="21"/>
        </w:rPr>
        <w:t>用隔热</w:t>
      </w:r>
      <w:r>
        <w:rPr>
          <w:rFonts w:ascii="仿宋_GB2312" w:eastAsia="仿宋_GB2312" w:hAnsi="宋体" w:hint="eastAsia"/>
          <w:noProof/>
          <w:kern w:val="2"/>
          <w:sz w:val="32"/>
          <w:szCs w:val="21"/>
        </w:rPr>
        <w:t>处理</w:t>
      </w:r>
      <w:r>
        <w:rPr>
          <w:rFonts w:ascii="仿宋_GB2312" w:eastAsia="仿宋_GB2312" w:hAnsi="宋体"/>
          <w:noProof/>
          <w:kern w:val="2"/>
          <w:sz w:val="32"/>
          <w:szCs w:val="21"/>
        </w:rPr>
        <w:t>，再用双层粮膜严格密闭</w:t>
      </w:r>
      <w:r>
        <w:rPr>
          <w:rFonts w:ascii="仿宋_GB2312" w:eastAsia="仿宋_GB2312" w:hAnsi="宋体" w:hint="eastAsia"/>
          <w:noProof/>
          <w:kern w:val="2"/>
          <w:sz w:val="32"/>
          <w:szCs w:val="21"/>
        </w:rPr>
        <w:t>。</w:t>
      </w:r>
    </w:p>
    <w:p w:rsidR="00134116" w:rsidRDefault="00134116" w:rsidP="00134116">
      <w:pPr>
        <w:pStyle w:val="aff5"/>
        <w:ind w:firstLine="640"/>
        <w:rPr>
          <w:rFonts w:hint="eastAsia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rPr>
            <w:rFonts w:ascii="仿宋_GB2312" w:eastAsia="仿宋_GB2312" w:hAnsi="宋体" w:hint="eastAsia"/>
            <w:sz w:val="32"/>
            <w:szCs w:val="21"/>
          </w:rPr>
          <w:t>6.4.5</w:t>
        </w:r>
      </w:smartTag>
      <w:r>
        <w:rPr>
          <w:rFonts w:ascii="仿宋_GB2312" w:eastAsia="仿宋_GB2312" w:hAnsi="宋体" w:hint="eastAsia"/>
          <w:sz w:val="32"/>
          <w:szCs w:val="21"/>
        </w:rPr>
        <w:t xml:space="preserve"> </w:t>
      </w:r>
      <w:r>
        <w:rPr>
          <w:rFonts w:ascii="仿宋_GB2312" w:eastAsia="仿宋_GB2312" w:hAnsi="宋体" w:hint="eastAsia"/>
          <w:kern w:val="2"/>
          <w:sz w:val="32"/>
          <w:szCs w:val="21"/>
        </w:rPr>
        <w:t>对固定式环流熏蒸管道，高温季节不熏蒸时要关闭有关闸、阀和盖，阻断此管道与仓房内外空气的通路。</w:t>
      </w:r>
    </w:p>
    <w:p w:rsidR="00134116" w:rsidRDefault="00134116">
      <w:pPr>
        <w:pStyle w:val="aff5"/>
        <w:ind w:firstLineChars="0" w:firstLine="0"/>
        <w:rPr>
          <w:rFonts w:hint="eastAsia"/>
        </w:rPr>
      </w:pPr>
      <w:bookmarkStart w:id="55" w:name="SectionMark5"/>
      <w:bookmarkEnd w:id="36"/>
      <w:bookmarkEnd w:id="37"/>
      <w:bookmarkEnd w:id="38"/>
      <w:bookmarkEnd w:id="39"/>
    </w:p>
    <w:p w:rsidR="00134116" w:rsidRDefault="00134116">
      <w:pPr>
        <w:pStyle w:val="aff5"/>
        <w:ind w:firstLine="420"/>
        <w:sectPr w:rsidR="00134116">
          <w:footerReference w:type="default" r:id="rId14"/>
          <w:pgSz w:w="11907" w:h="16839"/>
          <w:pgMar w:top="1418" w:right="1134" w:bottom="1134" w:left="1418" w:header="1418" w:footer="851" w:gutter="0"/>
          <w:pgNumType w:start="1"/>
          <w:cols w:space="425"/>
          <w:docGrid w:type="lines" w:linePitch="312"/>
        </w:sectPr>
      </w:pPr>
    </w:p>
    <w:p w:rsidR="00134116" w:rsidRDefault="00134116">
      <w:pPr>
        <w:pStyle w:val="a7"/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附 录A</w:t>
      </w:r>
      <w:r>
        <w:rPr>
          <w:rFonts w:hint="eastAsia"/>
        </w:rPr>
        <w:br/>
      </w:r>
      <w:bookmarkStart w:id="56" w:name="_Toc111005291"/>
      <w:bookmarkStart w:id="57" w:name="_Toc111005308"/>
      <w:bookmarkStart w:id="58" w:name="_Toc111005354"/>
      <w:bookmarkStart w:id="59" w:name="_Toc111005886"/>
      <w:bookmarkStart w:id="60" w:name="_Toc149472887"/>
      <w:r>
        <w:rPr>
          <w:rFonts w:hint="eastAsia"/>
        </w:rPr>
        <w:t>（资料性附录）</w:t>
      </w:r>
      <w:r>
        <w:rPr>
          <w:rFonts w:hint="eastAsia"/>
        </w:rPr>
        <w:br/>
        <w:t>围护结构K值的计算方法</w:t>
      </w:r>
      <w:bookmarkEnd w:id="56"/>
      <w:bookmarkEnd w:id="57"/>
      <w:bookmarkEnd w:id="58"/>
      <w:bookmarkEnd w:id="59"/>
      <w:bookmarkEnd w:id="60"/>
    </w:p>
    <w:p w:rsidR="00134116" w:rsidRDefault="00134116">
      <w:pPr>
        <w:pStyle w:val="a7"/>
        <w:numPr>
          <w:ilvl w:val="0"/>
          <w:numId w:val="0"/>
        </w:numPr>
        <w:rPr>
          <w:rFonts w:hint="eastAsia"/>
        </w:rPr>
      </w:pPr>
    </w:p>
    <w:p w:rsidR="00134116" w:rsidRDefault="00134116">
      <w:pPr>
        <w:pStyle w:val="aff5"/>
        <w:ind w:firstLine="420"/>
        <w:rPr>
          <w:rFonts w:hint="eastAsia"/>
        </w:rPr>
      </w:pPr>
      <w:r>
        <w:rPr>
          <w:rFonts w:hint="eastAsia"/>
        </w:rPr>
        <w:t>热量从仓外经围护结构传入仓内的过程为复合传热过程，其中有传导热、对流换热，根据平壁传热公式，传过围护结构的总热量为：</w:t>
      </w:r>
    </w:p>
    <w:p w:rsidR="00134116" w:rsidRDefault="00134116">
      <w:pPr>
        <w:pStyle w:val="aff5"/>
        <w:ind w:firstLine="420"/>
        <w:rPr>
          <w:rFonts w:hint="eastAsia"/>
        </w:rPr>
      </w:pPr>
      <w:r>
        <w:rPr>
          <w:rFonts w:hint="eastAsia"/>
        </w:rPr>
        <w:t>Q=KFΔt</w:t>
      </w:r>
    </w:p>
    <w:p w:rsidR="00134116" w:rsidRDefault="00134116">
      <w:pPr>
        <w:pStyle w:val="aff5"/>
        <w:ind w:firstLine="420"/>
        <w:rPr>
          <w:rFonts w:hint="eastAsia"/>
        </w:rPr>
      </w:pPr>
      <w:r>
        <w:rPr>
          <w:rFonts w:hint="eastAsia"/>
        </w:rPr>
        <w:t>式中：F—传热面积（m</w:t>
      </w:r>
      <w:r>
        <w:rPr>
          <w:rFonts w:hint="eastAsia"/>
          <w:vertAlign w:val="superscript"/>
        </w:rPr>
        <w:t>2</w:t>
      </w:r>
      <w:r>
        <w:rPr>
          <w:rFonts w:hint="eastAsia"/>
        </w:rPr>
        <w:t>）</w:t>
      </w:r>
    </w:p>
    <w:p w:rsidR="00134116" w:rsidRDefault="00134116">
      <w:pPr>
        <w:pStyle w:val="aff5"/>
        <w:ind w:firstLine="420"/>
        <w:rPr>
          <w:rFonts w:hint="eastAsia"/>
        </w:rPr>
      </w:pPr>
      <w:r>
        <w:rPr>
          <w:rFonts w:hint="eastAsia"/>
        </w:rPr>
        <w:t>Δt—仓内外温差（℃）</w:t>
      </w:r>
    </w:p>
    <w:p w:rsidR="00134116" w:rsidRDefault="00134116">
      <w:pPr>
        <w:pStyle w:val="aff5"/>
        <w:ind w:firstLine="420"/>
        <w:rPr>
          <w:rFonts w:hint="eastAsia"/>
        </w:rPr>
      </w:pPr>
      <w:r>
        <w:rPr>
          <w:rFonts w:hint="eastAsia"/>
        </w:rPr>
        <w:t>K—传热系数（W/m</w:t>
      </w:r>
      <w:r>
        <w:rPr>
          <w:rFonts w:hint="eastAsia"/>
          <w:vertAlign w:val="superscript"/>
        </w:rPr>
        <w:t>2</w:t>
      </w:r>
      <w:r>
        <w:rPr>
          <w:rFonts w:hint="eastAsia"/>
        </w:rPr>
        <w:t>．K）</w:t>
      </w:r>
    </w:p>
    <w:p w:rsidR="00134116" w:rsidRDefault="00134116">
      <w:pPr>
        <w:pStyle w:val="aff5"/>
        <w:ind w:firstLine="420"/>
        <w:rPr>
          <w:rFonts w:hint="eastAsia"/>
        </w:rPr>
      </w:pPr>
      <w:r>
        <w:rPr>
          <w:rFonts w:hint="eastAsia"/>
        </w:rPr>
        <w:t>传热系数K与传热过程的热阻R成倒数，即：K=1/R</w:t>
      </w:r>
    </w:p>
    <w:p w:rsidR="00134116" w:rsidRDefault="00134116">
      <w:pPr>
        <w:pStyle w:val="aff5"/>
        <w:ind w:firstLine="420"/>
        <w:rPr>
          <w:rFonts w:hint="eastAsia"/>
        </w:rPr>
      </w:pPr>
      <w:r>
        <w:rPr>
          <w:rFonts w:hint="eastAsia"/>
        </w:rPr>
        <w:t>由于围护结构的传热属于复合传热，所以总热阻R应为内、外表面的对流换热热阻R</w:t>
      </w:r>
      <w:r>
        <w:rPr>
          <w:rFonts w:hint="eastAsia"/>
          <w:sz w:val="28"/>
          <w:vertAlign w:val="subscript"/>
        </w:rPr>
        <w:t>内、</w:t>
      </w:r>
      <w:r>
        <w:rPr>
          <w:rFonts w:hint="eastAsia"/>
        </w:rPr>
        <w:t>R</w:t>
      </w:r>
      <w:r>
        <w:rPr>
          <w:rFonts w:hint="eastAsia"/>
          <w:sz w:val="28"/>
          <w:vertAlign w:val="subscript"/>
        </w:rPr>
        <w:t>外</w:t>
      </w:r>
      <w:r>
        <w:rPr>
          <w:rFonts w:hint="eastAsia"/>
        </w:rPr>
        <w:t>与导热热阻R</w:t>
      </w:r>
      <w:r>
        <w:rPr>
          <w:rFonts w:hint="eastAsia"/>
          <w:sz w:val="28"/>
          <w:vertAlign w:val="subscript"/>
        </w:rPr>
        <w:t>λ</w:t>
      </w:r>
      <w:r>
        <w:rPr>
          <w:rFonts w:hint="eastAsia"/>
        </w:rPr>
        <w:t>之和。</w:t>
      </w:r>
    </w:p>
    <w:p w:rsidR="00134116" w:rsidRDefault="00134116">
      <w:pPr>
        <w:pStyle w:val="aff5"/>
        <w:ind w:firstLine="420"/>
        <w:rPr>
          <w:rFonts w:hint="eastAsia"/>
        </w:rPr>
      </w:pPr>
      <w:r>
        <w:rPr>
          <w:rFonts w:hint="eastAsia"/>
        </w:rPr>
        <w:t>即：R= R</w:t>
      </w:r>
      <w:r>
        <w:rPr>
          <w:rFonts w:hint="eastAsia"/>
          <w:sz w:val="28"/>
          <w:vertAlign w:val="subscript"/>
        </w:rPr>
        <w:t>内</w:t>
      </w:r>
      <w:r>
        <w:rPr>
          <w:rFonts w:hint="eastAsia"/>
        </w:rPr>
        <w:t>+R</w:t>
      </w:r>
      <w:r>
        <w:rPr>
          <w:rFonts w:hint="eastAsia"/>
          <w:sz w:val="28"/>
          <w:vertAlign w:val="subscript"/>
        </w:rPr>
        <w:t>外</w:t>
      </w:r>
      <w:r>
        <w:rPr>
          <w:rFonts w:hint="eastAsia"/>
        </w:rPr>
        <w:t>+ R</w:t>
      </w:r>
      <w:r>
        <w:rPr>
          <w:rFonts w:hint="eastAsia"/>
          <w:sz w:val="28"/>
          <w:vertAlign w:val="subscript"/>
        </w:rPr>
        <w:t>λ</w:t>
      </w:r>
      <w:r>
        <w:rPr>
          <w:rFonts w:hint="eastAsia"/>
        </w:rPr>
        <w:t>；</w:t>
      </w:r>
    </w:p>
    <w:p w:rsidR="00134116" w:rsidRDefault="00134116">
      <w:pPr>
        <w:pStyle w:val="aff5"/>
        <w:ind w:firstLine="420"/>
        <w:rPr>
          <w:rFonts w:hint="eastAsia"/>
        </w:rPr>
      </w:pPr>
      <w:r>
        <w:rPr>
          <w:rFonts w:hint="eastAsia"/>
        </w:rPr>
        <w:t>因为：R</w:t>
      </w:r>
      <w:r>
        <w:rPr>
          <w:rFonts w:hint="eastAsia"/>
          <w:sz w:val="28"/>
          <w:vertAlign w:val="subscript"/>
        </w:rPr>
        <w:t>外</w:t>
      </w:r>
      <w:r>
        <w:rPr>
          <w:rFonts w:hint="eastAsia"/>
        </w:rPr>
        <w:t>=1/α</w:t>
      </w:r>
      <w:r>
        <w:rPr>
          <w:rFonts w:hint="eastAsia"/>
          <w:sz w:val="28"/>
          <w:vertAlign w:val="subscript"/>
        </w:rPr>
        <w:t>外</w:t>
      </w:r>
      <w:r>
        <w:rPr>
          <w:rFonts w:hint="eastAsia"/>
        </w:rPr>
        <w:t>；R</w:t>
      </w:r>
      <w:r>
        <w:rPr>
          <w:rFonts w:hint="eastAsia"/>
          <w:sz w:val="28"/>
          <w:vertAlign w:val="subscript"/>
        </w:rPr>
        <w:t>内</w:t>
      </w:r>
      <w:r>
        <w:rPr>
          <w:rFonts w:hint="eastAsia"/>
        </w:rPr>
        <w:t>=1/α</w:t>
      </w:r>
      <w:r>
        <w:rPr>
          <w:rFonts w:hint="eastAsia"/>
          <w:sz w:val="28"/>
          <w:vertAlign w:val="subscript"/>
        </w:rPr>
        <w:t>内</w:t>
      </w:r>
      <w:r>
        <w:rPr>
          <w:rFonts w:hint="eastAsia"/>
        </w:rPr>
        <w:t>；R</w:t>
      </w:r>
      <w:r>
        <w:rPr>
          <w:rFonts w:hint="eastAsia"/>
          <w:sz w:val="28"/>
          <w:vertAlign w:val="subscript"/>
        </w:rPr>
        <w:t>λ</w:t>
      </w:r>
      <w:r>
        <w:rPr>
          <w:rFonts w:hint="eastAsia"/>
        </w:rPr>
        <w:t>=∑Ri；Ri =δi/λi；</w:t>
      </w:r>
    </w:p>
    <w:p w:rsidR="00134116" w:rsidRDefault="00134116">
      <w:pPr>
        <w:pStyle w:val="aff5"/>
        <w:ind w:firstLine="420"/>
        <w:rPr>
          <w:rFonts w:hint="eastAsia"/>
        </w:rPr>
      </w:pPr>
      <w:r>
        <w:rPr>
          <w:rFonts w:hint="eastAsia"/>
        </w:rPr>
        <w:t>式中：α</w:t>
      </w:r>
      <w:r>
        <w:rPr>
          <w:rFonts w:hint="eastAsia"/>
          <w:sz w:val="28"/>
          <w:vertAlign w:val="subscript"/>
        </w:rPr>
        <w:t>外</w:t>
      </w:r>
      <w:r>
        <w:rPr>
          <w:rFonts w:hint="eastAsia"/>
        </w:rPr>
        <w:t>—围护结构外表面换热系数，其值与室外风速有关，一般情况下取α</w:t>
      </w:r>
      <w:r>
        <w:rPr>
          <w:rFonts w:hint="eastAsia"/>
          <w:sz w:val="28"/>
          <w:vertAlign w:val="subscript"/>
        </w:rPr>
        <w:t>外</w:t>
      </w:r>
      <w:r>
        <w:rPr>
          <w:rFonts w:hint="eastAsia"/>
        </w:rPr>
        <w:t>=7.6</w:t>
      </w:r>
      <w:r>
        <w:rPr>
          <w:rFonts w:ascii="Times New Roman"/>
        </w:rPr>
        <w:t>~</w:t>
      </w:r>
      <w:r>
        <w:rPr>
          <w:rFonts w:hint="eastAsia"/>
        </w:rPr>
        <w:t>10W/m</w:t>
      </w:r>
      <w:r>
        <w:rPr>
          <w:rFonts w:hint="eastAsia"/>
          <w:vertAlign w:val="superscript"/>
        </w:rPr>
        <w:t>2</w:t>
      </w:r>
      <w:r>
        <w:rPr>
          <w:rFonts w:hint="eastAsia"/>
        </w:rPr>
        <w:t>K</w:t>
      </w:r>
    </w:p>
    <w:p w:rsidR="00134116" w:rsidRDefault="00134116">
      <w:pPr>
        <w:pStyle w:val="aff5"/>
        <w:ind w:firstLine="420"/>
        <w:rPr>
          <w:rFonts w:hint="eastAsia"/>
        </w:rPr>
      </w:pPr>
      <w:r>
        <w:rPr>
          <w:rFonts w:hint="eastAsia"/>
        </w:rPr>
        <w:t>α</w:t>
      </w:r>
      <w:r>
        <w:rPr>
          <w:rFonts w:hint="eastAsia"/>
          <w:sz w:val="28"/>
          <w:vertAlign w:val="subscript"/>
        </w:rPr>
        <w:t>内</w:t>
      </w:r>
      <w:r>
        <w:rPr>
          <w:rFonts w:hint="eastAsia"/>
        </w:rPr>
        <w:t>—围护结构内表面换热系数，一般取α</w:t>
      </w:r>
      <w:r>
        <w:rPr>
          <w:rFonts w:hint="eastAsia"/>
          <w:sz w:val="28"/>
          <w:vertAlign w:val="subscript"/>
        </w:rPr>
        <w:t>内</w:t>
      </w:r>
      <w:r>
        <w:rPr>
          <w:rFonts w:hint="eastAsia"/>
        </w:rPr>
        <w:t>=10 W/m</w:t>
      </w:r>
      <w:r>
        <w:rPr>
          <w:rFonts w:hint="eastAsia"/>
          <w:vertAlign w:val="superscript"/>
        </w:rPr>
        <w:t>2</w:t>
      </w:r>
      <w:r>
        <w:rPr>
          <w:rFonts w:hint="eastAsia"/>
        </w:rPr>
        <w:t>K</w:t>
      </w:r>
    </w:p>
    <w:p w:rsidR="00134116" w:rsidRDefault="00134116">
      <w:pPr>
        <w:pStyle w:val="aff5"/>
        <w:ind w:firstLine="420"/>
        <w:rPr>
          <w:rFonts w:hint="eastAsia"/>
        </w:rPr>
      </w:pPr>
      <w:r>
        <w:rPr>
          <w:rFonts w:hint="eastAsia"/>
        </w:rPr>
        <w:t>Ri—围护结构中第i层材料的导热热阻；</w:t>
      </w:r>
    </w:p>
    <w:p w:rsidR="00134116" w:rsidRDefault="00134116">
      <w:pPr>
        <w:pStyle w:val="aff5"/>
        <w:ind w:firstLine="420"/>
        <w:rPr>
          <w:rFonts w:hint="eastAsia"/>
        </w:rPr>
      </w:pPr>
      <w:r>
        <w:rPr>
          <w:rFonts w:hint="eastAsia"/>
        </w:rPr>
        <w:t>δi—围护结构中第i层材料的厚度(m)；</w:t>
      </w:r>
    </w:p>
    <w:p w:rsidR="00134116" w:rsidRDefault="00134116">
      <w:pPr>
        <w:pStyle w:val="aff5"/>
        <w:ind w:firstLine="420"/>
        <w:rPr>
          <w:rFonts w:hint="eastAsia"/>
        </w:rPr>
      </w:pPr>
      <w:r>
        <w:rPr>
          <w:rFonts w:hint="eastAsia"/>
        </w:rPr>
        <w:t>λi—围护结构第i层材料导热系数(W/m</w:t>
      </w:r>
      <w:r>
        <w:rPr>
          <w:rFonts w:hint="eastAsia"/>
          <w:vertAlign w:val="superscript"/>
        </w:rPr>
        <w:t>2</w:t>
      </w:r>
      <w:r>
        <w:rPr>
          <w:rFonts w:hint="eastAsia"/>
        </w:rPr>
        <w:t>K)</w:t>
      </w:r>
    </w:p>
    <w:p w:rsidR="00134116" w:rsidRDefault="00134116">
      <w:pPr>
        <w:pStyle w:val="aff5"/>
        <w:ind w:firstLine="420"/>
        <w:rPr>
          <w:rFonts w:hint="eastAsia"/>
        </w:rPr>
      </w:pPr>
      <w:r>
        <w:rPr>
          <w:rFonts w:hint="eastAsia"/>
        </w:rPr>
        <w:t>所以：K=1/R</w:t>
      </w:r>
      <w:r>
        <w:t xml:space="preserve"> </w:t>
      </w:r>
      <w:r>
        <w:rPr>
          <w:rFonts w:hint="eastAsia"/>
        </w:rPr>
        <w:t>=1/(1/α</w:t>
      </w:r>
      <w:r>
        <w:rPr>
          <w:rFonts w:hint="eastAsia"/>
          <w:sz w:val="28"/>
          <w:vertAlign w:val="subscript"/>
        </w:rPr>
        <w:t>外</w:t>
      </w:r>
      <w:r>
        <w:rPr>
          <w:rFonts w:hint="eastAsia"/>
        </w:rPr>
        <w:t>+1/α</w:t>
      </w:r>
      <w:r>
        <w:rPr>
          <w:rFonts w:hint="eastAsia"/>
          <w:sz w:val="28"/>
          <w:vertAlign w:val="subscript"/>
        </w:rPr>
        <w:t>内</w:t>
      </w:r>
      <w:r>
        <w:rPr>
          <w:rFonts w:hint="eastAsia"/>
        </w:rPr>
        <w:t>+∑δi/λi)</w:t>
      </w:r>
      <w:r>
        <w:t xml:space="preserve"> </w:t>
      </w:r>
    </w:p>
    <w:p w:rsidR="00134116" w:rsidRDefault="00134116">
      <w:pPr>
        <w:pStyle w:val="aff5"/>
        <w:ind w:firstLineChars="0" w:firstLine="0"/>
        <w:rPr>
          <w:rFonts w:hint="eastAsia"/>
          <w:vertAlign w:val="subscript"/>
        </w:rPr>
      </w:pPr>
      <w:r>
        <w:rPr>
          <w:rFonts w:hint="eastAsia"/>
        </w:rPr>
        <w:t>考虑到隔热材料的受潮和施工工艺的不完善，实际上的K值应比计算值增加10%，即：K</w:t>
      </w:r>
      <w:r>
        <w:rPr>
          <w:rFonts w:hint="eastAsia"/>
          <w:sz w:val="28"/>
          <w:vertAlign w:val="subscript"/>
        </w:rPr>
        <w:t>实</w:t>
      </w:r>
      <w:r>
        <w:rPr>
          <w:rFonts w:hint="eastAsia"/>
        </w:rPr>
        <w:t>=1.1K</w:t>
      </w:r>
      <w:r>
        <w:rPr>
          <w:rFonts w:hint="eastAsia"/>
          <w:sz w:val="28"/>
          <w:vertAlign w:val="subscript"/>
        </w:rPr>
        <w:t>计</w:t>
      </w:r>
    </w:p>
    <w:p w:rsidR="00134116" w:rsidRDefault="00134116">
      <w:pPr>
        <w:pStyle w:val="aff5"/>
        <w:ind w:firstLine="420"/>
      </w:pPr>
    </w:p>
    <w:p w:rsidR="00134116" w:rsidRDefault="00134116">
      <w:pPr>
        <w:pStyle w:val="aff5"/>
        <w:ind w:firstLine="420"/>
      </w:pPr>
    </w:p>
    <w:p w:rsidR="00134116" w:rsidRDefault="00134116">
      <w:pPr>
        <w:pStyle w:val="a7"/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br w:type="page"/>
        <w:t>附 录 B</w:t>
      </w:r>
      <w:r>
        <w:rPr>
          <w:rFonts w:hint="eastAsia"/>
        </w:rPr>
        <w:br/>
      </w:r>
      <w:bookmarkStart w:id="61" w:name="_Toc111005292"/>
      <w:bookmarkStart w:id="62" w:name="_Toc111005309"/>
      <w:bookmarkStart w:id="63" w:name="_Toc111005355"/>
      <w:bookmarkStart w:id="64" w:name="_Toc111005887"/>
      <w:bookmarkStart w:id="65" w:name="_Toc149472888"/>
      <w:r>
        <w:rPr>
          <w:rFonts w:hint="eastAsia"/>
        </w:rPr>
        <w:t>（资料性附录）</w:t>
      </w:r>
      <w:r>
        <w:rPr>
          <w:rFonts w:hint="eastAsia"/>
        </w:rPr>
        <w:br/>
        <w:t>常用粮仓建筑材料性能参数</w:t>
      </w:r>
      <w:bookmarkEnd w:id="61"/>
      <w:bookmarkEnd w:id="62"/>
      <w:bookmarkEnd w:id="63"/>
      <w:bookmarkEnd w:id="64"/>
      <w:bookmarkEnd w:id="65"/>
    </w:p>
    <w:tbl>
      <w:tblPr>
        <w:tblW w:w="0" w:type="auto"/>
        <w:tblInd w:w="5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7"/>
        <w:gridCol w:w="2083"/>
        <w:gridCol w:w="1681"/>
        <w:gridCol w:w="3464"/>
      </w:tblGrid>
      <w:tr w:rsidR="00134116">
        <w:tblPrEx>
          <w:tblCellMar>
            <w:top w:w="0" w:type="dxa"/>
            <w:bottom w:w="0" w:type="dxa"/>
          </w:tblCellMar>
        </w:tblPrEx>
        <w:tc>
          <w:tcPr>
            <w:tcW w:w="1067" w:type="dxa"/>
            <w:vAlign w:val="center"/>
          </w:tcPr>
          <w:p w:rsidR="00134116" w:rsidRDefault="0013411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序号</w:t>
            </w:r>
          </w:p>
        </w:tc>
        <w:tc>
          <w:tcPr>
            <w:tcW w:w="2083" w:type="dxa"/>
            <w:vAlign w:val="center"/>
          </w:tcPr>
          <w:p w:rsidR="00134116" w:rsidRDefault="0013411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材料名称</w:t>
            </w:r>
          </w:p>
        </w:tc>
        <w:tc>
          <w:tcPr>
            <w:tcW w:w="1681" w:type="dxa"/>
            <w:vAlign w:val="center"/>
          </w:tcPr>
          <w:p w:rsidR="00134116" w:rsidRDefault="0013411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密度</w:t>
            </w:r>
            <w:r>
              <w:rPr>
                <w:color w:val="000000"/>
                <w:sz w:val="18"/>
              </w:rPr>
              <w:t>ρ</w:t>
            </w:r>
            <w:r>
              <w:rPr>
                <w:rFonts w:hint="eastAsia"/>
                <w:color w:val="000000"/>
                <w:sz w:val="18"/>
              </w:rPr>
              <w:t>（</w:t>
            </w:r>
            <w:r>
              <w:rPr>
                <w:rFonts w:hint="eastAsia"/>
                <w:color w:val="000000"/>
                <w:sz w:val="18"/>
              </w:rPr>
              <w:t>kg/m</w:t>
            </w:r>
            <w:r>
              <w:rPr>
                <w:rFonts w:hint="eastAsia"/>
                <w:color w:val="000000"/>
                <w:sz w:val="18"/>
                <w:vertAlign w:val="superscript"/>
              </w:rPr>
              <w:t>3</w:t>
            </w:r>
            <w:r>
              <w:rPr>
                <w:rFonts w:hint="eastAsia"/>
                <w:color w:val="000000"/>
                <w:sz w:val="18"/>
              </w:rPr>
              <w:t>）</w:t>
            </w:r>
          </w:p>
        </w:tc>
        <w:tc>
          <w:tcPr>
            <w:tcW w:w="3464" w:type="dxa"/>
          </w:tcPr>
          <w:p w:rsidR="00134116" w:rsidRDefault="00134116">
            <w:pPr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导热系数</w:t>
            </w:r>
            <w:r>
              <w:rPr>
                <w:color w:val="000000"/>
                <w:sz w:val="18"/>
              </w:rPr>
              <w:t>λ</w:t>
            </w:r>
            <w:r>
              <w:rPr>
                <w:rFonts w:hint="eastAsia"/>
                <w:color w:val="000000"/>
                <w:sz w:val="18"/>
              </w:rPr>
              <w:t>(W/</w:t>
            </w:r>
            <w:r>
              <w:rPr>
                <w:rFonts w:hint="eastAsia"/>
              </w:rPr>
              <w:t xml:space="preserve"> m</w:t>
            </w:r>
            <w:r>
              <w:rPr>
                <w:rFonts w:hint="eastAsia"/>
                <w:vertAlign w:val="superscript"/>
              </w:rPr>
              <w:t>2</w:t>
            </w:r>
            <w:r>
              <w:rPr>
                <w:rFonts w:hint="eastAsia"/>
                <w:color w:val="000000"/>
                <w:sz w:val="18"/>
              </w:rPr>
              <w:t>K)</w:t>
            </w:r>
          </w:p>
        </w:tc>
      </w:tr>
      <w:tr w:rsidR="00134116">
        <w:tblPrEx>
          <w:tblCellMar>
            <w:top w:w="0" w:type="dxa"/>
            <w:bottom w:w="0" w:type="dxa"/>
          </w:tblCellMar>
        </w:tblPrEx>
        <w:tc>
          <w:tcPr>
            <w:tcW w:w="1067" w:type="dxa"/>
            <w:vAlign w:val="center"/>
          </w:tcPr>
          <w:p w:rsidR="00134116" w:rsidRDefault="0013411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w="2083" w:type="dxa"/>
            <w:vAlign w:val="center"/>
          </w:tcPr>
          <w:p w:rsidR="00134116" w:rsidRDefault="0013411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钢筋混凝土</w:t>
            </w:r>
          </w:p>
        </w:tc>
        <w:tc>
          <w:tcPr>
            <w:tcW w:w="1681" w:type="dxa"/>
            <w:vAlign w:val="center"/>
          </w:tcPr>
          <w:p w:rsidR="00134116" w:rsidRDefault="0013411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2500</w:t>
            </w:r>
          </w:p>
        </w:tc>
        <w:tc>
          <w:tcPr>
            <w:tcW w:w="3464" w:type="dxa"/>
            <w:vAlign w:val="center"/>
          </w:tcPr>
          <w:p w:rsidR="00134116" w:rsidRDefault="0013411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1.74</w:t>
            </w:r>
          </w:p>
        </w:tc>
      </w:tr>
      <w:tr w:rsidR="00134116">
        <w:tblPrEx>
          <w:tblCellMar>
            <w:top w:w="0" w:type="dxa"/>
            <w:bottom w:w="0" w:type="dxa"/>
          </w:tblCellMar>
        </w:tblPrEx>
        <w:tc>
          <w:tcPr>
            <w:tcW w:w="1067" w:type="dxa"/>
            <w:vAlign w:val="center"/>
          </w:tcPr>
          <w:p w:rsidR="00134116" w:rsidRDefault="0013411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2</w:t>
            </w:r>
          </w:p>
        </w:tc>
        <w:tc>
          <w:tcPr>
            <w:tcW w:w="2083" w:type="dxa"/>
            <w:vAlign w:val="center"/>
          </w:tcPr>
          <w:p w:rsidR="00134116" w:rsidRDefault="0013411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加气、泡沫混凝土</w:t>
            </w:r>
          </w:p>
        </w:tc>
        <w:tc>
          <w:tcPr>
            <w:tcW w:w="1681" w:type="dxa"/>
            <w:vAlign w:val="center"/>
          </w:tcPr>
          <w:p w:rsidR="00134116" w:rsidRDefault="0013411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700</w:t>
            </w:r>
          </w:p>
          <w:p w:rsidR="00134116" w:rsidRDefault="0013411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500</w:t>
            </w:r>
          </w:p>
        </w:tc>
        <w:tc>
          <w:tcPr>
            <w:tcW w:w="3464" w:type="dxa"/>
            <w:vAlign w:val="center"/>
          </w:tcPr>
          <w:p w:rsidR="00134116" w:rsidRDefault="0013411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0.22</w:t>
            </w:r>
          </w:p>
          <w:p w:rsidR="00134116" w:rsidRDefault="0013411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0.19</w:t>
            </w:r>
          </w:p>
        </w:tc>
      </w:tr>
      <w:tr w:rsidR="00134116">
        <w:tblPrEx>
          <w:tblCellMar>
            <w:top w:w="0" w:type="dxa"/>
            <w:bottom w:w="0" w:type="dxa"/>
          </w:tblCellMar>
        </w:tblPrEx>
        <w:tc>
          <w:tcPr>
            <w:tcW w:w="1067" w:type="dxa"/>
            <w:vAlign w:val="center"/>
          </w:tcPr>
          <w:p w:rsidR="00134116" w:rsidRDefault="0013411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3</w:t>
            </w:r>
          </w:p>
        </w:tc>
        <w:tc>
          <w:tcPr>
            <w:tcW w:w="2083" w:type="dxa"/>
            <w:vAlign w:val="center"/>
          </w:tcPr>
          <w:p w:rsidR="00134116" w:rsidRDefault="0013411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水泥砂浆</w:t>
            </w:r>
          </w:p>
        </w:tc>
        <w:tc>
          <w:tcPr>
            <w:tcW w:w="1681" w:type="dxa"/>
            <w:vAlign w:val="center"/>
          </w:tcPr>
          <w:p w:rsidR="00134116" w:rsidRDefault="0013411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1800</w:t>
            </w:r>
          </w:p>
        </w:tc>
        <w:tc>
          <w:tcPr>
            <w:tcW w:w="3464" w:type="dxa"/>
            <w:vAlign w:val="center"/>
          </w:tcPr>
          <w:p w:rsidR="00134116" w:rsidRDefault="0013411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0.93</w:t>
            </w:r>
          </w:p>
        </w:tc>
      </w:tr>
      <w:tr w:rsidR="00134116">
        <w:tblPrEx>
          <w:tblCellMar>
            <w:top w:w="0" w:type="dxa"/>
            <w:bottom w:w="0" w:type="dxa"/>
          </w:tblCellMar>
        </w:tblPrEx>
        <w:tc>
          <w:tcPr>
            <w:tcW w:w="1067" w:type="dxa"/>
            <w:vAlign w:val="center"/>
          </w:tcPr>
          <w:p w:rsidR="00134116" w:rsidRDefault="0013411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4</w:t>
            </w:r>
          </w:p>
        </w:tc>
        <w:tc>
          <w:tcPr>
            <w:tcW w:w="2083" w:type="dxa"/>
            <w:vAlign w:val="center"/>
          </w:tcPr>
          <w:p w:rsidR="00134116" w:rsidRDefault="0013411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石灰、水泥、砂、砂浆</w:t>
            </w:r>
          </w:p>
        </w:tc>
        <w:tc>
          <w:tcPr>
            <w:tcW w:w="1681" w:type="dxa"/>
            <w:vAlign w:val="center"/>
          </w:tcPr>
          <w:p w:rsidR="00134116" w:rsidRDefault="0013411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1700</w:t>
            </w:r>
          </w:p>
        </w:tc>
        <w:tc>
          <w:tcPr>
            <w:tcW w:w="3464" w:type="dxa"/>
            <w:vAlign w:val="center"/>
          </w:tcPr>
          <w:p w:rsidR="00134116" w:rsidRDefault="0013411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0.87</w:t>
            </w:r>
          </w:p>
        </w:tc>
      </w:tr>
      <w:tr w:rsidR="00134116">
        <w:tblPrEx>
          <w:tblCellMar>
            <w:top w:w="0" w:type="dxa"/>
            <w:bottom w:w="0" w:type="dxa"/>
          </w:tblCellMar>
        </w:tblPrEx>
        <w:tc>
          <w:tcPr>
            <w:tcW w:w="1067" w:type="dxa"/>
            <w:vAlign w:val="center"/>
          </w:tcPr>
          <w:p w:rsidR="00134116" w:rsidRDefault="0013411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5</w:t>
            </w:r>
          </w:p>
        </w:tc>
        <w:tc>
          <w:tcPr>
            <w:tcW w:w="2083" w:type="dxa"/>
            <w:vAlign w:val="center"/>
          </w:tcPr>
          <w:p w:rsidR="00134116" w:rsidRDefault="0013411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石灰、砂、砂浆</w:t>
            </w:r>
          </w:p>
        </w:tc>
        <w:tc>
          <w:tcPr>
            <w:tcW w:w="1681" w:type="dxa"/>
            <w:vAlign w:val="center"/>
          </w:tcPr>
          <w:p w:rsidR="00134116" w:rsidRDefault="0013411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1600</w:t>
            </w:r>
          </w:p>
        </w:tc>
        <w:tc>
          <w:tcPr>
            <w:tcW w:w="3464" w:type="dxa"/>
            <w:vAlign w:val="center"/>
          </w:tcPr>
          <w:p w:rsidR="00134116" w:rsidRDefault="0013411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0.81</w:t>
            </w:r>
          </w:p>
        </w:tc>
      </w:tr>
      <w:tr w:rsidR="00134116">
        <w:tblPrEx>
          <w:tblCellMar>
            <w:top w:w="0" w:type="dxa"/>
            <w:bottom w:w="0" w:type="dxa"/>
          </w:tblCellMar>
        </w:tblPrEx>
        <w:tc>
          <w:tcPr>
            <w:tcW w:w="1067" w:type="dxa"/>
            <w:vAlign w:val="center"/>
          </w:tcPr>
          <w:p w:rsidR="00134116" w:rsidRDefault="0013411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6</w:t>
            </w:r>
          </w:p>
        </w:tc>
        <w:tc>
          <w:tcPr>
            <w:tcW w:w="2083" w:type="dxa"/>
            <w:vAlign w:val="center"/>
          </w:tcPr>
          <w:p w:rsidR="00134116" w:rsidRDefault="0013411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保温砂浆</w:t>
            </w:r>
          </w:p>
        </w:tc>
        <w:tc>
          <w:tcPr>
            <w:tcW w:w="1681" w:type="dxa"/>
            <w:vAlign w:val="center"/>
          </w:tcPr>
          <w:p w:rsidR="00134116" w:rsidRDefault="0013411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800</w:t>
            </w:r>
          </w:p>
        </w:tc>
        <w:tc>
          <w:tcPr>
            <w:tcW w:w="3464" w:type="dxa"/>
            <w:vAlign w:val="center"/>
          </w:tcPr>
          <w:p w:rsidR="00134116" w:rsidRDefault="0013411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0.29</w:t>
            </w:r>
          </w:p>
        </w:tc>
      </w:tr>
      <w:tr w:rsidR="00134116">
        <w:tblPrEx>
          <w:tblCellMar>
            <w:top w:w="0" w:type="dxa"/>
            <w:bottom w:w="0" w:type="dxa"/>
          </w:tblCellMar>
        </w:tblPrEx>
        <w:tc>
          <w:tcPr>
            <w:tcW w:w="1067" w:type="dxa"/>
            <w:vAlign w:val="center"/>
          </w:tcPr>
          <w:p w:rsidR="00134116" w:rsidRDefault="0013411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7</w:t>
            </w:r>
          </w:p>
        </w:tc>
        <w:tc>
          <w:tcPr>
            <w:tcW w:w="2083" w:type="dxa"/>
            <w:vAlign w:val="center"/>
          </w:tcPr>
          <w:p w:rsidR="00134116" w:rsidRDefault="0013411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灰砂砖砌体</w:t>
            </w:r>
          </w:p>
        </w:tc>
        <w:tc>
          <w:tcPr>
            <w:tcW w:w="1681" w:type="dxa"/>
            <w:vAlign w:val="center"/>
          </w:tcPr>
          <w:p w:rsidR="00134116" w:rsidRDefault="0013411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1900</w:t>
            </w:r>
          </w:p>
        </w:tc>
        <w:tc>
          <w:tcPr>
            <w:tcW w:w="3464" w:type="dxa"/>
            <w:vAlign w:val="center"/>
          </w:tcPr>
          <w:p w:rsidR="00134116" w:rsidRDefault="0013411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1.10</w:t>
            </w:r>
          </w:p>
        </w:tc>
      </w:tr>
      <w:tr w:rsidR="00134116">
        <w:tblPrEx>
          <w:tblCellMar>
            <w:top w:w="0" w:type="dxa"/>
            <w:bottom w:w="0" w:type="dxa"/>
          </w:tblCellMar>
        </w:tblPrEx>
        <w:tc>
          <w:tcPr>
            <w:tcW w:w="1067" w:type="dxa"/>
            <w:vAlign w:val="center"/>
          </w:tcPr>
          <w:p w:rsidR="00134116" w:rsidRDefault="0013411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8</w:t>
            </w:r>
          </w:p>
        </w:tc>
        <w:tc>
          <w:tcPr>
            <w:tcW w:w="2083" w:type="dxa"/>
            <w:vAlign w:val="center"/>
          </w:tcPr>
          <w:p w:rsidR="00134116" w:rsidRDefault="0013411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水泥膨胀珍珠岩</w:t>
            </w:r>
          </w:p>
        </w:tc>
        <w:tc>
          <w:tcPr>
            <w:tcW w:w="1681" w:type="dxa"/>
            <w:vAlign w:val="center"/>
          </w:tcPr>
          <w:p w:rsidR="00134116" w:rsidRDefault="0013411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800</w:t>
            </w:r>
          </w:p>
          <w:p w:rsidR="00134116" w:rsidRDefault="0013411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600</w:t>
            </w:r>
          </w:p>
          <w:p w:rsidR="00134116" w:rsidRDefault="0013411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400</w:t>
            </w:r>
          </w:p>
        </w:tc>
        <w:tc>
          <w:tcPr>
            <w:tcW w:w="3464" w:type="dxa"/>
            <w:vAlign w:val="center"/>
          </w:tcPr>
          <w:p w:rsidR="00134116" w:rsidRDefault="0013411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0.26</w:t>
            </w:r>
          </w:p>
          <w:p w:rsidR="00134116" w:rsidRDefault="0013411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0.21</w:t>
            </w:r>
          </w:p>
          <w:p w:rsidR="00134116" w:rsidRDefault="0013411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0.16</w:t>
            </w:r>
          </w:p>
        </w:tc>
      </w:tr>
      <w:tr w:rsidR="00134116">
        <w:tblPrEx>
          <w:tblCellMar>
            <w:top w:w="0" w:type="dxa"/>
            <w:bottom w:w="0" w:type="dxa"/>
          </w:tblCellMar>
        </w:tblPrEx>
        <w:tc>
          <w:tcPr>
            <w:tcW w:w="1067" w:type="dxa"/>
            <w:vAlign w:val="center"/>
          </w:tcPr>
          <w:p w:rsidR="00134116" w:rsidRDefault="0013411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9</w:t>
            </w:r>
          </w:p>
        </w:tc>
        <w:tc>
          <w:tcPr>
            <w:tcW w:w="2083" w:type="dxa"/>
            <w:vAlign w:val="center"/>
          </w:tcPr>
          <w:p w:rsidR="00134116" w:rsidRDefault="0013411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水泥膨胀蛭石</w:t>
            </w:r>
          </w:p>
        </w:tc>
        <w:tc>
          <w:tcPr>
            <w:tcW w:w="1681" w:type="dxa"/>
            <w:vAlign w:val="center"/>
          </w:tcPr>
          <w:p w:rsidR="00134116" w:rsidRDefault="0013411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350</w:t>
            </w:r>
          </w:p>
        </w:tc>
        <w:tc>
          <w:tcPr>
            <w:tcW w:w="3464" w:type="dxa"/>
            <w:vAlign w:val="center"/>
          </w:tcPr>
          <w:p w:rsidR="00134116" w:rsidRDefault="0013411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0.14</w:t>
            </w:r>
          </w:p>
        </w:tc>
      </w:tr>
      <w:tr w:rsidR="00134116">
        <w:tblPrEx>
          <w:tblCellMar>
            <w:top w:w="0" w:type="dxa"/>
            <w:bottom w:w="0" w:type="dxa"/>
          </w:tblCellMar>
        </w:tblPrEx>
        <w:tc>
          <w:tcPr>
            <w:tcW w:w="1067" w:type="dxa"/>
            <w:vAlign w:val="center"/>
          </w:tcPr>
          <w:p w:rsidR="00134116" w:rsidRDefault="0013411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10</w:t>
            </w:r>
          </w:p>
        </w:tc>
        <w:tc>
          <w:tcPr>
            <w:tcW w:w="2083" w:type="dxa"/>
            <w:vAlign w:val="center"/>
          </w:tcPr>
          <w:p w:rsidR="00134116" w:rsidRDefault="0013411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聚乙烯泡沫塑料</w:t>
            </w:r>
          </w:p>
        </w:tc>
        <w:tc>
          <w:tcPr>
            <w:tcW w:w="1681" w:type="dxa"/>
            <w:vAlign w:val="center"/>
          </w:tcPr>
          <w:p w:rsidR="00134116" w:rsidRDefault="0013411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100</w:t>
            </w:r>
          </w:p>
          <w:p w:rsidR="00134116" w:rsidRDefault="0013411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30</w:t>
            </w:r>
          </w:p>
        </w:tc>
        <w:tc>
          <w:tcPr>
            <w:tcW w:w="3464" w:type="dxa"/>
            <w:vAlign w:val="center"/>
          </w:tcPr>
          <w:p w:rsidR="00134116" w:rsidRDefault="0013411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0.047</w:t>
            </w:r>
          </w:p>
          <w:p w:rsidR="00134116" w:rsidRDefault="0013411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0.042</w:t>
            </w:r>
          </w:p>
        </w:tc>
      </w:tr>
      <w:tr w:rsidR="00134116">
        <w:tblPrEx>
          <w:tblCellMar>
            <w:top w:w="0" w:type="dxa"/>
            <w:bottom w:w="0" w:type="dxa"/>
          </w:tblCellMar>
        </w:tblPrEx>
        <w:tc>
          <w:tcPr>
            <w:tcW w:w="1067" w:type="dxa"/>
            <w:vAlign w:val="center"/>
          </w:tcPr>
          <w:p w:rsidR="00134116" w:rsidRDefault="0013411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11</w:t>
            </w:r>
          </w:p>
        </w:tc>
        <w:tc>
          <w:tcPr>
            <w:tcW w:w="2083" w:type="dxa"/>
            <w:vAlign w:val="center"/>
          </w:tcPr>
          <w:p w:rsidR="00134116" w:rsidRDefault="0013411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聚氨酯硬泡沫塑料</w:t>
            </w:r>
          </w:p>
        </w:tc>
        <w:tc>
          <w:tcPr>
            <w:tcW w:w="1681" w:type="dxa"/>
            <w:vAlign w:val="center"/>
          </w:tcPr>
          <w:p w:rsidR="00134116" w:rsidRDefault="0013411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50</w:t>
            </w:r>
          </w:p>
          <w:p w:rsidR="00134116" w:rsidRDefault="0013411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40</w:t>
            </w:r>
          </w:p>
        </w:tc>
        <w:tc>
          <w:tcPr>
            <w:tcW w:w="3464" w:type="dxa"/>
            <w:vAlign w:val="center"/>
          </w:tcPr>
          <w:p w:rsidR="00134116" w:rsidRDefault="0013411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0.037</w:t>
            </w:r>
          </w:p>
          <w:p w:rsidR="00134116" w:rsidRDefault="0013411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0.033</w:t>
            </w:r>
          </w:p>
        </w:tc>
      </w:tr>
      <w:tr w:rsidR="00134116">
        <w:tblPrEx>
          <w:tblCellMar>
            <w:top w:w="0" w:type="dxa"/>
            <w:bottom w:w="0" w:type="dxa"/>
          </w:tblCellMar>
        </w:tblPrEx>
        <w:tc>
          <w:tcPr>
            <w:tcW w:w="1067" w:type="dxa"/>
            <w:vAlign w:val="center"/>
          </w:tcPr>
          <w:p w:rsidR="00134116" w:rsidRDefault="0013411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12</w:t>
            </w:r>
          </w:p>
        </w:tc>
        <w:tc>
          <w:tcPr>
            <w:tcW w:w="2083" w:type="dxa"/>
            <w:vAlign w:val="center"/>
          </w:tcPr>
          <w:p w:rsidR="00134116" w:rsidRDefault="0013411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聚氯乙烯硬泡沫塑料</w:t>
            </w:r>
          </w:p>
        </w:tc>
        <w:tc>
          <w:tcPr>
            <w:tcW w:w="1681" w:type="dxa"/>
            <w:vAlign w:val="center"/>
          </w:tcPr>
          <w:p w:rsidR="00134116" w:rsidRDefault="0013411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130</w:t>
            </w:r>
          </w:p>
        </w:tc>
        <w:tc>
          <w:tcPr>
            <w:tcW w:w="3464" w:type="dxa"/>
            <w:vAlign w:val="center"/>
          </w:tcPr>
          <w:p w:rsidR="00134116" w:rsidRDefault="0013411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0.048</w:t>
            </w:r>
          </w:p>
        </w:tc>
      </w:tr>
      <w:tr w:rsidR="00134116">
        <w:tblPrEx>
          <w:tblCellMar>
            <w:top w:w="0" w:type="dxa"/>
            <w:bottom w:w="0" w:type="dxa"/>
          </w:tblCellMar>
        </w:tblPrEx>
        <w:tc>
          <w:tcPr>
            <w:tcW w:w="1067" w:type="dxa"/>
            <w:vAlign w:val="center"/>
          </w:tcPr>
          <w:p w:rsidR="00134116" w:rsidRDefault="0013411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13</w:t>
            </w:r>
          </w:p>
        </w:tc>
        <w:tc>
          <w:tcPr>
            <w:tcW w:w="2083" w:type="dxa"/>
            <w:vAlign w:val="center"/>
          </w:tcPr>
          <w:p w:rsidR="00134116" w:rsidRDefault="0013411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聚苯烯泡沫塑料</w:t>
            </w:r>
          </w:p>
        </w:tc>
        <w:tc>
          <w:tcPr>
            <w:tcW w:w="1681" w:type="dxa"/>
            <w:vAlign w:val="center"/>
          </w:tcPr>
          <w:p w:rsidR="00134116" w:rsidRDefault="00134116">
            <w:pPr>
              <w:jc w:val="center"/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3464" w:type="dxa"/>
            <w:vAlign w:val="center"/>
          </w:tcPr>
          <w:p w:rsidR="00134116" w:rsidRDefault="0013411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0.034</w:t>
            </w:r>
          </w:p>
        </w:tc>
      </w:tr>
      <w:tr w:rsidR="00134116">
        <w:tblPrEx>
          <w:tblCellMar>
            <w:top w:w="0" w:type="dxa"/>
            <w:bottom w:w="0" w:type="dxa"/>
          </w:tblCellMar>
        </w:tblPrEx>
        <w:tc>
          <w:tcPr>
            <w:tcW w:w="1067" w:type="dxa"/>
            <w:vAlign w:val="center"/>
          </w:tcPr>
          <w:p w:rsidR="00134116" w:rsidRDefault="0013411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14</w:t>
            </w:r>
          </w:p>
        </w:tc>
        <w:tc>
          <w:tcPr>
            <w:tcW w:w="2083" w:type="dxa"/>
            <w:vAlign w:val="center"/>
          </w:tcPr>
          <w:p w:rsidR="00134116" w:rsidRDefault="00134116">
            <w:pPr>
              <w:jc w:val="center"/>
              <w:rPr>
                <w:rFonts w:hint="eastAsia"/>
                <w:color w:val="000000"/>
                <w:sz w:val="18"/>
              </w:rPr>
            </w:pP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20"/>
                <w:attr w:name="UnitName" w:val="℃"/>
              </w:smartTagPr>
              <w:r>
                <w:rPr>
                  <w:rFonts w:hint="eastAsia"/>
                  <w:color w:val="000000"/>
                  <w:sz w:val="18"/>
                </w:rPr>
                <w:t>20</w:t>
              </w:r>
              <w:r>
                <w:rPr>
                  <w:rFonts w:hint="eastAsia"/>
                  <w:color w:val="000000"/>
                  <w:sz w:val="18"/>
                </w:rPr>
                <w:t>℃</w:t>
              </w:r>
            </w:smartTag>
            <w:r>
              <w:rPr>
                <w:rFonts w:hint="eastAsia"/>
                <w:color w:val="000000"/>
                <w:sz w:val="18"/>
              </w:rPr>
              <w:t>的空气</w:t>
            </w:r>
          </w:p>
        </w:tc>
        <w:tc>
          <w:tcPr>
            <w:tcW w:w="1681" w:type="dxa"/>
            <w:vAlign w:val="center"/>
          </w:tcPr>
          <w:p w:rsidR="00134116" w:rsidRDefault="00134116">
            <w:pPr>
              <w:jc w:val="center"/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3464" w:type="dxa"/>
            <w:vAlign w:val="center"/>
          </w:tcPr>
          <w:p w:rsidR="00134116" w:rsidRDefault="00134116">
            <w:pPr>
              <w:jc w:val="center"/>
              <w:rPr>
                <w:rFonts w:hint="eastAsia"/>
                <w:color w:val="000000"/>
                <w:sz w:val="18"/>
              </w:rPr>
            </w:pPr>
          </w:p>
        </w:tc>
      </w:tr>
      <w:tr w:rsidR="00134116">
        <w:tblPrEx>
          <w:tblCellMar>
            <w:top w:w="0" w:type="dxa"/>
            <w:bottom w:w="0" w:type="dxa"/>
          </w:tblCellMar>
        </w:tblPrEx>
        <w:tc>
          <w:tcPr>
            <w:tcW w:w="1067" w:type="dxa"/>
            <w:vAlign w:val="center"/>
          </w:tcPr>
          <w:p w:rsidR="00134116" w:rsidRDefault="0013411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15</w:t>
            </w:r>
          </w:p>
        </w:tc>
        <w:tc>
          <w:tcPr>
            <w:tcW w:w="2083" w:type="dxa"/>
            <w:vAlign w:val="center"/>
          </w:tcPr>
          <w:p w:rsidR="00134116" w:rsidRDefault="0013411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膨胀蛭石</w:t>
            </w:r>
          </w:p>
        </w:tc>
        <w:tc>
          <w:tcPr>
            <w:tcW w:w="1681" w:type="dxa"/>
            <w:vAlign w:val="center"/>
          </w:tcPr>
          <w:p w:rsidR="00134116" w:rsidRDefault="0013411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300</w:t>
            </w:r>
          </w:p>
          <w:p w:rsidR="00134116" w:rsidRDefault="0013411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200</w:t>
            </w:r>
          </w:p>
        </w:tc>
        <w:tc>
          <w:tcPr>
            <w:tcW w:w="3464" w:type="dxa"/>
            <w:vAlign w:val="center"/>
          </w:tcPr>
          <w:p w:rsidR="00134116" w:rsidRDefault="0013411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0.14</w:t>
            </w:r>
          </w:p>
          <w:p w:rsidR="00134116" w:rsidRDefault="0013411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0.10</w:t>
            </w:r>
          </w:p>
        </w:tc>
      </w:tr>
      <w:tr w:rsidR="00134116">
        <w:tblPrEx>
          <w:tblCellMar>
            <w:top w:w="0" w:type="dxa"/>
            <w:bottom w:w="0" w:type="dxa"/>
          </w:tblCellMar>
        </w:tblPrEx>
        <w:tc>
          <w:tcPr>
            <w:tcW w:w="1067" w:type="dxa"/>
            <w:vAlign w:val="center"/>
          </w:tcPr>
          <w:p w:rsidR="00134116" w:rsidRDefault="0013411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16</w:t>
            </w:r>
          </w:p>
        </w:tc>
        <w:tc>
          <w:tcPr>
            <w:tcW w:w="2083" w:type="dxa"/>
            <w:vAlign w:val="center"/>
          </w:tcPr>
          <w:p w:rsidR="00134116" w:rsidRDefault="0013411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膨胀珍珠岩</w:t>
            </w:r>
          </w:p>
        </w:tc>
        <w:tc>
          <w:tcPr>
            <w:tcW w:w="1681" w:type="dxa"/>
            <w:vAlign w:val="center"/>
          </w:tcPr>
          <w:p w:rsidR="00134116" w:rsidRDefault="0013411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120</w:t>
            </w:r>
          </w:p>
          <w:p w:rsidR="00134116" w:rsidRDefault="0013411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80</w:t>
            </w:r>
          </w:p>
        </w:tc>
        <w:tc>
          <w:tcPr>
            <w:tcW w:w="3464" w:type="dxa"/>
            <w:vAlign w:val="center"/>
          </w:tcPr>
          <w:p w:rsidR="00134116" w:rsidRDefault="0013411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0.07</w:t>
            </w:r>
          </w:p>
          <w:p w:rsidR="00134116" w:rsidRDefault="0013411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0.058</w:t>
            </w:r>
          </w:p>
        </w:tc>
      </w:tr>
      <w:tr w:rsidR="00134116">
        <w:tblPrEx>
          <w:tblCellMar>
            <w:top w:w="0" w:type="dxa"/>
            <w:bottom w:w="0" w:type="dxa"/>
          </w:tblCellMar>
        </w:tblPrEx>
        <w:tc>
          <w:tcPr>
            <w:tcW w:w="1067" w:type="dxa"/>
            <w:vAlign w:val="center"/>
          </w:tcPr>
          <w:p w:rsidR="00134116" w:rsidRDefault="0013411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17</w:t>
            </w:r>
          </w:p>
        </w:tc>
        <w:tc>
          <w:tcPr>
            <w:tcW w:w="2083" w:type="dxa"/>
            <w:vAlign w:val="center"/>
          </w:tcPr>
          <w:p w:rsidR="00134116" w:rsidRDefault="0013411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稻壳</w:t>
            </w:r>
          </w:p>
        </w:tc>
        <w:tc>
          <w:tcPr>
            <w:tcW w:w="1681" w:type="dxa"/>
            <w:vAlign w:val="center"/>
          </w:tcPr>
          <w:p w:rsidR="00134116" w:rsidRDefault="0013411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150</w:t>
            </w:r>
          </w:p>
        </w:tc>
        <w:tc>
          <w:tcPr>
            <w:tcW w:w="3464" w:type="dxa"/>
            <w:vAlign w:val="center"/>
          </w:tcPr>
          <w:p w:rsidR="00134116" w:rsidRDefault="0013411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0.10</w:t>
            </w:r>
          </w:p>
        </w:tc>
      </w:tr>
      <w:tr w:rsidR="00134116">
        <w:tblPrEx>
          <w:tblCellMar>
            <w:top w:w="0" w:type="dxa"/>
            <w:bottom w:w="0" w:type="dxa"/>
          </w:tblCellMar>
        </w:tblPrEx>
        <w:tc>
          <w:tcPr>
            <w:tcW w:w="1067" w:type="dxa"/>
            <w:vAlign w:val="center"/>
          </w:tcPr>
          <w:p w:rsidR="00134116" w:rsidRDefault="0013411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18</w:t>
            </w:r>
          </w:p>
        </w:tc>
        <w:tc>
          <w:tcPr>
            <w:tcW w:w="2083" w:type="dxa"/>
            <w:vAlign w:val="center"/>
          </w:tcPr>
          <w:p w:rsidR="00134116" w:rsidRDefault="0013411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沥青油毡、油毡纸</w:t>
            </w:r>
          </w:p>
        </w:tc>
        <w:tc>
          <w:tcPr>
            <w:tcW w:w="1681" w:type="dxa"/>
            <w:vAlign w:val="center"/>
          </w:tcPr>
          <w:p w:rsidR="00134116" w:rsidRDefault="0013411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600</w:t>
            </w:r>
          </w:p>
        </w:tc>
        <w:tc>
          <w:tcPr>
            <w:tcW w:w="3464" w:type="dxa"/>
            <w:vAlign w:val="center"/>
          </w:tcPr>
          <w:p w:rsidR="00134116" w:rsidRDefault="0013411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0.17</w:t>
            </w:r>
          </w:p>
        </w:tc>
      </w:tr>
      <w:tr w:rsidR="00134116">
        <w:tblPrEx>
          <w:tblCellMar>
            <w:top w:w="0" w:type="dxa"/>
            <w:bottom w:w="0" w:type="dxa"/>
          </w:tblCellMar>
        </w:tblPrEx>
        <w:tc>
          <w:tcPr>
            <w:tcW w:w="1067" w:type="dxa"/>
            <w:vAlign w:val="center"/>
          </w:tcPr>
          <w:p w:rsidR="00134116" w:rsidRDefault="0013411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19</w:t>
            </w:r>
          </w:p>
        </w:tc>
        <w:tc>
          <w:tcPr>
            <w:tcW w:w="2083" w:type="dxa"/>
            <w:vAlign w:val="center"/>
          </w:tcPr>
          <w:p w:rsidR="00134116" w:rsidRDefault="0013411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石油沥青</w:t>
            </w:r>
          </w:p>
        </w:tc>
        <w:tc>
          <w:tcPr>
            <w:tcW w:w="1681" w:type="dxa"/>
            <w:vAlign w:val="center"/>
          </w:tcPr>
          <w:p w:rsidR="00134116" w:rsidRDefault="0013411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1400</w:t>
            </w:r>
          </w:p>
          <w:p w:rsidR="00134116" w:rsidRDefault="0013411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1050</w:t>
            </w:r>
          </w:p>
        </w:tc>
        <w:tc>
          <w:tcPr>
            <w:tcW w:w="3464" w:type="dxa"/>
            <w:vAlign w:val="center"/>
          </w:tcPr>
          <w:p w:rsidR="00134116" w:rsidRDefault="0013411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0.27</w:t>
            </w:r>
          </w:p>
          <w:p w:rsidR="00134116" w:rsidRDefault="0013411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0.17</w:t>
            </w:r>
          </w:p>
        </w:tc>
      </w:tr>
      <w:tr w:rsidR="00134116">
        <w:tblPrEx>
          <w:tblCellMar>
            <w:top w:w="0" w:type="dxa"/>
            <w:bottom w:w="0" w:type="dxa"/>
          </w:tblCellMar>
        </w:tblPrEx>
        <w:tc>
          <w:tcPr>
            <w:tcW w:w="1067" w:type="dxa"/>
            <w:vAlign w:val="center"/>
          </w:tcPr>
          <w:p w:rsidR="00134116" w:rsidRDefault="0013411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20</w:t>
            </w:r>
          </w:p>
        </w:tc>
        <w:tc>
          <w:tcPr>
            <w:tcW w:w="2083" w:type="dxa"/>
            <w:vAlign w:val="center"/>
          </w:tcPr>
          <w:p w:rsidR="00134116" w:rsidRDefault="0013411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建筑钢材</w:t>
            </w:r>
          </w:p>
        </w:tc>
        <w:tc>
          <w:tcPr>
            <w:tcW w:w="1681" w:type="dxa"/>
            <w:vAlign w:val="center"/>
          </w:tcPr>
          <w:p w:rsidR="00134116" w:rsidRDefault="0013411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7800</w:t>
            </w:r>
          </w:p>
        </w:tc>
        <w:tc>
          <w:tcPr>
            <w:tcW w:w="3464" w:type="dxa"/>
            <w:vAlign w:val="center"/>
          </w:tcPr>
          <w:p w:rsidR="00134116" w:rsidRDefault="00134116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58.2</w:t>
            </w:r>
          </w:p>
        </w:tc>
      </w:tr>
    </w:tbl>
    <w:p w:rsidR="00134116" w:rsidRDefault="00134116">
      <w:pPr>
        <w:pStyle w:val="aff5"/>
        <w:tabs>
          <w:tab w:val="left" w:pos="2168"/>
        </w:tabs>
        <w:ind w:firstLineChars="0" w:firstLine="0"/>
        <w:jc w:val="center"/>
        <w:rPr>
          <w:rFonts w:ascii="黑体" w:eastAsia="黑体" w:hint="eastAsia"/>
        </w:rPr>
      </w:pPr>
      <w:r>
        <w:tab/>
      </w:r>
      <w:r>
        <w:rPr>
          <w:rFonts w:hint="eastAsia"/>
        </w:rPr>
        <w:br w:type="page"/>
      </w:r>
      <w:r>
        <w:rPr>
          <w:rFonts w:ascii="黑体" w:eastAsia="黑体" w:hint="eastAsia"/>
        </w:rPr>
        <w:t>附 录 C</w:t>
      </w:r>
      <w:r>
        <w:rPr>
          <w:rFonts w:ascii="黑体" w:eastAsia="黑体" w:hint="eastAsia"/>
        </w:rPr>
        <w:br/>
      </w:r>
      <w:bookmarkStart w:id="66" w:name="_Toc111005293"/>
      <w:bookmarkStart w:id="67" w:name="_Toc111005310"/>
      <w:bookmarkStart w:id="68" w:name="_Toc111005356"/>
      <w:bookmarkStart w:id="69" w:name="_Toc111005888"/>
      <w:bookmarkStart w:id="70" w:name="_Toc149472889"/>
      <w:r>
        <w:rPr>
          <w:rFonts w:ascii="黑体" w:eastAsia="黑体" w:hint="eastAsia"/>
        </w:rPr>
        <w:t>（资料性附录）</w:t>
      </w:r>
      <w:r>
        <w:rPr>
          <w:rFonts w:ascii="黑体" w:eastAsia="黑体" w:hint="eastAsia"/>
        </w:rPr>
        <w:br/>
        <w:t>围护结构外表面太阳辐射热吸收系数</w:t>
      </w:r>
      <w:bookmarkEnd w:id="66"/>
      <w:bookmarkEnd w:id="67"/>
      <w:bookmarkEnd w:id="68"/>
      <w:bookmarkEnd w:id="69"/>
      <w:bookmarkEnd w:id="70"/>
    </w:p>
    <w:tbl>
      <w:tblPr>
        <w:tblW w:w="86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20"/>
        <w:gridCol w:w="1755"/>
        <w:gridCol w:w="1950"/>
        <w:gridCol w:w="1755"/>
        <w:gridCol w:w="1890"/>
      </w:tblGrid>
      <w:tr w:rsidR="00134116">
        <w:tblPrEx>
          <w:tblCellMar>
            <w:top w:w="0" w:type="dxa"/>
            <w:bottom w:w="0" w:type="dxa"/>
          </w:tblCellMar>
        </w:tblPrEx>
        <w:trPr>
          <w:trHeight w:val="405"/>
          <w:jc w:val="center"/>
        </w:trPr>
        <w:tc>
          <w:tcPr>
            <w:tcW w:w="3075" w:type="dxa"/>
            <w:gridSpan w:val="2"/>
            <w:tcBorders>
              <w:left w:val="nil"/>
              <w:right w:val="single" w:sz="4" w:space="0" w:color="auto"/>
            </w:tcBorders>
            <w:vAlign w:val="center"/>
          </w:tcPr>
          <w:p w:rsidR="00134116" w:rsidRDefault="00134116">
            <w:pPr>
              <w:tabs>
                <w:tab w:val="left" w:pos="1995"/>
              </w:tabs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面层类别</w:t>
            </w:r>
          </w:p>
        </w:tc>
        <w:tc>
          <w:tcPr>
            <w:tcW w:w="1950" w:type="dxa"/>
            <w:tcBorders>
              <w:left w:val="single" w:sz="4" w:space="0" w:color="auto"/>
              <w:right w:val="nil"/>
            </w:tcBorders>
            <w:vAlign w:val="center"/>
          </w:tcPr>
          <w:p w:rsidR="00134116" w:rsidRDefault="00134116">
            <w:pPr>
              <w:tabs>
                <w:tab w:val="left" w:pos="1995"/>
              </w:tabs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表面性能</w:t>
            </w:r>
          </w:p>
        </w:tc>
        <w:tc>
          <w:tcPr>
            <w:tcW w:w="1755" w:type="dxa"/>
            <w:tcBorders>
              <w:left w:val="single" w:sz="4" w:space="0" w:color="auto"/>
              <w:right w:val="nil"/>
            </w:tcBorders>
            <w:vAlign w:val="center"/>
          </w:tcPr>
          <w:p w:rsidR="00134116" w:rsidRDefault="00134116">
            <w:pPr>
              <w:tabs>
                <w:tab w:val="left" w:pos="1995"/>
              </w:tabs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表面颜色</w:t>
            </w:r>
          </w:p>
        </w:tc>
        <w:tc>
          <w:tcPr>
            <w:tcW w:w="1890" w:type="dxa"/>
            <w:tcBorders>
              <w:left w:val="single" w:sz="4" w:space="0" w:color="auto"/>
              <w:right w:val="nil"/>
            </w:tcBorders>
            <w:vAlign w:val="center"/>
          </w:tcPr>
          <w:p w:rsidR="00134116" w:rsidRDefault="00134116">
            <w:pPr>
              <w:tabs>
                <w:tab w:val="left" w:pos="1995"/>
              </w:tabs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吸收系数</w:t>
            </w:r>
            <w:r>
              <w:rPr>
                <w:color w:val="000000"/>
                <w:sz w:val="18"/>
              </w:rPr>
              <w:t>ρ</w:t>
            </w:r>
          </w:p>
        </w:tc>
      </w:tr>
      <w:tr w:rsidR="00134116">
        <w:tblPrEx>
          <w:tblCellMar>
            <w:top w:w="0" w:type="dxa"/>
            <w:bottom w:w="0" w:type="dxa"/>
          </w:tblCellMar>
        </w:tblPrEx>
        <w:trPr>
          <w:cantSplit/>
          <w:trHeight w:val="330"/>
          <w:jc w:val="center"/>
        </w:trPr>
        <w:tc>
          <w:tcPr>
            <w:tcW w:w="1320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:rsidR="00134116" w:rsidRDefault="00134116">
            <w:pPr>
              <w:tabs>
                <w:tab w:val="left" w:pos="1995"/>
              </w:tabs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石棉材料</w:t>
            </w:r>
          </w:p>
        </w:tc>
        <w:tc>
          <w:tcPr>
            <w:tcW w:w="1755" w:type="dxa"/>
            <w:tcBorders>
              <w:left w:val="single" w:sz="4" w:space="0" w:color="auto"/>
              <w:right w:val="nil"/>
            </w:tcBorders>
            <w:vAlign w:val="center"/>
          </w:tcPr>
          <w:p w:rsidR="00134116" w:rsidRDefault="00134116">
            <w:pPr>
              <w:tabs>
                <w:tab w:val="left" w:pos="1995"/>
              </w:tabs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石棉水泥板</w:t>
            </w:r>
          </w:p>
        </w:tc>
        <w:tc>
          <w:tcPr>
            <w:tcW w:w="1950" w:type="dxa"/>
            <w:tcBorders>
              <w:left w:val="single" w:sz="4" w:space="0" w:color="auto"/>
              <w:right w:val="nil"/>
            </w:tcBorders>
            <w:vAlign w:val="center"/>
          </w:tcPr>
          <w:p w:rsidR="00134116" w:rsidRDefault="00134116">
            <w:pPr>
              <w:tabs>
                <w:tab w:val="left" w:pos="1995"/>
              </w:tabs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新</w:t>
            </w:r>
          </w:p>
        </w:tc>
        <w:tc>
          <w:tcPr>
            <w:tcW w:w="1755" w:type="dxa"/>
            <w:tcBorders>
              <w:left w:val="single" w:sz="4" w:space="0" w:color="auto"/>
              <w:right w:val="nil"/>
            </w:tcBorders>
            <w:vAlign w:val="center"/>
          </w:tcPr>
          <w:p w:rsidR="00134116" w:rsidRDefault="00134116">
            <w:pPr>
              <w:tabs>
                <w:tab w:val="left" w:pos="1995"/>
              </w:tabs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浅</w:t>
            </w:r>
          </w:p>
        </w:tc>
        <w:tc>
          <w:tcPr>
            <w:tcW w:w="1890" w:type="dxa"/>
            <w:tcBorders>
              <w:left w:val="single" w:sz="4" w:space="0" w:color="auto"/>
              <w:right w:val="nil"/>
            </w:tcBorders>
            <w:vAlign w:val="center"/>
          </w:tcPr>
          <w:p w:rsidR="00134116" w:rsidRDefault="00134116">
            <w:pPr>
              <w:tabs>
                <w:tab w:val="left" w:pos="1995"/>
              </w:tabs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0.65</w:t>
            </w:r>
          </w:p>
        </w:tc>
      </w:tr>
      <w:tr w:rsidR="00134116">
        <w:tblPrEx>
          <w:tblCellMar>
            <w:top w:w="0" w:type="dxa"/>
            <w:bottom w:w="0" w:type="dxa"/>
          </w:tblCellMar>
        </w:tblPrEx>
        <w:trPr>
          <w:cantSplit/>
          <w:trHeight w:val="285"/>
          <w:jc w:val="center"/>
        </w:trPr>
        <w:tc>
          <w:tcPr>
            <w:tcW w:w="1320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:rsidR="00134116" w:rsidRDefault="00134116">
            <w:pPr>
              <w:tabs>
                <w:tab w:val="left" w:pos="1995"/>
              </w:tabs>
              <w:jc w:val="center"/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1755" w:type="dxa"/>
            <w:tcBorders>
              <w:left w:val="single" w:sz="4" w:space="0" w:color="auto"/>
              <w:right w:val="nil"/>
            </w:tcBorders>
            <w:vAlign w:val="center"/>
          </w:tcPr>
          <w:p w:rsidR="00134116" w:rsidRDefault="00134116">
            <w:pPr>
              <w:tabs>
                <w:tab w:val="left" w:pos="1995"/>
              </w:tabs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石棉水泥板</w:t>
            </w:r>
          </w:p>
        </w:tc>
        <w:tc>
          <w:tcPr>
            <w:tcW w:w="1950" w:type="dxa"/>
            <w:tcBorders>
              <w:left w:val="single" w:sz="4" w:space="0" w:color="auto"/>
              <w:right w:val="nil"/>
            </w:tcBorders>
            <w:vAlign w:val="center"/>
          </w:tcPr>
          <w:p w:rsidR="00134116" w:rsidRDefault="00134116">
            <w:pPr>
              <w:tabs>
                <w:tab w:val="left" w:pos="1995"/>
              </w:tabs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旧</w:t>
            </w:r>
          </w:p>
        </w:tc>
        <w:tc>
          <w:tcPr>
            <w:tcW w:w="1755" w:type="dxa"/>
            <w:tcBorders>
              <w:left w:val="single" w:sz="4" w:space="0" w:color="auto"/>
              <w:right w:val="nil"/>
            </w:tcBorders>
            <w:vAlign w:val="center"/>
          </w:tcPr>
          <w:p w:rsidR="00134116" w:rsidRDefault="00134116">
            <w:pPr>
              <w:tabs>
                <w:tab w:val="left" w:pos="1995"/>
              </w:tabs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浅</w:t>
            </w:r>
          </w:p>
        </w:tc>
        <w:tc>
          <w:tcPr>
            <w:tcW w:w="1890" w:type="dxa"/>
            <w:tcBorders>
              <w:left w:val="single" w:sz="4" w:space="0" w:color="auto"/>
              <w:right w:val="nil"/>
            </w:tcBorders>
            <w:vAlign w:val="center"/>
          </w:tcPr>
          <w:p w:rsidR="00134116" w:rsidRDefault="00134116">
            <w:pPr>
              <w:tabs>
                <w:tab w:val="left" w:pos="1995"/>
              </w:tabs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0.72</w:t>
            </w:r>
            <w:r>
              <w:rPr>
                <w:rFonts w:hint="eastAsia"/>
                <w:color w:val="000000"/>
                <w:sz w:val="18"/>
              </w:rPr>
              <w:t>～</w:t>
            </w:r>
            <w:r>
              <w:rPr>
                <w:rFonts w:hint="eastAsia"/>
                <w:color w:val="000000"/>
                <w:sz w:val="18"/>
              </w:rPr>
              <w:t>0.87</w:t>
            </w:r>
          </w:p>
        </w:tc>
      </w:tr>
      <w:tr w:rsidR="00134116">
        <w:tblPrEx>
          <w:tblCellMar>
            <w:top w:w="0" w:type="dxa"/>
            <w:bottom w:w="0" w:type="dxa"/>
          </w:tblCellMar>
        </w:tblPrEx>
        <w:trPr>
          <w:trHeight w:val="392"/>
          <w:jc w:val="center"/>
        </w:trPr>
        <w:tc>
          <w:tcPr>
            <w:tcW w:w="1320" w:type="dxa"/>
            <w:tcBorders>
              <w:left w:val="nil"/>
              <w:right w:val="single" w:sz="4" w:space="0" w:color="auto"/>
            </w:tcBorders>
            <w:vAlign w:val="center"/>
          </w:tcPr>
          <w:p w:rsidR="00134116" w:rsidRDefault="00134116">
            <w:pPr>
              <w:tabs>
                <w:tab w:val="left" w:pos="1995"/>
              </w:tabs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金属</w:t>
            </w:r>
          </w:p>
        </w:tc>
        <w:tc>
          <w:tcPr>
            <w:tcW w:w="1755" w:type="dxa"/>
            <w:tcBorders>
              <w:left w:val="single" w:sz="4" w:space="0" w:color="auto"/>
              <w:right w:val="nil"/>
            </w:tcBorders>
            <w:vAlign w:val="center"/>
          </w:tcPr>
          <w:p w:rsidR="00134116" w:rsidRDefault="00134116">
            <w:pPr>
              <w:tabs>
                <w:tab w:val="left" w:pos="1995"/>
              </w:tabs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镀锌薄钢板</w:t>
            </w:r>
          </w:p>
        </w:tc>
        <w:tc>
          <w:tcPr>
            <w:tcW w:w="1950" w:type="dxa"/>
            <w:tcBorders>
              <w:left w:val="single" w:sz="4" w:space="0" w:color="auto"/>
              <w:right w:val="nil"/>
            </w:tcBorders>
            <w:vAlign w:val="center"/>
          </w:tcPr>
          <w:p w:rsidR="00134116" w:rsidRDefault="00134116">
            <w:pPr>
              <w:tabs>
                <w:tab w:val="left" w:pos="1995"/>
              </w:tabs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光滑、旧</w:t>
            </w:r>
          </w:p>
        </w:tc>
        <w:tc>
          <w:tcPr>
            <w:tcW w:w="1755" w:type="dxa"/>
            <w:tcBorders>
              <w:left w:val="single" w:sz="4" w:space="0" w:color="auto"/>
              <w:right w:val="nil"/>
            </w:tcBorders>
            <w:vAlign w:val="center"/>
          </w:tcPr>
          <w:p w:rsidR="00134116" w:rsidRDefault="00134116">
            <w:pPr>
              <w:tabs>
                <w:tab w:val="left" w:pos="1995"/>
              </w:tabs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灰黑</w:t>
            </w:r>
          </w:p>
        </w:tc>
        <w:tc>
          <w:tcPr>
            <w:tcW w:w="1890" w:type="dxa"/>
            <w:tcBorders>
              <w:left w:val="single" w:sz="4" w:space="0" w:color="auto"/>
              <w:right w:val="nil"/>
            </w:tcBorders>
            <w:vAlign w:val="center"/>
          </w:tcPr>
          <w:p w:rsidR="00134116" w:rsidRDefault="00134116">
            <w:pPr>
              <w:tabs>
                <w:tab w:val="left" w:pos="1995"/>
              </w:tabs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0.89</w:t>
            </w:r>
          </w:p>
        </w:tc>
      </w:tr>
      <w:tr w:rsidR="00134116">
        <w:tblPrEx>
          <w:tblCellMar>
            <w:top w:w="0" w:type="dxa"/>
            <w:bottom w:w="0" w:type="dxa"/>
          </w:tblCellMar>
        </w:tblPrEx>
        <w:trPr>
          <w:cantSplit/>
          <w:trHeight w:val="345"/>
          <w:jc w:val="center"/>
        </w:trPr>
        <w:tc>
          <w:tcPr>
            <w:tcW w:w="1320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:rsidR="00134116" w:rsidRDefault="00134116">
            <w:pPr>
              <w:tabs>
                <w:tab w:val="left" w:pos="1995"/>
              </w:tabs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粉刷</w:t>
            </w:r>
          </w:p>
        </w:tc>
        <w:tc>
          <w:tcPr>
            <w:tcW w:w="1755" w:type="dxa"/>
            <w:tcBorders>
              <w:left w:val="single" w:sz="4" w:space="0" w:color="auto"/>
              <w:right w:val="nil"/>
            </w:tcBorders>
            <w:vAlign w:val="center"/>
          </w:tcPr>
          <w:p w:rsidR="00134116" w:rsidRDefault="00134116">
            <w:pPr>
              <w:tabs>
                <w:tab w:val="left" w:pos="1995"/>
              </w:tabs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拉毛水泥墙面</w:t>
            </w:r>
          </w:p>
        </w:tc>
        <w:tc>
          <w:tcPr>
            <w:tcW w:w="1950" w:type="dxa"/>
            <w:tcBorders>
              <w:left w:val="single" w:sz="4" w:space="0" w:color="auto"/>
              <w:right w:val="nil"/>
            </w:tcBorders>
            <w:vAlign w:val="center"/>
          </w:tcPr>
          <w:p w:rsidR="00134116" w:rsidRDefault="00134116">
            <w:pPr>
              <w:tabs>
                <w:tab w:val="left" w:pos="1995"/>
              </w:tabs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粗糙、旧</w:t>
            </w:r>
          </w:p>
        </w:tc>
        <w:tc>
          <w:tcPr>
            <w:tcW w:w="1755" w:type="dxa"/>
            <w:tcBorders>
              <w:left w:val="single" w:sz="4" w:space="0" w:color="auto"/>
              <w:right w:val="nil"/>
            </w:tcBorders>
            <w:vAlign w:val="center"/>
          </w:tcPr>
          <w:p w:rsidR="00134116" w:rsidRDefault="00134116">
            <w:pPr>
              <w:tabs>
                <w:tab w:val="left" w:pos="1995"/>
              </w:tabs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米黄</w:t>
            </w:r>
          </w:p>
        </w:tc>
        <w:tc>
          <w:tcPr>
            <w:tcW w:w="1890" w:type="dxa"/>
            <w:tcBorders>
              <w:left w:val="single" w:sz="4" w:space="0" w:color="auto"/>
              <w:right w:val="nil"/>
            </w:tcBorders>
            <w:vAlign w:val="center"/>
          </w:tcPr>
          <w:p w:rsidR="00134116" w:rsidRDefault="00134116">
            <w:pPr>
              <w:tabs>
                <w:tab w:val="left" w:pos="1995"/>
              </w:tabs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0.65</w:t>
            </w:r>
          </w:p>
        </w:tc>
      </w:tr>
      <w:tr w:rsidR="00134116">
        <w:tblPrEx>
          <w:tblCellMar>
            <w:top w:w="0" w:type="dxa"/>
            <w:bottom w:w="0" w:type="dxa"/>
          </w:tblCellMar>
        </w:tblPrEx>
        <w:trPr>
          <w:cantSplit/>
          <w:trHeight w:val="285"/>
          <w:jc w:val="center"/>
        </w:trPr>
        <w:tc>
          <w:tcPr>
            <w:tcW w:w="1320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:rsidR="00134116" w:rsidRDefault="00134116">
            <w:pPr>
              <w:tabs>
                <w:tab w:val="left" w:pos="1995"/>
              </w:tabs>
              <w:jc w:val="center"/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1755" w:type="dxa"/>
            <w:tcBorders>
              <w:left w:val="single" w:sz="4" w:space="0" w:color="auto"/>
              <w:right w:val="nil"/>
            </w:tcBorders>
            <w:vAlign w:val="center"/>
          </w:tcPr>
          <w:p w:rsidR="00134116" w:rsidRDefault="00134116">
            <w:pPr>
              <w:tabs>
                <w:tab w:val="left" w:pos="1995"/>
              </w:tabs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外粉刷</w:t>
            </w:r>
          </w:p>
        </w:tc>
        <w:tc>
          <w:tcPr>
            <w:tcW w:w="1950" w:type="dxa"/>
            <w:tcBorders>
              <w:left w:val="single" w:sz="4" w:space="0" w:color="auto"/>
              <w:right w:val="nil"/>
            </w:tcBorders>
            <w:vAlign w:val="center"/>
          </w:tcPr>
          <w:p w:rsidR="00134116" w:rsidRDefault="00134116">
            <w:pPr>
              <w:tabs>
                <w:tab w:val="left" w:pos="1995"/>
              </w:tabs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——</w:t>
            </w:r>
          </w:p>
        </w:tc>
        <w:tc>
          <w:tcPr>
            <w:tcW w:w="1755" w:type="dxa"/>
            <w:tcBorders>
              <w:left w:val="single" w:sz="4" w:space="0" w:color="auto"/>
              <w:right w:val="nil"/>
            </w:tcBorders>
            <w:vAlign w:val="center"/>
          </w:tcPr>
          <w:p w:rsidR="00134116" w:rsidRDefault="00134116">
            <w:pPr>
              <w:tabs>
                <w:tab w:val="left" w:pos="1995"/>
              </w:tabs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浅</w:t>
            </w:r>
          </w:p>
        </w:tc>
        <w:tc>
          <w:tcPr>
            <w:tcW w:w="1890" w:type="dxa"/>
            <w:tcBorders>
              <w:left w:val="single" w:sz="4" w:space="0" w:color="auto"/>
              <w:right w:val="nil"/>
            </w:tcBorders>
            <w:vAlign w:val="center"/>
          </w:tcPr>
          <w:p w:rsidR="00134116" w:rsidRDefault="00134116">
            <w:pPr>
              <w:tabs>
                <w:tab w:val="left" w:pos="1995"/>
              </w:tabs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0.40</w:t>
            </w:r>
          </w:p>
        </w:tc>
      </w:tr>
      <w:tr w:rsidR="00134116">
        <w:tblPrEx>
          <w:tblCellMar>
            <w:top w:w="0" w:type="dxa"/>
            <w:bottom w:w="0" w:type="dxa"/>
          </w:tblCellMar>
        </w:tblPrEx>
        <w:trPr>
          <w:cantSplit/>
          <w:trHeight w:val="360"/>
          <w:jc w:val="center"/>
        </w:trPr>
        <w:tc>
          <w:tcPr>
            <w:tcW w:w="1320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:rsidR="00134116" w:rsidRDefault="00134116">
            <w:pPr>
              <w:tabs>
                <w:tab w:val="left" w:pos="1995"/>
              </w:tabs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墙</w:t>
            </w:r>
          </w:p>
        </w:tc>
        <w:tc>
          <w:tcPr>
            <w:tcW w:w="1755" w:type="dxa"/>
            <w:tcBorders>
              <w:left w:val="single" w:sz="4" w:space="0" w:color="auto"/>
              <w:right w:val="nil"/>
            </w:tcBorders>
            <w:vAlign w:val="center"/>
          </w:tcPr>
          <w:p w:rsidR="00134116" w:rsidRDefault="00134116">
            <w:pPr>
              <w:tabs>
                <w:tab w:val="left" w:pos="1995"/>
              </w:tabs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红砖墙</w:t>
            </w:r>
          </w:p>
        </w:tc>
        <w:tc>
          <w:tcPr>
            <w:tcW w:w="1950" w:type="dxa"/>
            <w:tcBorders>
              <w:left w:val="single" w:sz="4" w:space="0" w:color="auto"/>
              <w:right w:val="nil"/>
            </w:tcBorders>
            <w:vAlign w:val="center"/>
          </w:tcPr>
          <w:p w:rsidR="00134116" w:rsidRDefault="00134116">
            <w:pPr>
              <w:tabs>
                <w:tab w:val="left" w:pos="1995"/>
              </w:tabs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旧</w:t>
            </w:r>
          </w:p>
        </w:tc>
        <w:tc>
          <w:tcPr>
            <w:tcW w:w="1755" w:type="dxa"/>
            <w:tcBorders>
              <w:left w:val="single" w:sz="4" w:space="0" w:color="auto"/>
              <w:right w:val="nil"/>
            </w:tcBorders>
            <w:vAlign w:val="center"/>
          </w:tcPr>
          <w:p w:rsidR="00134116" w:rsidRDefault="00134116">
            <w:pPr>
              <w:tabs>
                <w:tab w:val="left" w:pos="1995"/>
              </w:tabs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红色</w:t>
            </w:r>
          </w:p>
        </w:tc>
        <w:tc>
          <w:tcPr>
            <w:tcW w:w="1890" w:type="dxa"/>
            <w:tcBorders>
              <w:left w:val="single" w:sz="4" w:space="0" w:color="auto"/>
              <w:right w:val="nil"/>
            </w:tcBorders>
            <w:vAlign w:val="center"/>
          </w:tcPr>
          <w:p w:rsidR="00134116" w:rsidRDefault="00134116">
            <w:pPr>
              <w:tabs>
                <w:tab w:val="left" w:pos="1995"/>
              </w:tabs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0.70</w:t>
            </w:r>
            <w:r>
              <w:rPr>
                <w:rFonts w:hint="eastAsia"/>
                <w:color w:val="000000"/>
                <w:sz w:val="18"/>
              </w:rPr>
              <w:t>～</w:t>
            </w:r>
            <w:r>
              <w:rPr>
                <w:rFonts w:hint="eastAsia"/>
                <w:color w:val="000000"/>
                <w:sz w:val="18"/>
              </w:rPr>
              <w:t>0.77</w:t>
            </w:r>
          </w:p>
        </w:tc>
      </w:tr>
      <w:tr w:rsidR="00134116">
        <w:tblPrEx>
          <w:tblCellMar>
            <w:top w:w="0" w:type="dxa"/>
            <w:bottom w:w="0" w:type="dxa"/>
          </w:tblCellMar>
        </w:tblPrEx>
        <w:trPr>
          <w:cantSplit/>
          <w:trHeight w:val="270"/>
          <w:jc w:val="center"/>
        </w:trPr>
        <w:tc>
          <w:tcPr>
            <w:tcW w:w="1320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:rsidR="00134116" w:rsidRDefault="00134116">
            <w:pPr>
              <w:tabs>
                <w:tab w:val="left" w:pos="1995"/>
              </w:tabs>
              <w:jc w:val="center"/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1755" w:type="dxa"/>
            <w:tcBorders>
              <w:left w:val="single" w:sz="4" w:space="0" w:color="auto"/>
              <w:right w:val="nil"/>
            </w:tcBorders>
            <w:vAlign w:val="center"/>
          </w:tcPr>
          <w:p w:rsidR="00134116" w:rsidRDefault="00134116">
            <w:pPr>
              <w:tabs>
                <w:tab w:val="left" w:pos="1995"/>
              </w:tabs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硅酸盐砖墙</w:t>
            </w:r>
          </w:p>
        </w:tc>
        <w:tc>
          <w:tcPr>
            <w:tcW w:w="1950" w:type="dxa"/>
            <w:tcBorders>
              <w:left w:val="single" w:sz="4" w:space="0" w:color="auto"/>
              <w:right w:val="nil"/>
            </w:tcBorders>
            <w:vAlign w:val="center"/>
          </w:tcPr>
          <w:p w:rsidR="00134116" w:rsidRDefault="00134116">
            <w:pPr>
              <w:tabs>
                <w:tab w:val="left" w:pos="1995"/>
              </w:tabs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不光滑</w:t>
            </w:r>
          </w:p>
        </w:tc>
        <w:tc>
          <w:tcPr>
            <w:tcW w:w="1755" w:type="dxa"/>
            <w:tcBorders>
              <w:left w:val="single" w:sz="4" w:space="0" w:color="auto"/>
              <w:right w:val="nil"/>
            </w:tcBorders>
            <w:vAlign w:val="center"/>
          </w:tcPr>
          <w:p w:rsidR="00134116" w:rsidRDefault="00134116">
            <w:pPr>
              <w:tabs>
                <w:tab w:val="left" w:pos="1995"/>
              </w:tabs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青灰色</w:t>
            </w:r>
          </w:p>
        </w:tc>
        <w:tc>
          <w:tcPr>
            <w:tcW w:w="1890" w:type="dxa"/>
            <w:tcBorders>
              <w:left w:val="single" w:sz="4" w:space="0" w:color="auto"/>
              <w:right w:val="nil"/>
            </w:tcBorders>
            <w:vAlign w:val="center"/>
          </w:tcPr>
          <w:p w:rsidR="00134116" w:rsidRDefault="00134116">
            <w:pPr>
              <w:tabs>
                <w:tab w:val="left" w:pos="1995"/>
              </w:tabs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0.45</w:t>
            </w:r>
          </w:p>
        </w:tc>
      </w:tr>
      <w:tr w:rsidR="00134116">
        <w:tblPrEx>
          <w:tblCellMar>
            <w:top w:w="0" w:type="dxa"/>
            <w:bottom w:w="0" w:type="dxa"/>
          </w:tblCellMar>
        </w:tblPrEx>
        <w:trPr>
          <w:cantSplit/>
          <w:trHeight w:val="285"/>
          <w:jc w:val="center"/>
        </w:trPr>
        <w:tc>
          <w:tcPr>
            <w:tcW w:w="1320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:rsidR="00134116" w:rsidRDefault="00134116">
            <w:pPr>
              <w:tabs>
                <w:tab w:val="left" w:pos="1995"/>
              </w:tabs>
              <w:jc w:val="center"/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1755" w:type="dxa"/>
            <w:tcBorders>
              <w:left w:val="single" w:sz="4" w:space="0" w:color="auto"/>
              <w:right w:val="nil"/>
            </w:tcBorders>
            <w:vAlign w:val="center"/>
          </w:tcPr>
          <w:p w:rsidR="00134116" w:rsidRDefault="00134116">
            <w:pPr>
              <w:tabs>
                <w:tab w:val="left" w:pos="1995"/>
              </w:tabs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混凝土砌块</w:t>
            </w:r>
          </w:p>
        </w:tc>
        <w:tc>
          <w:tcPr>
            <w:tcW w:w="1950" w:type="dxa"/>
            <w:tcBorders>
              <w:left w:val="single" w:sz="4" w:space="0" w:color="auto"/>
              <w:right w:val="nil"/>
            </w:tcBorders>
            <w:vAlign w:val="center"/>
          </w:tcPr>
          <w:p w:rsidR="00134116" w:rsidRDefault="00134116">
            <w:pPr>
              <w:tabs>
                <w:tab w:val="left" w:pos="1995"/>
              </w:tabs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——</w:t>
            </w:r>
          </w:p>
        </w:tc>
        <w:tc>
          <w:tcPr>
            <w:tcW w:w="1755" w:type="dxa"/>
            <w:tcBorders>
              <w:left w:val="single" w:sz="4" w:space="0" w:color="auto"/>
              <w:right w:val="nil"/>
            </w:tcBorders>
            <w:vAlign w:val="center"/>
          </w:tcPr>
          <w:p w:rsidR="00134116" w:rsidRDefault="00134116">
            <w:pPr>
              <w:tabs>
                <w:tab w:val="left" w:pos="1995"/>
              </w:tabs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灰色</w:t>
            </w:r>
          </w:p>
        </w:tc>
        <w:tc>
          <w:tcPr>
            <w:tcW w:w="1890" w:type="dxa"/>
            <w:tcBorders>
              <w:left w:val="single" w:sz="4" w:space="0" w:color="auto"/>
              <w:right w:val="nil"/>
            </w:tcBorders>
            <w:vAlign w:val="center"/>
          </w:tcPr>
          <w:p w:rsidR="00134116" w:rsidRDefault="00134116">
            <w:pPr>
              <w:tabs>
                <w:tab w:val="left" w:pos="1995"/>
              </w:tabs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0.65</w:t>
            </w:r>
          </w:p>
        </w:tc>
      </w:tr>
      <w:tr w:rsidR="00134116">
        <w:tblPrEx>
          <w:tblCellMar>
            <w:top w:w="0" w:type="dxa"/>
            <w:bottom w:w="0" w:type="dxa"/>
          </w:tblCellMar>
        </w:tblPrEx>
        <w:trPr>
          <w:cantSplit/>
          <w:trHeight w:val="285"/>
          <w:jc w:val="center"/>
        </w:trPr>
        <w:tc>
          <w:tcPr>
            <w:tcW w:w="1320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:rsidR="00134116" w:rsidRDefault="00134116">
            <w:pPr>
              <w:tabs>
                <w:tab w:val="left" w:pos="1995"/>
              </w:tabs>
              <w:jc w:val="center"/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1755" w:type="dxa"/>
            <w:tcBorders>
              <w:left w:val="single" w:sz="4" w:space="0" w:color="auto"/>
              <w:right w:val="nil"/>
            </w:tcBorders>
            <w:vAlign w:val="center"/>
          </w:tcPr>
          <w:p w:rsidR="00134116" w:rsidRDefault="00134116">
            <w:pPr>
              <w:tabs>
                <w:tab w:val="left" w:pos="1995"/>
              </w:tabs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混凝土墙</w:t>
            </w:r>
          </w:p>
        </w:tc>
        <w:tc>
          <w:tcPr>
            <w:tcW w:w="1950" w:type="dxa"/>
            <w:tcBorders>
              <w:left w:val="single" w:sz="4" w:space="0" w:color="auto"/>
              <w:right w:val="nil"/>
            </w:tcBorders>
            <w:vAlign w:val="center"/>
          </w:tcPr>
          <w:p w:rsidR="00134116" w:rsidRDefault="00134116">
            <w:pPr>
              <w:tabs>
                <w:tab w:val="left" w:pos="1995"/>
              </w:tabs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平滑</w:t>
            </w:r>
          </w:p>
        </w:tc>
        <w:tc>
          <w:tcPr>
            <w:tcW w:w="1755" w:type="dxa"/>
            <w:tcBorders>
              <w:left w:val="single" w:sz="4" w:space="0" w:color="auto"/>
              <w:right w:val="nil"/>
            </w:tcBorders>
            <w:vAlign w:val="center"/>
          </w:tcPr>
          <w:p w:rsidR="00134116" w:rsidRDefault="00134116">
            <w:pPr>
              <w:tabs>
                <w:tab w:val="left" w:pos="1995"/>
              </w:tabs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暗灰色</w:t>
            </w:r>
          </w:p>
        </w:tc>
        <w:tc>
          <w:tcPr>
            <w:tcW w:w="1890" w:type="dxa"/>
            <w:tcBorders>
              <w:left w:val="single" w:sz="4" w:space="0" w:color="auto"/>
              <w:right w:val="nil"/>
            </w:tcBorders>
            <w:vAlign w:val="center"/>
          </w:tcPr>
          <w:p w:rsidR="00134116" w:rsidRDefault="00134116">
            <w:pPr>
              <w:tabs>
                <w:tab w:val="left" w:pos="1995"/>
              </w:tabs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0.73</w:t>
            </w:r>
          </w:p>
        </w:tc>
      </w:tr>
      <w:tr w:rsidR="00134116">
        <w:tblPrEx>
          <w:tblCellMar>
            <w:top w:w="0" w:type="dxa"/>
            <w:bottom w:w="0" w:type="dxa"/>
          </w:tblCellMar>
        </w:tblPrEx>
        <w:trPr>
          <w:cantSplit/>
          <w:trHeight w:val="315"/>
          <w:jc w:val="center"/>
        </w:trPr>
        <w:tc>
          <w:tcPr>
            <w:tcW w:w="1320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:rsidR="00134116" w:rsidRDefault="00134116">
            <w:pPr>
              <w:tabs>
                <w:tab w:val="left" w:pos="1995"/>
              </w:tabs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屋面</w:t>
            </w:r>
          </w:p>
        </w:tc>
        <w:tc>
          <w:tcPr>
            <w:tcW w:w="1755" w:type="dxa"/>
            <w:tcBorders>
              <w:left w:val="single" w:sz="4" w:space="0" w:color="auto"/>
              <w:right w:val="nil"/>
            </w:tcBorders>
            <w:vAlign w:val="center"/>
          </w:tcPr>
          <w:p w:rsidR="00134116" w:rsidRDefault="00134116">
            <w:pPr>
              <w:tabs>
                <w:tab w:val="left" w:pos="1995"/>
              </w:tabs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红褐陶瓦屋面</w:t>
            </w:r>
          </w:p>
        </w:tc>
        <w:tc>
          <w:tcPr>
            <w:tcW w:w="1950" w:type="dxa"/>
            <w:tcBorders>
              <w:left w:val="single" w:sz="4" w:space="0" w:color="auto"/>
              <w:right w:val="nil"/>
            </w:tcBorders>
            <w:vAlign w:val="center"/>
          </w:tcPr>
          <w:p w:rsidR="00134116" w:rsidRDefault="00134116">
            <w:pPr>
              <w:tabs>
                <w:tab w:val="left" w:pos="1995"/>
              </w:tabs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旧</w:t>
            </w:r>
          </w:p>
        </w:tc>
        <w:tc>
          <w:tcPr>
            <w:tcW w:w="1755" w:type="dxa"/>
            <w:tcBorders>
              <w:left w:val="single" w:sz="4" w:space="0" w:color="auto"/>
              <w:right w:val="nil"/>
            </w:tcBorders>
            <w:vAlign w:val="center"/>
          </w:tcPr>
          <w:p w:rsidR="00134116" w:rsidRDefault="00134116">
            <w:pPr>
              <w:tabs>
                <w:tab w:val="left" w:pos="1995"/>
              </w:tabs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红褐</w:t>
            </w:r>
          </w:p>
        </w:tc>
        <w:tc>
          <w:tcPr>
            <w:tcW w:w="1890" w:type="dxa"/>
            <w:tcBorders>
              <w:left w:val="single" w:sz="4" w:space="0" w:color="auto"/>
              <w:right w:val="nil"/>
            </w:tcBorders>
            <w:vAlign w:val="center"/>
          </w:tcPr>
          <w:p w:rsidR="00134116" w:rsidRDefault="00134116">
            <w:pPr>
              <w:tabs>
                <w:tab w:val="left" w:pos="1995"/>
              </w:tabs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0.65</w:t>
            </w:r>
            <w:r>
              <w:rPr>
                <w:rFonts w:hint="eastAsia"/>
                <w:color w:val="000000"/>
                <w:sz w:val="18"/>
              </w:rPr>
              <w:t>～</w:t>
            </w:r>
            <w:r>
              <w:rPr>
                <w:rFonts w:hint="eastAsia"/>
                <w:color w:val="000000"/>
                <w:sz w:val="18"/>
              </w:rPr>
              <w:t>0.74</w:t>
            </w:r>
          </w:p>
        </w:tc>
      </w:tr>
      <w:tr w:rsidR="00134116">
        <w:tblPrEx>
          <w:tblCellMar>
            <w:top w:w="0" w:type="dxa"/>
            <w:bottom w:w="0" w:type="dxa"/>
          </w:tblCellMar>
        </w:tblPrEx>
        <w:trPr>
          <w:cantSplit/>
          <w:trHeight w:val="390"/>
          <w:jc w:val="center"/>
        </w:trPr>
        <w:tc>
          <w:tcPr>
            <w:tcW w:w="1320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:rsidR="00134116" w:rsidRDefault="00134116">
            <w:pPr>
              <w:tabs>
                <w:tab w:val="left" w:pos="1995"/>
              </w:tabs>
              <w:jc w:val="center"/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1755" w:type="dxa"/>
            <w:tcBorders>
              <w:left w:val="single" w:sz="4" w:space="0" w:color="auto"/>
              <w:right w:val="nil"/>
            </w:tcBorders>
            <w:vAlign w:val="center"/>
          </w:tcPr>
          <w:p w:rsidR="00134116" w:rsidRDefault="00134116">
            <w:pPr>
              <w:tabs>
                <w:tab w:val="left" w:pos="1995"/>
              </w:tabs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灰瓦屋面</w:t>
            </w:r>
          </w:p>
        </w:tc>
        <w:tc>
          <w:tcPr>
            <w:tcW w:w="1950" w:type="dxa"/>
            <w:tcBorders>
              <w:left w:val="single" w:sz="4" w:space="0" w:color="auto"/>
              <w:right w:val="nil"/>
            </w:tcBorders>
            <w:vAlign w:val="center"/>
          </w:tcPr>
          <w:p w:rsidR="00134116" w:rsidRDefault="00134116">
            <w:pPr>
              <w:tabs>
                <w:tab w:val="left" w:pos="1995"/>
              </w:tabs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旧</w:t>
            </w:r>
          </w:p>
        </w:tc>
        <w:tc>
          <w:tcPr>
            <w:tcW w:w="1755" w:type="dxa"/>
            <w:tcBorders>
              <w:left w:val="single" w:sz="4" w:space="0" w:color="auto"/>
              <w:right w:val="nil"/>
            </w:tcBorders>
            <w:vAlign w:val="center"/>
          </w:tcPr>
          <w:p w:rsidR="00134116" w:rsidRDefault="00134116">
            <w:pPr>
              <w:tabs>
                <w:tab w:val="left" w:pos="1995"/>
              </w:tabs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浅灰</w:t>
            </w:r>
          </w:p>
        </w:tc>
        <w:tc>
          <w:tcPr>
            <w:tcW w:w="1890" w:type="dxa"/>
            <w:tcBorders>
              <w:left w:val="single" w:sz="4" w:space="0" w:color="auto"/>
              <w:right w:val="nil"/>
            </w:tcBorders>
            <w:vAlign w:val="center"/>
          </w:tcPr>
          <w:p w:rsidR="00134116" w:rsidRDefault="00134116">
            <w:pPr>
              <w:tabs>
                <w:tab w:val="left" w:pos="1995"/>
              </w:tabs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0.52</w:t>
            </w:r>
          </w:p>
        </w:tc>
      </w:tr>
      <w:tr w:rsidR="00134116">
        <w:tblPrEx>
          <w:tblCellMar>
            <w:top w:w="0" w:type="dxa"/>
            <w:bottom w:w="0" w:type="dxa"/>
          </w:tblCellMar>
        </w:tblPrEx>
        <w:trPr>
          <w:cantSplit/>
          <w:trHeight w:val="330"/>
          <w:jc w:val="center"/>
        </w:trPr>
        <w:tc>
          <w:tcPr>
            <w:tcW w:w="1320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:rsidR="00134116" w:rsidRDefault="00134116">
            <w:pPr>
              <w:tabs>
                <w:tab w:val="left" w:pos="1995"/>
              </w:tabs>
              <w:jc w:val="center"/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1755" w:type="dxa"/>
            <w:tcBorders>
              <w:left w:val="single" w:sz="4" w:space="0" w:color="auto"/>
              <w:right w:val="nil"/>
            </w:tcBorders>
            <w:vAlign w:val="center"/>
          </w:tcPr>
          <w:p w:rsidR="00134116" w:rsidRDefault="00134116">
            <w:pPr>
              <w:tabs>
                <w:tab w:val="left" w:pos="1995"/>
              </w:tabs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水泥屋面</w:t>
            </w:r>
          </w:p>
        </w:tc>
        <w:tc>
          <w:tcPr>
            <w:tcW w:w="1950" w:type="dxa"/>
            <w:tcBorders>
              <w:left w:val="single" w:sz="4" w:space="0" w:color="auto"/>
              <w:right w:val="nil"/>
            </w:tcBorders>
            <w:vAlign w:val="center"/>
          </w:tcPr>
          <w:p w:rsidR="00134116" w:rsidRDefault="00134116">
            <w:pPr>
              <w:tabs>
                <w:tab w:val="left" w:pos="1995"/>
              </w:tabs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旧</w:t>
            </w:r>
          </w:p>
        </w:tc>
        <w:tc>
          <w:tcPr>
            <w:tcW w:w="1755" w:type="dxa"/>
            <w:tcBorders>
              <w:left w:val="single" w:sz="4" w:space="0" w:color="auto"/>
              <w:right w:val="nil"/>
            </w:tcBorders>
            <w:vAlign w:val="center"/>
          </w:tcPr>
          <w:p w:rsidR="00134116" w:rsidRDefault="00134116">
            <w:pPr>
              <w:tabs>
                <w:tab w:val="left" w:pos="1995"/>
              </w:tabs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素灰</w:t>
            </w:r>
          </w:p>
        </w:tc>
        <w:tc>
          <w:tcPr>
            <w:tcW w:w="1890" w:type="dxa"/>
            <w:tcBorders>
              <w:left w:val="single" w:sz="4" w:space="0" w:color="auto"/>
              <w:right w:val="nil"/>
            </w:tcBorders>
            <w:vAlign w:val="center"/>
          </w:tcPr>
          <w:p w:rsidR="00134116" w:rsidRDefault="00134116">
            <w:pPr>
              <w:tabs>
                <w:tab w:val="left" w:pos="1995"/>
              </w:tabs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0.74</w:t>
            </w:r>
          </w:p>
        </w:tc>
      </w:tr>
      <w:tr w:rsidR="00134116">
        <w:tblPrEx>
          <w:tblCellMar>
            <w:top w:w="0" w:type="dxa"/>
            <w:bottom w:w="0" w:type="dxa"/>
          </w:tblCellMar>
        </w:tblPrEx>
        <w:trPr>
          <w:cantSplit/>
          <w:trHeight w:val="375"/>
          <w:jc w:val="center"/>
        </w:trPr>
        <w:tc>
          <w:tcPr>
            <w:tcW w:w="1320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:rsidR="00134116" w:rsidRDefault="00134116">
            <w:pPr>
              <w:tabs>
                <w:tab w:val="left" w:pos="1995"/>
              </w:tabs>
              <w:jc w:val="center"/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1755" w:type="dxa"/>
            <w:tcBorders>
              <w:left w:val="single" w:sz="4" w:space="0" w:color="auto"/>
              <w:right w:val="nil"/>
            </w:tcBorders>
            <w:vAlign w:val="center"/>
          </w:tcPr>
          <w:p w:rsidR="00134116" w:rsidRDefault="00134116">
            <w:pPr>
              <w:tabs>
                <w:tab w:val="left" w:pos="1995"/>
              </w:tabs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水泥瓦屋面</w:t>
            </w:r>
          </w:p>
        </w:tc>
        <w:tc>
          <w:tcPr>
            <w:tcW w:w="1950" w:type="dxa"/>
            <w:tcBorders>
              <w:left w:val="single" w:sz="4" w:space="0" w:color="auto"/>
              <w:right w:val="nil"/>
            </w:tcBorders>
            <w:vAlign w:val="center"/>
          </w:tcPr>
          <w:p w:rsidR="00134116" w:rsidRDefault="00134116">
            <w:pPr>
              <w:tabs>
                <w:tab w:val="left" w:pos="1995"/>
              </w:tabs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——</w:t>
            </w:r>
          </w:p>
        </w:tc>
        <w:tc>
          <w:tcPr>
            <w:tcW w:w="1755" w:type="dxa"/>
            <w:tcBorders>
              <w:left w:val="single" w:sz="4" w:space="0" w:color="auto"/>
              <w:right w:val="nil"/>
            </w:tcBorders>
            <w:vAlign w:val="center"/>
          </w:tcPr>
          <w:p w:rsidR="00134116" w:rsidRDefault="00134116">
            <w:pPr>
              <w:tabs>
                <w:tab w:val="left" w:pos="1995"/>
              </w:tabs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暗灰</w:t>
            </w:r>
          </w:p>
        </w:tc>
        <w:tc>
          <w:tcPr>
            <w:tcW w:w="1890" w:type="dxa"/>
            <w:tcBorders>
              <w:left w:val="single" w:sz="4" w:space="0" w:color="auto"/>
              <w:right w:val="nil"/>
            </w:tcBorders>
            <w:vAlign w:val="center"/>
          </w:tcPr>
          <w:p w:rsidR="00134116" w:rsidRDefault="00134116">
            <w:pPr>
              <w:tabs>
                <w:tab w:val="left" w:pos="1995"/>
              </w:tabs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0.69</w:t>
            </w:r>
          </w:p>
        </w:tc>
      </w:tr>
      <w:tr w:rsidR="00134116">
        <w:tblPrEx>
          <w:tblCellMar>
            <w:top w:w="0" w:type="dxa"/>
            <w:bottom w:w="0" w:type="dxa"/>
          </w:tblCellMar>
        </w:tblPrEx>
        <w:trPr>
          <w:cantSplit/>
          <w:trHeight w:val="330"/>
          <w:jc w:val="center"/>
        </w:trPr>
        <w:tc>
          <w:tcPr>
            <w:tcW w:w="1320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:rsidR="00134116" w:rsidRDefault="00134116">
            <w:pPr>
              <w:tabs>
                <w:tab w:val="left" w:pos="1995"/>
              </w:tabs>
              <w:jc w:val="center"/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1755" w:type="dxa"/>
            <w:tcBorders>
              <w:left w:val="single" w:sz="4" w:space="0" w:color="auto"/>
              <w:right w:val="nil"/>
            </w:tcBorders>
            <w:vAlign w:val="center"/>
          </w:tcPr>
          <w:p w:rsidR="00134116" w:rsidRDefault="00134116">
            <w:pPr>
              <w:tabs>
                <w:tab w:val="left" w:pos="1995"/>
              </w:tabs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绿石砂保护屋面</w:t>
            </w:r>
          </w:p>
        </w:tc>
        <w:tc>
          <w:tcPr>
            <w:tcW w:w="1950" w:type="dxa"/>
            <w:tcBorders>
              <w:left w:val="single" w:sz="4" w:space="0" w:color="auto"/>
              <w:right w:val="nil"/>
            </w:tcBorders>
            <w:vAlign w:val="center"/>
          </w:tcPr>
          <w:p w:rsidR="00134116" w:rsidRDefault="00134116">
            <w:pPr>
              <w:tabs>
                <w:tab w:val="left" w:pos="1995"/>
              </w:tabs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——</w:t>
            </w:r>
          </w:p>
        </w:tc>
        <w:tc>
          <w:tcPr>
            <w:tcW w:w="1755" w:type="dxa"/>
            <w:tcBorders>
              <w:left w:val="single" w:sz="4" w:space="0" w:color="auto"/>
              <w:right w:val="nil"/>
            </w:tcBorders>
            <w:vAlign w:val="center"/>
          </w:tcPr>
          <w:p w:rsidR="00134116" w:rsidRDefault="00134116">
            <w:pPr>
              <w:tabs>
                <w:tab w:val="left" w:pos="1995"/>
              </w:tabs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浅黑</w:t>
            </w:r>
          </w:p>
        </w:tc>
        <w:tc>
          <w:tcPr>
            <w:tcW w:w="1890" w:type="dxa"/>
            <w:tcBorders>
              <w:left w:val="single" w:sz="4" w:space="0" w:color="auto"/>
              <w:right w:val="nil"/>
            </w:tcBorders>
            <w:vAlign w:val="center"/>
          </w:tcPr>
          <w:p w:rsidR="00134116" w:rsidRDefault="00134116">
            <w:pPr>
              <w:tabs>
                <w:tab w:val="left" w:pos="1995"/>
              </w:tabs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0.65</w:t>
            </w:r>
          </w:p>
        </w:tc>
      </w:tr>
      <w:tr w:rsidR="00134116">
        <w:tblPrEx>
          <w:tblCellMar>
            <w:top w:w="0" w:type="dxa"/>
            <w:bottom w:w="0" w:type="dxa"/>
          </w:tblCellMar>
        </w:tblPrEx>
        <w:trPr>
          <w:cantSplit/>
          <w:trHeight w:val="330"/>
          <w:jc w:val="center"/>
        </w:trPr>
        <w:tc>
          <w:tcPr>
            <w:tcW w:w="1320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:rsidR="00134116" w:rsidRDefault="00134116">
            <w:pPr>
              <w:tabs>
                <w:tab w:val="left" w:pos="1995"/>
              </w:tabs>
              <w:jc w:val="center"/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1755" w:type="dxa"/>
            <w:tcBorders>
              <w:left w:val="single" w:sz="4" w:space="0" w:color="auto"/>
              <w:right w:val="nil"/>
            </w:tcBorders>
            <w:vAlign w:val="center"/>
          </w:tcPr>
          <w:p w:rsidR="00134116" w:rsidRDefault="00134116">
            <w:pPr>
              <w:tabs>
                <w:tab w:val="left" w:pos="1995"/>
              </w:tabs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白石子屋面</w:t>
            </w:r>
          </w:p>
        </w:tc>
        <w:tc>
          <w:tcPr>
            <w:tcW w:w="1950" w:type="dxa"/>
            <w:tcBorders>
              <w:left w:val="single" w:sz="4" w:space="0" w:color="auto"/>
              <w:right w:val="nil"/>
            </w:tcBorders>
            <w:vAlign w:val="center"/>
          </w:tcPr>
          <w:p w:rsidR="00134116" w:rsidRDefault="00134116">
            <w:pPr>
              <w:tabs>
                <w:tab w:val="left" w:pos="1995"/>
              </w:tabs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粗糙</w:t>
            </w:r>
          </w:p>
        </w:tc>
        <w:tc>
          <w:tcPr>
            <w:tcW w:w="1755" w:type="dxa"/>
            <w:tcBorders>
              <w:left w:val="single" w:sz="4" w:space="0" w:color="auto"/>
              <w:right w:val="nil"/>
            </w:tcBorders>
            <w:vAlign w:val="center"/>
          </w:tcPr>
          <w:p w:rsidR="00134116" w:rsidRDefault="00134116">
            <w:pPr>
              <w:tabs>
                <w:tab w:val="left" w:pos="1995"/>
              </w:tabs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——</w:t>
            </w:r>
          </w:p>
        </w:tc>
        <w:tc>
          <w:tcPr>
            <w:tcW w:w="1890" w:type="dxa"/>
            <w:tcBorders>
              <w:left w:val="single" w:sz="4" w:space="0" w:color="auto"/>
              <w:right w:val="nil"/>
            </w:tcBorders>
            <w:vAlign w:val="center"/>
          </w:tcPr>
          <w:p w:rsidR="00134116" w:rsidRDefault="00134116">
            <w:pPr>
              <w:tabs>
                <w:tab w:val="left" w:pos="1995"/>
              </w:tabs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0.62</w:t>
            </w:r>
          </w:p>
        </w:tc>
      </w:tr>
      <w:tr w:rsidR="00134116">
        <w:tblPrEx>
          <w:tblCellMar>
            <w:top w:w="0" w:type="dxa"/>
            <w:bottom w:w="0" w:type="dxa"/>
          </w:tblCellMar>
        </w:tblPrEx>
        <w:trPr>
          <w:cantSplit/>
          <w:trHeight w:val="300"/>
          <w:jc w:val="center"/>
        </w:trPr>
        <w:tc>
          <w:tcPr>
            <w:tcW w:w="1320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:rsidR="00134116" w:rsidRDefault="00134116">
            <w:pPr>
              <w:tabs>
                <w:tab w:val="left" w:pos="1995"/>
              </w:tabs>
              <w:jc w:val="center"/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1755" w:type="dxa"/>
            <w:vMerge w:val="restart"/>
            <w:tcBorders>
              <w:left w:val="single" w:sz="4" w:space="0" w:color="auto"/>
              <w:right w:val="nil"/>
            </w:tcBorders>
            <w:vAlign w:val="center"/>
          </w:tcPr>
          <w:p w:rsidR="00134116" w:rsidRDefault="00134116">
            <w:pPr>
              <w:tabs>
                <w:tab w:val="left" w:pos="1995"/>
              </w:tabs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油毛毡屋面</w:t>
            </w:r>
          </w:p>
          <w:p w:rsidR="00134116" w:rsidRDefault="00134116">
            <w:pPr>
              <w:tabs>
                <w:tab w:val="left" w:pos="1995"/>
              </w:tabs>
              <w:jc w:val="center"/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1950" w:type="dxa"/>
            <w:tcBorders>
              <w:left w:val="single" w:sz="4" w:space="0" w:color="auto"/>
              <w:right w:val="nil"/>
            </w:tcBorders>
            <w:vAlign w:val="center"/>
          </w:tcPr>
          <w:p w:rsidR="00134116" w:rsidRDefault="00134116">
            <w:pPr>
              <w:tabs>
                <w:tab w:val="left" w:pos="1995"/>
              </w:tabs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不光滑</w:t>
            </w:r>
          </w:p>
        </w:tc>
        <w:tc>
          <w:tcPr>
            <w:tcW w:w="1755" w:type="dxa"/>
            <w:tcBorders>
              <w:left w:val="single" w:sz="4" w:space="0" w:color="auto"/>
              <w:right w:val="nil"/>
            </w:tcBorders>
            <w:vAlign w:val="center"/>
          </w:tcPr>
          <w:p w:rsidR="00134116" w:rsidRDefault="00134116">
            <w:pPr>
              <w:tabs>
                <w:tab w:val="left" w:pos="1995"/>
              </w:tabs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新</w:t>
            </w:r>
          </w:p>
        </w:tc>
        <w:tc>
          <w:tcPr>
            <w:tcW w:w="1890" w:type="dxa"/>
            <w:tcBorders>
              <w:left w:val="single" w:sz="4" w:space="0" w:color="auto"/>
              <w:right w:val="nil"/>
            </w:tcBorders>
            <w:vAlign w:val="center"/>
          </w:tcPr>
          <w:p w:rsidR="00134116" w:rsidRDefault="00134116">
            <w:pPr>
              <w:tabs>
                <w:tab w:val="left" w:pos="1995"/>
              </w:tabs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0.88</w:t>
            </w:r>
          </w:p>
        </w:tc>
      </w:tr>
      <w:tr w:rsidR="00134116">
        <w:tblPrEx>
          <w:tblCellMar>
            <w:top w:w="0" w:type="dxa"/>
            <w:bottom w:w="0" w:type="dxa"/>
          </w:tblCellMar>
        </w:tblPrEx>
        <w:trPr>
          <w:cantSplit/>
          <w:trHeight w:val="315"/>
          <w:jc w:val="center"/>
        </w:trPr>
        <w:tc>
          <w:tcPr>
            <w:tcW w:w="1320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:rsidR="00134116" w:rsidRDefault="00134116">
            <w:pPr>
              <w:tabs>
                <w:tab w:val="left" w:pos="1995"/>
              </w:tabs>
              <w:jc w:val="center"/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1755" w:type="dxa"/>
            <w:vMerge/>
            <w:tcBorders>
              <w:left w:val="single" w:sz="4" w:space="0" w:color="auto"/>
              <w:right w:val="nil"/>
            </w:tcBorders>
            <w:vAlign w:val="center"/>
          </w:tcPr>
          <w:p w:rsidR="00134116" w:rsidRDefault="00134116">
            <w:pPr>
              <w:tabs>
                <w:tab w:val="left" w:pos="1995"/>
              </w:tabs>
              <w:jc w:val="center"/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1950" w:type="dxa"/>
            <w:tcBorders>
              <w:left w:val="single" w:sz="4" w:space="0" w:color="auto"/>
              <w:right w:val="nil"/>
            </w:tcBorders>
            <w:vAlign w:val="center"/>
          </w:tcPr>
          <w:p w:rsidR="00134116" w:rsidRDefault="00134116">
            <w:pPr>
              <w:tabs>
                <w:tab w:val="left" w:pos="1995"/>
              </w:tabs>
              <w:jc w:val="center"/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1755" w:type="dxa"/>
            <w:tcBorders>
              <w:left w:val="single" w:sz="4" w:space="0" w:color="auto"/>
              <w:right w:val="nil"/>
            </w:tcBorders>
            <w:vAlign w:val="center"/>
          </w:tcPr>
          <w:p w:rsidR="00134116" w:rsidRDefault="00134116">
            <w:pPr>
              <w:tabs>
                <w:tab w:val="left" w:pos="1995"/>
              </w:tabs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旧</w:t>
            </w:r>
          </w:p>
        </w:tc>
        <w:tc>
          <w:tcPr>
            <w:tcW w:w="1890" w:type="dxa"/>
            <w:tcBorders>
              <w:left w:val="single" w:sz="4" w:space="0" w:color="auto"/>
              <w:right w:val="nil"/>
            </w:tcBorders>
            <w:vAlign w:val="center"/>
          </w:tcPr>
          <w:p w:rsidR="00134116" w:rsidRDefault="00134116">
            <w:pPr>
              <w:tabs>
                <w:tab w:val="left" w:pos="1995"/>
              </w:tabs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0.81</w:t>
            </w:r>
          </w:p>
        </w:tc>
      </w:tr>
    </w:tbl>
    <w:p w:rsidR="00134116" w:rsidRDefault="00134116">
      <w:pPr>
        <w:pStyle w:val="aff5"/>
        <w:ind w:firstLine="420"/>
        <w:rPr>
          <w:rFonts w:hint="eastAsia"/>
        </w:rPr>
      </w:pPr>
      <w:bookmarkStart w:id="71" w:name="_Toc149472189"/>
      <w:bookmarkStart w:id="72" w:name="_Toc149472223"/>
      <w:bookmarkStart w:id="73" w:name="_Toc149472831"/>
      <w:bookmarkStart w:id="74" w:name="_Toc149472923"/>
      <w:bookmarkStart w:id="75" w:name="_Toc149472224"/>
      <w:bookmarkStart w:id="76" w:name="_Toc149472245"/>
      <w:bookmarkStart w:id="77" w:name="_Toc149472852"/>
      <w:bookmarkStart w:id="78" w:name="_Toc149472944"/>
      <w:bookmarkEnd w:id="71"/>
      <w:bookmarkEnd w:id="72"/>
      <w:bookmarkEnd w:id="73"/>
      <w:bookmarkEnd w:id="74"/>
      <w:bookmarkEnd w:id="75"/>
      <w:bookmarkEnd w:id="76"/>
      <w:bookmarkEnd w:id="77"/>
      <w:bookmarkEnd w:id="78"/>
    </w:p>
    <w:p w:rsidR="00134116" w:rsidRDefault="00134116">
      <w:pPr>
        <w:pStyle w:val="aff5"/>
        <w:ind w:firstLine="420"/>
        <w:rPr>
          <w:rFonts w:hint="eastAsia"/>
        </w:rPr>
      </w:pPr>
    </w:p>
    <w:p w:rsidR="00134116" w:rsidRDefault="00134116">
      <w:pPr>
        <w:pStyle w:val="aff5"/>
        <w:ind w:firstLine="420"/>
        <w:rPr>
          <w:rFonts w:hint="eastAsia"/>
        </w:rPr>
      </w:pPr>
    </w:p>
    <w:p w:rsidR="00134116" w:rsidRDefault="00134116">
      <w:pPr>
        <w:pStyle w:val="aff5"/>
        <w:ind w:firstLine="420"/>
        <w:rPr>
          <w:rFonts w:hint="eastAsia"/>
        </w:rPr>
      </w:pPr>
    </w:p>
    <w:p w:rsidR="00134116" w:rsidRDefault="00134116">
      <w:pPr>
        <w:pStyle w:val="aff5"/>
        <w:ind w:firstLine="420"/>
        <w:rPr>
          <w:rFonts w:hint="eastAsia"/>
        </w:rPr>
      </w:pPr>
    </w:p>
    <w:p w:rsidR="00134116" w:rsidRDefault="00134116">
      <w:pPr>
        <w:pStyle w:val="a7"/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附 录 D</w:t>
      </w:r>
      <w:r>
        <w:rPr>
          <w:rFonts w:hint="eastAsia"/>
        </w:rPr>
        <w:br/>
        <w:t>（资料性附录）</w:t>
      </w:r>
      <w:r>
        <w:rPr>
          <w:rFonts w:hint="eastAsia"/>
        </w:rPr>
        <w:br/>
        <w:t>不同厚度的垂直、水平空气夹层的导热热阻</w:t>
      </w:r>
    </w:p>
    <w:tbl>
      <w:tblPr>
        <w:tblW w:w="85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44"/>
        <w:gridCol w:w="5708"/>
      </w:tblGrid>
      <w:tr w:rsidR="00134116">
        <w:tblPrEx>
          <w:tblCellMar>
            <w:top w:w="0" w:type="dxa"/>
            <w:bottom w:w="0" w:type="dxa"/>
          </w:tblCellMar>
        </w:tblPrEx>
        <w:trPr>
          <w:trHeight w:val="405"/>
          <w:jc w:val="center"/>
        </w:trPr>
        <w:tc>
          <w:tcPr>
            <w:tcW w:w="2844" w:type="dxa"/>
            <w:tcBorders>
              <w:left w:val="nil"/>
              <w:right w:val="single" w:sz="4" w:space="0" w:color="auto"/>
            </w:tcBorders>
          </w:tcPr>
          <w:p w:rsidR="00134116" w:rsidRDefault="00134116">
            <w:pPr>
              <w:tabs>
                <w:tab w:val="left" w:pos="1995"/>
              </w:tabs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空气夹层厚度（</w:t>
            </w:r>
            <w:r>
              <w:rPr>
                <w:rFonts w:hint="eastAsia"/>
                <w:color w:val="000000"/>
              </w:rPr>
              <w:t>cm</w:t>
            </w:r>
            <w:r>
              <w:rPr>
                <w:rFonts w:hint="eastAsia"/>
                <w:color w:val="000000"/>
              </w:rPr>
              <w:t>）</w:t>
            </w:r>
          </w:p>
        </w:tc>
        <w:tc>
          <w:tcPr>
            <w:tcW w:w="5708" w:type="dxa"/>
            <w:tcBorders>
              <w:left w:val="single" w:sz="4" w:space="0" w:color="auto"/>
              <w:right w:val="nil"/>
            </w:tcBorders>
          </w:tcPr>
          <w:p w:rsidR="00134116" w:rsidRDefault="00134116">
            <w:pPr>
              <w:tabs>
                <w:tab w:val="left" w:pos="1995"/>
              </w:tabs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1            2            5          10         15</w:t>
            </w:r>
          </w:p>
        </w:tc>
      </w:tr>
      <w:tr w:rsidR="00134116">
        <w:tblPrEx>
          <w:tblCellMar>
            <w:top w:w="0" w:type="dxa"/>
            <w:bottom w:w="0" w:type="dxa"/>
          </w:tblCellMar>
        </w:tblPrEx>
        <w:trPr>
          <w:trHeight w:val="408"/>
          <w:jc w:val="center"/>
        </w:trPr>
        <w:tc>
          <w:tcPr>
            <w:tcW w:w="2844" w:type="dxa"/>
            <w:tcBorders>
              <w:left w:val="nil"/>
              <w:right w:val="single" w:sz="4" w:space="0" w:color="auto"/>
            </w:tcBorders>
          </w:tcPr>
          <w:p w:rsidR="00134116" w:rsidRDefault="00134116">
            <w:pPr>
              <w:tabs>
                <w:tab w:val="left" w:pos="1995"/>
              </w:tabs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垂直空气层导热热阻</w:t>
            </w:r>
          </w:p>
        </w:tc>
        <w:tc>
          <w:tcPr>
            <w:tcW w:w="5708" w:type="dxa"/>
            <w:tcBorders>
              <w:left w:val="single" w:sz="4" w:space="0" w:color="auto"/>
              <w:right w:val="nil"/>
            </w:tcBorders>
          </w:tcPr>
          <w:p w:rsidR="00134116" w:rsidRDefault="00134116">
            <w:pPr>
              <w:tabs>
                <w:tab w:val="left" w:pos="1995"/>
              </w:tabs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0.14         0.16         0.18        0.17        0.16</w:t>
            </w:r>
          </w:p>
        </w:tc>
      </w:tr>
      <w:tr w:rsidR="00134116">
        <w:tblPrEx>
          <w:tblCellMar>
            <w:top w:w="0" w:type="dxa"/>
            <w:bottom w:w="0" w:type="dxa"/>
          </w:tblCellMar>
        </w:tblPrEx>
        <w:trPr>
          <w:trHeight w:val="387"/>
          <w:jc w:val="center"/>
        </w:trPr>
        <w:tc>
          <w:tcPr>
            <w:tcW w:w="2844" w:type="dxa"/>
            <w:tcBorders>
              <w:left w:val="nil"/>
              <w:right w:val="single" w:sz="4" w:space="0" w:color="auto"/>
            </w:tcBorders>
          </w:tcPr>
          <w:p w:rsidR="00134116" w:rsidRDefault="00134116">
            <w:pPr>
              <w:tabs>
                <w:tab w:val="left" w:pos="1995"/>
              </w:tabs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水平空气层，向上传热热阻</w:t>
            </w:r>
          </w:p>
        </w:tc>
        <w:tc>
          <w:tcPr>
            <w:tcW w:w="5708" w:type="dxa"/>
            <w:tcBorders>
              <w:left w:val="single" w:sz="4" w:space="0" w:color="auto"/>
              <w:right w:val="nil"/>
            </w:tcBorders>
          </w:tcPr>
          <w:p w:rsidR="00134116" w:rsidRDefault="00134116">
            <w:pPr>
              <w:tabs>
                <w:tab w:val="left" w:pos="1995"/>
              </w:tabs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0.14         0.15         0.16        </w:t>
            </w:r>
            <w:proofErr w:type="spellStart"/>
            <w:r>
              <w:rPr>
                <w:rFonts w:hint="eastAsia"/>
                <w:color w:val="000000"/>
              </w:rPr>
              <w:t>0.16</w:t>
            </w:r>
            <w:proofErr w:type="spellEnd"/>
            <w:r>
              <w:rPr>
                <w:rFonts w:hint="eastAsia"/>
                <w:color w:val="000000"/>
              </w:rPr>
              <w:t xml:space="preserve">        </w:t>
            </w:r>
            <w:proofErr w:type="spellStart"/>
            <w:r>
              <w:rPr>
                <w:rFonts w:hint="eastAsia"/>
                <w:color w:val="000000"/>
              </w:rPr>
              <w:t>0.16</w:t>
            </w:r>
            <w:proofErr w:type="spellEnd"/>
          </w:p>
        </w:tc>
      </w:tr>
      <w:tr w:rsidR="00134116">
        <w:tblPrEx>
          <w:tblCellMar>
            <w:top w:w="0" w:type="dxa"/>
            <w:bottom w:w="0" w:type="dxa"/>
          </w:tblCellMar>
        </w:tblPrEx>
        <w:trPr>
          <w:trHeight w:val="336"/>
          <w:jc w:val="center"/>
        </w:trPr>
        <w:tc>
          <w:tcPr>
            <w:tcW w:w="2844" w:type="dxa"/>
            <w:tcBorders>
              <w:left w:val="nil"/>
              <w:right w:val="single" w:sz="4" w:space="0" w:color="auto"/>
            </w:tcBorders>
          </w:tcPr>
          <w:p w:rsidR="00134116" w:rsidRDefault="00134116">
            <w:pPr>
              <w:tabs>
                <w:tab w:val="left" w:pos="1995"/>
              </w:tabs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水平空气层，向下传热热阻</w:t>
            </w:r>
          </w:p>
        </w:tc>
        <w:tc>
          <w:tcPr>
            <w:tcW w:w="5708" w:type="dxa"/>
            <w:tcBorders>
              <w:left w:val="single" w:sz="4" w:space="0" w:color="auto"/>
              <w:right w:val="nil"/>
            </w:tcBorders>
          </w:tcPr>
          <w:p w:rsidR="00134116" w:rsidRDefault="00134116">
            <w:pPr>
              <w:tabs>
                <w:tab w:val="left" w:pos="1995"/>
              </w:tabs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0.15         0.18         0.21        </w:t>
            </w:r>
            <w:proofErr w:type="spellStart"/>
            <w:r>
              <w:rPr>
                <w:rFonts w:hint="eastAsia"/>
                <w:color w:val="000000"/>
              </w:rPr>
              <w:t>0.21</w:t>
            </w:r>
            <w:proofErr w:type="spellEnd"/>
            <w:r>
              <w:rPr>
                <w:rFonts w:hint="eastAsia"/>
                <w:color w:val="000000"/>
              </w:rPr>
              <w:t xml:space="preserve">        </w:t>
            </w:r>
            <w:proofErr w:type="spellStart"/>
            <w:r>
              <w:rPr>
                <w:rFonts w:hint="eastAsia"/>
                <w:color w:val="000000"/>
              </w:rPr>
              <w:t>0.21</w:t>
            </w:r>
            <w:proofErr w:type="spellEnd"/>
          </w:p>
        </w:tc>
      </w:tr>
    </w:tbl>
    <w:p w:rsidR="00134116" w:rsidRDefault="00134116">
      <w:pPr>
        <w:pStyle w:val="aff5"/>
        <w:ind w:firstLine="420"/>
        <w:rPr>
          <w:rFonts w:hint="eastAsia"/>
        </w:rPr>
      </w:pPr>
    </w:p>
    <w:p w:rsidR="00134116" w:rsidRDefault="00134116">
      <w:pPr>
        <w:pStyle w:val="aff5"/>
        <w:ind w:firstLine="420"/>
        <w:rPr>
          <w:rFonts w:hint="eastAsia"/>
        </w:rPr>
      </w:pPr>
    </w:p>
    <w:p w:rsidR="00134116" w:rsidRDefault="00134116">
      <w:pPr>
        <w:pStyle w:val="aff5"/>
        <w:ind w:firstLine="420"/>
        <w:rPr>
          <w:rFonts w:hint="eastAsia"/>
        </w:rPr>
      </w:pPr>
    </w:p>
    <w:p w:rsidR="00134116" w:rsidRDefault="00134116">
      <w:pPr>
        <w:pStyle w:val="aff5"/>
        <w:ind w:firstLine="420"/>
        <w:rPr>
          <w:rFonts w:hint="eastAsia"/>
        </w:rPr>
      </w:pPr>
    </w:p>
    <w:p w:rsidR="00134116" w:rsidRDefault="00134116">
      <w:pPr>
        <w:pStyle w:val="aff5"/>
        <w:ind w:firstLine="420"/>
        <w:rPr>
          <w:rFonts w:hint="eastAsia"/>
        </w:rPr>
      </w:pPr>
    </w:p>
    <w:p w:rsidR="00134116" w:rsidRDefault="00134116">
      <w:pPr>
        <w:pStyle w:val="aff5"/>
        <w:ind w:firstLineChars="0" w:firstLine="0"/>
        <w:rPr>
          <w:rFonts w:hint="eastAsia"/>
        </w:rPr>
      </w:pPr>
      <w:bookmarkStart w:id="79" w:name="_Toc149472246"/>
      <w:bookmarkStart w:id="80" w:name="_Toc149472853"/>
      <w:bookmarkStart w:id="81" w:name="_Toc149472945"/>
      <w:bookmarkStart w:id="82" w:name="_Toc149472248"/>
      <w:bookmarkStart w:id="83" w:name="_Toc149472855"/>
      <w:bookmarkStart w:id="84" w:name="_Toc149472947"/>
      <w:bookmarkStart w:id="85" w:name="_Toc149472249"/>
      <w:bookmarkStart w:id="86" w:name="_Toc149472856"/>
      <w:bookmarkStart w:id="87" w:name="_Toc149472948"/>
      <w:bookmarkStart w:id="88" w:name="_Toc149472250"/>
      <w:bookmarkStart w:id="89" w:name="_Toc149472857"/>
      <w:bookmarkStart w:id="90" w:name="_Toc149472949"/>
      <w:bookmarkStart w:id="91" w:name="_Toc149472251"/>
      <w:bookmarkStart w:id="92" w:name="_Toc149472858"/>
      <w:bookmarkStart w:id="93" w:name="_Toc149472950"/>
      <w:bookmarkStart w:id="94" w:name="_Toc149472252"/>
      <w:bookmarkStart w:id="95" w:name="_Toc149472859"/>
      <w:bookmarkStart w:id="96" w:name="_Toc149472951"/>
      <w:bookmarkStart w:id="97" w:name="_Toc149472253"/>
      <w:bookmarkStart w:id="98" w:name="_Toc149472860"/>
      <w:bookmarkStart w:id="99" w:name="_Toc149472952"/>
      <w:bookmarkStart w:id="100" w:name="_Toc149472254"/>
      <w:bookmarkStart w:id="101" w:name="_Toc149472861"/>
      <w:bookmarkStart w:id="102" w:name="_Toc149472953"/>
      <w:bookmarkStart w:id="103" w:name="_Toc149472255"/>
      <w:bookmarkStart w:id="104" w:name="_Toc149472862"/>
      <w:bookmarkStart w:id="105" w:name="_Toc149472954"/>
      <w:bookmarkStart w:id="106" w:name="_Toc149472256"/>
      <w:bookmarkStart w:id="107" w:name="_Toc149472863"/>
      <w:bookmarkStart w:id="108" w:name="_Toc149472955"/>
      <w:bookmarkStart w:id="109" w:name="_Toc149472257"/>
      <w:bookmarkStart w:id="110" w:name="_Toc149472864"/>
      <w:bookmarkStart w:id="111" w:name="_Toc149472956"/>
      <w:bookmarkStart w:id="112" w:name="_Toc149472258"/>
      <w:bookmarkStart w:id="113" w:name="_Toc149472865"/>
      <w:bookmarkStart w:id="114" w:name="_Toc149472957"/>
      <w:bookmarkStart w:id="115" w:name="_Toc149472259"/>
      <w:bookmarkStart w:id="116" w:name="_Toc149472866"/>
      <w:bookmarkStart w:id="117" w:name="_Toc149472958"/>
      <w:bookmarkStart w:id="118" w:name="_Toc149472260"/>
      <w:bookmarkStart w:id="119" w:name="_Toc149472867"/>
      <w:bookmarkStart w:id="120" w:name="_Toc149472959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55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</w:p>
    <w:sectPr w:rsidR="00134116">
      <w:pgSz w:w="11907" w:h="16839"/>
      <w:pgMar w:top="1418" w:right="1302" w:bottom="1134" w:left="1418" w:header="1418" w:footer="851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34116" w:rsidRDefault="00134116">
      <w:r>
        <w:separator/>
      </w:r>
    </w:p>
  </w:endnote>
  <w:endnote w:type="continuationSeparator" w:id="0">
    <w:p w:rsidR="00134116" w:rsidRDefault="001341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34116" w:rsidRDefault="00134116">
    <w:pPr>
      <w:pStyle w:val="afffe"/>
      <w:framePr w:wrap="around" w:vAnchor="text" w:hAnchor="page" w:x="1408" w:y="-24"/>
      <w:rPr>
        <w:rStyle w:val="affff"/>
      </w:rPr>
    </w:pPr>
    <w:r>
      <w:rPr>
        <w:rStyle w:val="affff"/>
      </w:rPr>
      <w:fldChar w:fldCharType="begin"/>
    </w:r>
    <w:r>
      <w:rPr>
        <w:rStyle w:val="affff"/>
      </w:rPr>
      <w:instrText xml:space="preserve">PAGE  </w:instrText>
    </w:r>
    <w:r>
      <w:rPr>
        <w:rStyle w:val="affff"/>
      </w:rPr>
      <w:fldChar w:fldCharType="separate"/>
    </w:r>
    <w:r>
      <w:rPr>
        <w:rStyle w:val="affff"/>
        <w:noProof/>
      </w:rPr>
      <w:t>12</w:t>
    </w:r>
    <w:r>
      <w:rPr>
        <w:rStyle w:val="affff"/>
      </w:rPr>
      <w:fldChar w:fldCharType="end"/>
    </w:r>
  </w:p>
  <w:p w:rsidR="00134116" w:rsidRDefault="00134116">
    <w:pPr>
      <w:pStyle w:val="afff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34116" w:rsidRDefault="00134116">
    <w:pPr>
      <w:pStyle w:val="aff"/>
      <w:rPr>
        <w:rStyle w:val="affff"/>
      </w:rPr>
    </w:pPr>
    <w:r>
      <w:rPr>
        <w:rStyle w:val="affff"/>
      </w:rPr>
      <w:fldChar w:fldCharType="begin"/>
    </w:r>
    <w:r>
      <w:rPr>
        <w:rStyle w:val="affff"/>
      </w:rPr>
      <w:instrText xml:space="preserve">PAGE  </w:instrText>
    </w:r>
    <w:r>
      <w:rPr>
        <w:rStyle w:val="affff"/>
      </w:rPr>
      <w:fldChar w:fldCharType="separate"/>
    </w:r>
    <w:r>
      <w:rPr>
        <w:rStyle w:val="affff"/>
        <w:noProof/>
      </w:rPr>
      <w:t>I</w:t>
    </w:r>
    <w:r>
      <w:rPr>
        <w:rStyle w:val="affff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34116" w:rsidRDefault="00134116">
    <w:pPr>
      <w:pStyle w:val="aff"/>
      <w:rPr>
        <w:rStyle w:val="affff"/>
      </w:rPr>
    </w:pPr>
    <w:r>
      <w:rPr>
        <w:rStyle w:val="affff"/>
      </w:rPr>
      <w:fldChar w:fldCharType="begin"/>
    </w:r>
    <w:r>
      <w:rPr>
        <w:rStyle w:val="affff"/>
      </w:rPr>
      <w:instrText xml:space="preserve">PAGE  </w:instrText>
    </w:r>
    <w:r>
      <w:rPr>
        <w:rStyle w:val="affff"/>
      </w:rPr>
      <w:fldChar w:fldCharType="separate"/>
    </w:r>
    <w:r>
      <w:rPr>
        <w:rStyle w:val="affff"/>
        <w:noProof/>
      </w:rPr>
      <w:t>III</w:t>
    </w:r>
    <w:r>
      <w:rPr>
        <w:rStyle w:val="affff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34116" w:rsidRDefault="00134116">
    <w:pPr>
      <w:pStyle w:val="aff"/>
      <w:rPr>
        <w:rStyle w:val="affff"/>
      </w:rPr>
    </w:pPr>
    <w:r>
      <w:rPr>
        <w:rStyle w:val="affff"/>
      </w:rPr>
      <w:fldChar w:fldCharType="begin"/>
    </w:r>
    <w:r>
      <w:rPr>
        <w:rStyle w:val="affff"/>
      </w:rPr>
      <w:instrText xml:space="preserve">PAGE  </w:instrText>
    </w:r>
    <w:r>
      <w:rPr>
        <w:rStyle w:val="affff"/>
      </w:rPr>
      <w:fldChar w:fldCharType="separate"/>
    </w:r>
    <w:r>
      <w:rPr>
        <w:rStyle w:val="affff"/>
        <w:noProof/>
      </w:rPr>
      <w:t>11</w:t>
    </w:r>
    <w:r>
      <w:rPr>
        <w:rStyle w:val="affff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34116" w:rsidRDefault="00134116">
      <w:r>
        <w:separator/>
      </w:r>
    </w:p>
  </w:footnote>
  <w:footnote w:type="continuationSeparator" w:id="0">
    <w:p w:rsidR="00134116" w:rsidRDefault="001341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34116" w:rsidRDefault="00134116">
    <w:pPr>
      <w:pStyle w:val="affff0"/>
      <w:numPr>
        <w:ins w:id="0" w:author="Unknown"/>
      </w:numPr>
      <w:rPr>
        <w:sz w:val="21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34116" w:rsidRDefault="00134116">
    <w:pPr>
      <w:pStyle w:val="aff0"/>
    </w:pPr>
    <w:r>
      <w:t>Q/××× ××××—2006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34116" w:rsidRDefault="00134116">
    <w:pPr>
      <w:pStyle w:val="aff2"/>
    </w:pPr>
    <w:r>
      <w:t xml:space="preserve">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34116" w:rsidRDefault="00134116">
    <w:pPr>
      <w:pStyle w:val="affff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7A5AB7"/>
    <w:multiLevelType w:val="multilevel"/>
    <w:tmpl w:val="DFD464D8"/>
    <w:lvl w:ilvl="0">
      <w:start w:val="5"/>
      <w:numFmt w:val="decimal"/>
      <w:lvlText w:val="%1"/>
      <w:lvlJc w:val="left"/>
      <w:pPr>
        <w:tabs>
          <w:tab w:val="num" w:pos="1125"/>
        </w:tabs>
        <w:ind w:left="1125" w:hanging="1125"/>
      </w:pPr>
      <w:rPr>
        <w:rFonts w:hint="eastAsia"/>
        <w:color w:val="auto"/>
      </w:rPr>
    </w:lvl>
    <w:lvl w:ilvl="1">
      <w:start w:val="2"/>
      <w:numFmt w:val="decimal"/>
      <w:lvlText w:val="%1.%2"/>
      <w:lvlJc w:val="left"/>
      <w:pPr>
        <w:tabs>
          <w:tab w:val="num" w:pos="1338"/>
        </w:tabs>
        <w:ind w:left="1338" w:hanging="1125"/>
      </w:pPr>
      <w:rPr>
        <w:rFonts w:hint="eastAsia"/>
        <w:color w:val="auto"/>
      </w:rPr>
    </w:lvl>
    <w:lvl w:ilvl="2">
      <w:start w:val="4"/>
      <w:numFmt w:val="decimal"/>
      <w:lvlText w:val="%1.%2.%3"/>
      <w:lvlJc w:val="left"/>
      <w:pPr>
        <w:tabs>
          <w:tab w:val="num" w:pos="1551"/>
        </w:tabs>
        <w:ind w:left="1551" w:hanging="1125"/>
      </w:pPr>
      <w:rPr>
        <w:rFonts w:hint="eastAsia"/>
        <w:color w:val="auto"/>
      </w:rPr>
    </w:lvl>
    <w:lvl w:ilvl="3">
      <w:start w:val="2"/>
      <w:numFmt w:val="decimal"/>
      <w:lvlText w:val="%1.%2.%3.%4"/>
      <w:lvlJc w:val="left"/>
      <w:pPr>
        <w:tabs>
          <w:tab w:val="num" w:pos="2079"/>
        </w:tabs>
        <w:ind w:left="2079" w:hanging="1440"/>
      </w:pPr>
      <w:rPr>
        <w:rFonts w:hint="eastAsia"/>
        <w:color w:val="auto"/>
      </w:rPr>
    </w:lvl>
    <w:lvl w:ilvl="4">
      <w:start w:val="1"/>
      <w:numFmt w:val="decimal"/>
      <w:lvlText w:val="%1.%2.%3.%4.%5"/>
      <w:lvlJc w:val="left"/>
      <w:pPr>
        <w:tabs>
          <w:tab w:val="num" w:pos="2292"/>
        </w:tabs>
        <w:ind w:left="2292" w:hanging="1440"/>
      </w:pPr>
      <w:rPr>
        <w:rFonts w:hint="eastAsia"/>
        <w:color w:val="auto"/>
      </w:rPr>
    </w:lvl>
    <w:lvl w:ilvl="5">
      <w:start w:val="1"/>
      <w:numFmt w:val="decimal"/>
      <w:lvlText w:val="%1.%2.%3.%4.%5.%6"/>
      <w:lvlJc w:val="left"/>
      <w:pPr>
        <w:tabs>
          <w:tab w:val="num" w:pos="2865"/>
        </w:tabs>
        <w:ind w:left="2865" w:hanging="1800"/>
      </w:pPr>
      <w:rPr>
        <w:rFonts w:hint="eastAsia"/>
        <w:color w:val="auto"/>
      </w:rPr>
    </w:lvl>
    <w:lvl w:ilvl="6">
      <w:start w:val="1"/>
      <w:numFmt w:val="decimal"/>
      <w:lvlText w:val="%1.%2.%3.%4.%5.%6.%7"/>
      <w:lvlJc w:val="left"/>
      <w:pPr>
        <w:tabs>
          <w:tab w:val="num" w:pos="3438"/>
        </w:tabs>
        <w:ind w:left="3438" w:hanging="2160"/>
      </w:pPr>
      <w:rPr>
        <w:rFonts w:hint="eastAsia"/>
        <w:color w:val="auto"/>
      </w:rPr>
    </w:lvl>
    <w:lvl w:ilvl="7">
      <w:start w:val="1"/>
      <w:numFmt w:val="decimal"/>
      <w:lvlText w:val="%1.%2.%3.%4.%5.%6.%7.%8"/>
      <w:lvlJc w:val="left"/>
      <w:pPr>
        <w:tabs>
          <w:tab w:val="num" w:pos="4011"/>
        </w:tabs>
        <w:ind w:left="4011" w:hanging="2520"/>
      </w:pPr>
      <w:rPr>
        <w:rFonts w:hint="eastAsia"/>
        <w:color w:val="auto"/>
      </w:rPr>
    </w:lvl>
    <w:lvl w:ilvl="8">
      <w:start w:val="1"/>
      <w:numFmt w:val="decimal"/>
      <w:lvlText w:val="%1.%2.%3.%4.%5.%6.%7.%8.%9"/>
      <w:lvlJc w:val="left"/>
      <w:pPr>
        <w:tabs>
          <w:tab w:val="num" w:pos="4584"/>
        </w:tabs>
        <w:ind w:left="4584" w:hanging="2880"/>
      </w:pPr>
      <w:rPr>
        <w:rFonts w:hint="eastAsia"/>
        <w:color w:val="auto"/>
      </w:rPr>
    </w:lvl>
  </w:abstractNum>
  <w:abstractNum w:abstractNumId="1" w15:restartNumberingAfterBreak="0">
    <w:nsid w:val="09AA6C6B"/>
    <w:multiLevelType w:val="multilevel"/>
    <w:tmpl w:val="4A46EA74"/>
    <w:lvl w:ilvl="0">
      <w:start w:val="5"/>
      <w:numFmt w:val="decimal"/>
      <w:lvlText w:val="%1"/>
      <w:lvlJc w:val="left"/>
      <w:pPr>
        <w:tabs>
          <w:tab w:val="num" w:pos="1125"/>
        </w:tabs>
        <w:ind w:left="1125" w:hanging="1125"/>
      </w:pPr>
      <w:rPr>
        <w:rFonts w:hint="eastAsia"/>
      </w:rPr>
    </w:lvl>
    <w:lvl w:ilvl="1">
      <w:start w:val="2"/>
      <w:numFmt w:val="decimal"/>
      <w:lvlText w:val="%1.%2"/>
      <w:lvlJc w:val="left"/>
      <w:pPr>
        <w:tabs>
          <w:tab w:val="num" w:pos="1338"/>
        </w:tabs>
        <w:ind w:left="1338" w:hanging="1125"/>
      </w:pPr>
      <w:rPr>
        <w:rFonts w:hint="eastAsia"/>
      </w:rPr>
    </w:lvl>
    <w:lvl w:ilvl="2">
      <w:start w:val="2"/>
      <w:numFmt w:val="decimal"/>
      <w:lvlText w:val="%1.%2.%3"/>
      <w:lvlJc w:val="left"/>
      <w:pPr>
        <w:tabs>
          <w:tab w:val="num" w:pos="1551"/>
        </w:tabs>
        <w:ind w:left="1551" w:hanging="1125"/>
      </w:pPr>
      <w:rPr>
        <w:rFonts w:hint="eastAsia"/>
      </w:rPr>
    </w:lvl>
    <w:lvl w:ilvl="3">
      <w:start w:val="5"/>
      <w:numFmt w:val="decimal"/>
      <w:lvlText w:val="%1.%2.%3.%4"/>
      <w:lvlJc w:val="left"/>
      <w:pPr>
        <w:tabs>
          <w:tab w:val="num" w:pos="2079"/>
        </w:tabs>
        <w:ind w:left="2079" w:hanging="144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292"/>
        </w:tabs>
        <w:ind w:left="2292" w:hanging="144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2865"/>
        </w:tabs>
        <w:ind w:left="2865" w:hanging="180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438"/>
        </w:tabs>
        <w:ind w:left="3438" w:hanging="216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011"/>
        </w:tabs>
        <w:ind w:left="4011" w:hanging="252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584"/>
        </w:tabs>
        <w:ind w:left="4584" w:hanging="2880"/>
      </w:pPr>
      <w:rPr>
        <w:rFonts w:hint="eastAsia"/>
      </w:rPr>
    </w:lvl>
  </w:abstractNum>
  <w:abstractNum w:abstractNumId="2" w15:restartNumberingAfterBreak="0">
    <w:nsid w:val="0AE367E9"/>
    <w:multiLevelType w:val="hybridMultilevel"/>
    <w:tmpl w:val="F4B8FF7A"/>
    <w:lvl w:ilvl="0" w:tplc="62CC9F74">
      <w:start w:val="1"/>
      <w:numFmt w:val="none"/>
      <w:pStyle w:val="a"/>
      <w:lvlText w:val="%1示例"/>
      <w:lvlJc w:val="left"/>
      <w:pPr>
        <w:tabs>
          <w:tab w:val="num" w:pos="1120"/>
        </w:tabs>
        <w:ind w:left="0" w:firstLine="400"/>
      </w:pPr>
      <w:rPr>
        <w:rFonts w:ascii="宋体" w:eastAsia="宋体" w:hint="eastAsia"/>
        <w:b w:val="0"/>
        <w:i w:val="0"/>
        <w:sz w:val="18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0D0B007C"/>
    <w:multiLevelType w:val="multilevel"/>
    <w:tmpl w:val="9A9AA446"/>
    <w:lvl w:ilvl="0">
      <w:start w:val="5"/>
      <w:numFmt w:val="decimal"/>
      <w:lvlText w:val="%1"/>
      <w:lvlJc w:val="left"/>
      <w:pPr>
        <w:tabs>
          <w:tab w:val="num" w:pos="810"/>
        </w:tabs>
        <w:ind w:left="810" w:hanging="810"/>
      </w:pPr>
      <w:rPr>
        <w:rFonts w:hint="eastAsia"/>
      </w:rPr>
    </w:lvl>
    <w:lvl w:ilvl="1">
      <w:start w:val="2"/>
      <w:numFmt w:val="decimal"/>
      <w:lvlText w:val="%1.%2"/>
      <w:lvlJc w:val="left"/>
      <w:pPr>
        <w:tabs>
          <w:tab w:val="num" w:pos="1130"/>
        </w:tabs>
        <w:ind w:left="1130" w:hanging="810"/>
      </w:pPr>
      <w:rPr>
        <w:rFonts w:hint="eastAsia"/>
      </w:rPr>
    </w:lvl>
    <w:lvl w:ilvl="2">
      <w:start w:val="3"/>
      <w:numFmt w:val="decimal"/>
      <w:lvlText w:val="%1.%2.%3"/>
      <w:lvlJc w:val="left"/>
      <w:pPr>
        <w:tabs>
          <w:tab w:val="num" w:pos="1720"/>
        </w:tabs>
        <w:ind w:left="1720" w:hanging="108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400"/>
        </w:tabs>
        <w:ind w:left="2400" w:hanging="144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20"/>
        </w:tabs>
        <w:ind w:left="2720" w:hanging="144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400"/>
        </w:tabs>
        <w:ind w:left="3400" w:hanging="180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4080"/>
        </w:tabs>
        <w:ind w:left="4080" w:hanging="216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760"/>
        </w:tabs>
        <w:ind w:left="4760" w:hanging="252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440"/>
        </w:tabs>
        <w:ind w:left="5440" w:hanging="2880"/>
      </w:pPr>
      <w:rPr>
        <w:rFonts w:hint="eastAsia"/>
      </w:rPr>
    </w:lvl>
  </w:abstractNum>
  <w:abstractNum w:abstractNumId="4" w15:restartNumberingAfterBreak="0">
    <w:nsid w:val="10DE464F"/>
    <w:multiLevelType w:val="multilevel"/>
    <w:tmpl w:val="0B4849D6"/>
    <w:lvl w:ilvl="0">
      <w:start w:val="6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1">
      <w:start w:val="4"/>
      <w:numFmt w:val="decimal"/>
      <w:lvlText w:val="%1.%2"/>
      <w:lvlJc w:val="left"/>
      <w:pPr>
        <w:tabs>
          <w:tab w:val="num" w:pos="1360"/>
        </w:tabs>
        <w:ind w:left="1360" w:hanging="72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2360"/>
        </w:tabs>
        <w:ind w:left="2360" w:hanging="108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3360"/>
        </w:tabs>
        <w:ind w:left="3360" w:hanging="144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4000"/>
        </w:tabs>
        <w:ind w:left="4000" w:hanging="144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5000"/>
        </w:tabs>
        <w:ind w:left="5000" w:hanging="180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6000"/>
        </w:tabs>
        <w:ind w:left="6000" w:hanging="216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7000"/>
        </w:tabs>
        <w:ind w:left="7000" w:hanging="252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8000"/>
        </w:tabs>
        <w:ind w:left="8000" w:hanging="2880"/>
      </w:pPr>
      <w:rPr>
        <w:rFonts w:hint="eastAsia"/>
      </w:rPr>
    </w:lvl>
  </w:abstractNum>
  <w:abstractNum w:abstractNumId="5" w15:restartNumberingAfterBreak="0">
    <w:nsid w:val="2CD40FCA"/>
    <w:multiLevelType w:val="hybridMultilevel"/>
    <w:tmpl w:val="CE44AC36"/>
    <w:lvl w:ilvl="0" w:tplc="CE5C1F08">
      <w:start w:val="4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447454FE"/>
    <w:multiLevelType w:val="multilevel"/>
    <w:tmpl w:val="DB2CCB84"/>
    <w:lvl w:ilvl="0">
      <w:start w:val="5"/>
      <w:numFmt w:val="decimal"/>
      <w:lvlText w:val="%1"/>
      <w:lvlJc w:val="left"/>
      <w:pPr>
        <w:tabs>
          <w:tab w:val="num" w:pos="525"/>
        </w:tabs>
        <w:ind w:left="525" w:hanging="525"/>
      </w:pPr>
      <w:rPr>
        <w:rFonts w:hint="eastAsia"/>
      </w:rPr>
    </w:lvl>
    <w:lvl w:ilvl="1">
      <w:start w:val="2"/>
      <w:numFmt w:val="decimal"/>
      <w:lvlText w:val="%1.%2"/>
      <w:lvlJc w:val="left"/>
      <w:pPr>
        <w:tabs>
          <w:tab w:val="num" w:pos="525"/>
        </w:tabs>
        <w:ind w:left="525" w:hanging="525"/>
      </w:pPr>
      <w:rPr>
        <w:rFonts w:hint="eastAsia"/>
      </w:rPr>
    </w:lvl>
    <w:lvl w:ilvl="2">
      <w:start w:val="4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7" w15:restartNumberingAfterBreak="0">
    <w:nsid w:val="46806F7D"/>
    <w:multiLevelType w:val="hybridMultilevel"/>
    <w:tmpl w:val="ADDE8A5A"/>
    <w:lvl w:ilvl="0" w:tplc="7640147C">
      <w:start w:val="1"/>
      <w:numFmt w:val="none"/>
      <w:pStyle w:val="a0"/>
      <w:lvlText w:val="图"/>
      <w:lvlJc w:val="left"/>
      <w:pPr>
        <w:tabs>
          <w:tab w:val="num" w:pos="360"/>
        </w:tabs>
        <w:ind w:left="0" w:firstLine="0"/>
      </w:pPr>
      <w:rPr>
        <w:rFonts w:ascii="黑体" w:eastAsia="黑体" w:hint="eastAsia"/>
        <w:b w:val="0"/>
        <w:i w:val="0"/>
        <w:sz w:val="21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46D22D8F"/>
    <w:multiLevelType w:val="hybridMultilevel"/>
    <w:tmpl w:val="25BA9860"/>
    <w:lvl w:ilvl="0" w:tplc="15409222">
      <w:start w:val="1"/>
      <w:numFmt w:val="none"/>
      <w:pStyle w:val="a1"/>
      <w:lvlText w:val="%1◆　"/>
      <w:lvlJc w:val="left"/>
      <w:pPr>
        <w:tabs>
          <w:tab w:val="num" w:pos="960"/>
        </w:tabs>
        <w:ind w:left="917" w:hanging="317"/>
      </w:pPr>
      <w:rPr>
        <w:rFonts w:ascii="宋体" w:eastAsia="宋体" w:hAnsi="Times New Roman" w:hint="eastAsia"/>
        <w:b w:val="0"/>
        <w:i w:val="0"/>
        <w:position w:val="4"/>
        <w:sz w:val="11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496E4D7B"/>
    <w:multiLevelType w:val="hybridMultilevel"/>
    <w:tmpl w:val="CA221F84"/>
    <w:lvl w:ilvl="0" w:tplc="23C0052E">
      <w:start w:val="1"/>
      <w:numFmt w:val="none"/>
      <w:pStyle w:val="a2"/>
      <w:lvlText w:val="%1注"/>
      <w:lvlJc w:val="left"/>
      <w:pPr>
        <w:tabs>
          <w:tab w:val="num" w:pos="900"/>
        </w:tabs>
        <w:ind w:left="900" w:hanging="500"/>
      </w:pPr>
      <w:rPr>
        <w:rFonts w:ascii="宋体" w:eastAsia="宋体" w:hAnsi="Times New Roman" w:hint="eastAsia"/>
        <w:b w:val="0"/>
        <w:i w:val="0"/>
        <w:sz w:val="18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4F302902"/>
    <w:multiLevelType w:val="hybridMultilevel"/>
    <w:tmpl w:val="23200330"/>
    <w:lvl w:ilvl="0" w:tplc="A4A00172">
      <w:start w:val="1"/>
      <w:numFmt w:val="none"/>
      <w:pStyle w:val="a3"/>
      <w:lvlText w:val="表"/>
      <w:lvlJc w:val="left"/>
      <w:pPr>
        <w:tabs>
          <w:tab w:val="num" w:pos="360"/>
        </w:tabs>
        <w:ind w:left="0" w:firstLine="0"/>
      </w:pPr>
      <w:rPr>
        <w:rFonts w:ascii="黑体" w:eastAsia="黑体" w:hint="eastAsia"/>
        <w:b w:val="0"/>
        <w:i w:val="0"/>
        <w:sz w:val="21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557C2AF5"/>
    <w:multiLevelType w:val="multilevel"/>
    <w:tmpl w:val="9850B8E4"/>
    <w:lvl w:ilvl="0">
      <w:start w:val="1"/>
      <w:numFmt w:val="decimal"/>
      <w:pStyle w:val="a4"/>
      <w:suff w:val="nothing"/>
      <w:lvlText w:val="图%1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/>
      </w:rPr>
    </w:lvl>
  </w:abstractNum>
  <w:abstractNum w:abstractNumId="12" w15:restartNumberingAfterBreak="0">
    <w:nsid w:val="624D7BEA"/>
    <w:multiLevelType w:val="multilevel"/>
    <w:tmpl w:val="49B04950"/>
    <w:lvl w:ilvl="0">
      <w:start w:val="5"/>
      <w:numFmt w:val="decimal"/>
      <w:lvlText w:val="%1"/>
      <w:lvlJc w:val="left"/>
      <w:pPr>
        <w:tabs>
          <w:tab w:val="num" w:pos="810"/>
        </w:tabs>
        <w:ind w:left="810" w:hanging="810"/>
      </w:pPr>
      <w:rPr>
        <w:rFonts w:hint="eastAsia"/>
      </w:rPr>
    </w:lvl>
    <w:lvl w:ilvl="1">
      <w:start w:val="2"/>
      <w:numFmt w:val="decimal"/>
      <w:lvlText w:val="%1.%2"/>
      <w:lvlJc w:val="left"/>
      <w:pPr>
        <w:tabs>
          <w:tab w:val="num" w:pos="1130"/>
        </w:tabs>
        <w:ind w:left="1130" w:hanging="810"/>
      </w:pPr>
      <w:rPr>
        <w:rFonts w:hint="eastAsia"/>
      </w:rPr>
    </w:lvl>
    <w:lvl w:ilvl="2">
      <w:start w:val="2"/>
      <w:numFmt w:val="decimal"/>
      <w:lvlText w:val="%1.%2.%3"/>
      <w:lvlJc w:val="left"/>
      <w:pPr>
        <w:tabs>
          <w:tab w:val="num" w:pos="1720"/>
        </w:tabs>
        <w:ind w:left="1720" w:hanging="108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400"/>
        </w:tabs>
        <w:ind w:left="2400" w:hanging="144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20"/>
        </w:tabs>
        <w:ind w:left="2720" w:hanging="144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400"/>
        </w:tabs>
        <w:ind w:left="3400" w:hanging="180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4080"/>
        </w:tabs>
        <w:ind w:left="4080" w:hanging="216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760"/>
        </w:tabs>
        <w:ind w:left="4760" w:hanging="252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440"/>
        </w:tabs>
        <w:ind w:left="5440" w:hanging="2880"/>
      </w:pPr>
      <w:rPr>
        <w:rFonts w:hint="eastAsia"/>
      </w:rPr>
    </w:lvl>
  </w:abstractNum>
  <w:abstractNum w:abstractNumId="13" w15:restartNumberingAfterBreak="0">
    <w:nsid w:val="6350366A"/>
    <w:multiLevelType w:val="hybridMultilevel"/>
    <w:tmpl w:val="C69020A0"/>
    <w:lvl w:ilvl="0" w:tplc="7D92E628">
      <w:start w:val="1"/>
      <w:numFmt w:val="none"/>
      <w:pStyle w:val="a5"/>
      <w:lvlText w:val="%1●　"/>
      <w:lvlJc w:val="left"/>
      <w:pPr>
        <w:tabs>
          <w:tab w:val="num" w:pos="760"/>
        </w:tabs>
        <w:ind w:left="717" w:hanging="317"/>
      </w:pPr>
      <w:rPr>
        <w:rFonts w:ascii="宋体" w:eastAsia="宋体" w:hAnsi="Times New Roman" w:hint="eastAsia"/>
        <w:b w:val="0"/>
        <w:i w:val="0"/>
        <w:position w:val="4"/>
        <w:sz w:val="13"/>
      </w:rPr>
    </w:lvl>
    <w:lvl w:ilvl="1" w:tplc="42006E5E">
      <w:start w:val="1"/>
      <w:numFmt w:val="lowerLetter"/>
      <w:lvlText w:val="%2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5E96FABA">
      <w:start w:val="1"/>
      <w:numFmt w:val="decimal"/>
      <w:lvlText w:val="%3)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646260FA"/>
    <w:multiLevelType w:val="multilevel"/>
    <w:tmpl w:val="5402285C"/>
    <w:lvl w:ilvl="0">
      <w:start w:val="1"/>
      <w:numFmt w:val="decimal"/>
      <w:pStyle w:val="a6"/>
      <w:suff w:val="nothing"/>
      <w:lvlText w:val="表%1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5" w15:restartNumberingAfterBreak="0">
    <w:nsid w:val="657D3FBC"/>
    <w:multiLevelType w:val="multilevel"/>
    <w:tmpl w:val="DC0EAAD4"/>
    <w:lvl w:ilvl="0">
      <w:start w:val="1"/>
      <w:numFmt w:val="upperLetter"/>
      <w:pStyle w:val="a7"/>
      <w:suff w:val="nothing"/>
      <w:lvlText w:val="附　录　%1"/>
      <w:lvlJc w:val="left"/>
      <w:pPr>
        <w:ind w:left="6195" w:firstLine="0"/>
      </w:pPr>
      <w:rPr>
        <w:rFonts w:ascii="黑体" w:eastAsia="黑体" w:hAnsi="Times New Roman" w:hint="eastAsia"/>
        <w:b w:val="0"/>
        <w:i w:val="0"/>
        <w:sz w:val="21"/>
      </w:rPr>
    </w:lvl>
    <w:lvl w:ilvl="1">
      <w:start w:val="1"/>
      <w:numFmt w:val="decimal"/>
      <w:pStyle w:val="a8"/>
      <w:suff w:val="nothing"/>
      <w:lvlText w:val="%1.%2　"/>
      <w:lvlJc w:val="left"/>
      <w:pPr>
        <w:ind w:left="1890" w:firstLine="0"/>
      </w:pPr>
      <w:rPr>
        <w:rFonts w:ascii="黑体" w:eastAsia="黑体" w:hAnsi="Times New Roman" w:hint="eastAsia"/>
        <w:b w:val="0"/>
        <w:i w:val="0"/>
        <w:snapToGrid/>
        <w:spacing w:val="0"/>
        <w:w w:val="100"/>
        <w:kern w:val="21"/>
        <w:sz w:val="21"/>
      </w:rPr>
    </w:lvl>
    <w:lvl w:ilvl="2">
      <w:start w:val="1"/>
      <w:numFmt w:val="decimal"/>
      <w:pStyle w:val="a9"/>
      <w:suff w:val="nothing"/>
      <w:lvlText w:val="%1.%2.%3　"/>
      <w:lvlJc w:val="left"/>
      <w:pPr>
        <w:ind w:left="1890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pStyle w:val="aa"/>
      <w:suff w:val="nothing"/>
      <w:lvlText w:val="%1.%2.%3.%4　"/>
      <w:lvlJc w:val="left"/>
      <w:pPr>
        <w:ind w:left="1890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pStyle w:val="ab"/>
      <w:suff w:val="nothing"/>
      <w:lvlText w:val="%1.%2.%3.%4.%5　"/>
      <w:lvlJc w:val="left"/>
      <w:pPr>
        <w:ind w:left="189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pStyle w:val="ac"/>
      <w:suff w:val="nothing"/>
      <w:lvlText w:val="%1.%2.%3.%4.%5.%6　"/>
      <w:lvlJc w:val="left"/>
      <w:pPr>
        <w:ind w:left="189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pStyle w:val="ad"/>
      <w:suff w:val="nothing"/>
      <w:lvlText w:val="%1.%2.%3.%4.%5.%6.%7　"/>
      <w:lvlJc w:val="left"/>
      <w:pPr>
        <w:ind w:left="189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6284"/>
        </w:tabs>
        <w:ind w:left="628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992"/>
        </w:tabs>
        <w:ind w:left="6992" w:hanging="1700"/>
      </w:pPr>
      <w:rPr>
        <w:rFonts w:hint="eastAsia"/>
      </w:rPr>
    </w:lvl>
  </w:abstractNum>
  <w:abstractNum w:abstractNumId="16" w15:restartNumberingAfterBreak="0">
    <w:nsid w:val="6CEA2025"/>
    <w:multiLevelType w:val="multilevel"/>
    <w:tmpl w:val="ACCA4CB2"/>
    <w:lvl w:ilvl="0">
      <w:start w:val="1"/>
      <w:numFmt w:val="none"/>
      <w:pStyle w:val="ae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/>
        <w:i w:val="0"/>
        <w:sz w:val="21"/>
      </w:rPr>
    </w:lvl>
    <w:lvl w:ilvl="1">
      <w:start w:val="1"/>
      <w:numFmt w:val="decimal"/>
      <w:pStyle w:val="af"/>
      <w:suff w:val="nothing"/>
      <w:lvlText w:val="%1%2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2">
      <w:start w:val="1"/>
      <w:numFmt w:val="decimal"/>
      <w:pStyle w:val="af0"/>
      <w:suff w:val="nothing"/>
      <w:lvlText w:val="%1%2.%3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pStyle w:val="af1"/>
      <w:suff w:val="nothing"/>
      <w:lvlText w:val="%1%2.%3.%4　"/>
      <w:lvlJc w:val="left"/>
      <w:pPr>
        <w:ind w:left="1365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pStyle w:val="af2"/>
      <w:suff w:val="nothing"/>
      <w:lvlText w:val="%1%2.%3.%4.%5　"/>
      <w:lvlJc w:val="left"/>
      <w:pPr>
        <w:ind w:left="735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pStyle w:val="af3"/>
      <w:suff w:val="nothing"/>
      <w:lvlText w:val="%1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pStyle w:val="af4"/>
      <w:suff w:val="nothing"/>
      <w:lvlText w:val="%1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/>
      </w:rPr>
    </w:lvl>
  </w:abstractNum>
  <w:abstractNum w:abstractNumId="17" w15:restartNumberingAfterBreak="0">
    <w:nsid w:val="6DBF04F4"/>
    <w:multiLevelType w:val="hybridMultilevel"/>
    <w:tmpl w:val="867CB82A"/>
    <w:lvl w:ilvl="0" w:tplc="59FA5E12">
      <w:start w:val="1"/>
      <w:numFmt w:val="none"/>
      <w:pStyle w:val="af5"/>
      <w:lvlText w:val="%1注："/>
      <w:lvlJc w:val="left"/>
      <w:pPr>
        <w:tabs>
          <w:tab w:val="num" w:pos="1140"/>
        </w:tabs>
        <w:ind w:left="840" w:hanging="420"/>
      </w:pPr>
      <w:rPr>
        <w:rFonts w:ascii="宋体" w:eastAsia="宋体" w:hAnsi="Times New Roman" w:hint="eastAsia"/>
        <w:b w:val="0"/>
        <w:i w:val="0"/>
        <w:sz w:val="18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6F21171B"/>
    <w:multiLevelType w:val="multilevel"/>
    <w:tmpl w:val="2E76D800"/>
    <w:lvl w:ilvl="0">
      <w:start w:val="5"/>
      <w:numFmt w:val="decimal"/>
      <w:lvlText w:val="%1"/>
      <w:lvlJc w:val="left"/>
      <w:pPr>
        <w:tabs>
          <w:tab w:val="num" w:pos="810"/>
        </w:tabs>
        <w:ind w:left="810" w:hanging="810"/>
      </w:pPr>
      <w:rPr>
        <w:rFonts w:hint="eastAsia"/>
      </w:rPr>
    </w:lvl>
    <w:lvl w:ilvl="1">
      <w:start w:val="2"/>
      <w:numFmt w:val="decimal"/>
      <w:lvlText w:val="%1.%2"/>
      <w:lvlJc w:val="left"/>
      <w:pPr>
        <w:tabs>
          <w:tab w:val="num" w:pos="1130"/>
        </w:tabs>
        <w:ind w:left="1130" w:hanging="810"/>
      </w:pPr>
      <w:rPr>
        <w:rFonts w:hint="eastAsia"/>
      </w:rPr>
    </w:lvl>
    <w:lvl w:ilvl="2">
      <w:start w:val="2"/>
      <w:numFmt w:val="decimal"/>
      <w:lvlText w:val="%1.%2.%3"/>
      <w:lvlJc w:val="left"/>
      <w:pPr>
        <w:tabs>
          <w:tab w:val="num" w:pos="1720"/>
        </w:tabs>
        <w:ind w:left="1720" w:hanging="108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400"/>
        </w:tabs>
        <w:ind w:left="2400" w:hanging="144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20"/>
        </w:tabs>
        <w:ind w:left="2720" w:hanging="144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400"/>
        </w:tabs>
        <w:ind w:left="3400" w:hanging="180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4080"/>
        </w:tabs>
        <w:ind w:left="4080" w:hanging="216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760"/>
        </w:tabs>
        <w:ind w:left="4760" w:hanging="252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440"/>
        </w:tabs>
        <w:ind w:left="5440" w:hanging="2880"/>
      </w:pPr>
      <w:rPr>
        <w:rFonts w:hint="eastAsia"/>
      </w:rPr>
    </w:lvl>
  </w:abstractNum>
  <w:abstractNum w:abstractNumId="19" w15:restartNumberingAfterBreak="0">
    <w:nsid w:val="76933334"/>
    <w:multiLevelType w:val="hybridMultilevel"/>
    <w:tmpl w:val="AEC40316"/>
    <w:lvl w:ilvl="0" w:tplc="C7EAF6AE">
      <w:start w:val="1"/>
      <w:numFmt w:val="none"/>
      <w:pStyle w:val="af6"/>
      <w:lvlText w:val="%1——"/>
      <w:lvlJc w:val="left"/>
      <w:pPr>
        <w:tabs>
          <w:tab w:val="num" w:pos="1140"/>
        </w:tabs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16"/>
  </w:num>
  <w:num w:numId="2">
    <w:abstractNumId w:val="16"/>
  </w:num>
  <w:num w:numId="3">
    <w:abstractNumId w:val="16"/>
  </w:num>
  <w:num w:numId="4">
    <w:abstractNumId w:val="16"/>
  </w:num>
  <w:num w:numId="5">
    <w:abstractNumId w:val="16"/>
  </w:num>
  <w:num w:numId="6">
    <w:abstractNumId w:val="16"/>
  </w:num>
  <w:num w:numId="7">
    <w:abstractNumId w:val="16"/>
  </w:num>
  <w:num w:numId="8">
    <w:abstractNumId w:val="19"/>
  </w:num>
  <w:num w:numId="9">
    <w:abstractNumId w:val="13"/>
  </w:num>
  <w:num w:numId="10">
    <w:abstractNumId w:val="2"/>
  </w:num>
  <w:num w:numId="11">
    <w:abstractNumId w:val="17"/>
  </w:num>
  <w:num w:numId="12">
    <w:abstractNumId w:val="9"/>
  </w:num>
  <w:num w:numId="13">
    <w:abstractNumId w:val="14"/>
  </w:num>
  <w:num w:numId="14">
    <w:abstractNumId w:val="11"/>
  </w:num>
  <w:num w:numId="15">
    <w:abstractNumId w:val="15"/>
  </w:num>
  <w:num w:numId="16">
    <w:abstractNumId w:val="15"/>
  </w:num>
  <w:num w:numId="17">
    <w:abstractNumId w:val="15"/>
  </w:num>
  <w:num w:numId="18">
    <w:abstractNumId w:val="15"/>
  </w:num>
  <w:num w:numId="19">
    <w:abstractNumId w:val="15"/>
  </w:num>
  <w:num w:numId="20">
    <w:abstractNumId w:val="15"/>
  </w:num>
  <w:num w:numId="21">
    <w:abstractNumId w:val="15"/>
  </w:num>
  <w:num w:numId="22">
    <w:abstractNumId w:val="10"/>
  </w:num>
  <w:num w:numId="23">
    <w:abstractNumId w:val="7"/>
  </w:num>
  <w:num w:numId="24">
    <w:abstractNumId w:val="8"/>
  </w:num>
  <w:num w:numId="25">
    <w:abstractNumId w:val="16"/>
  </w:num>
  <w:num w:numId="26">
    <w:abstractNumId w:val="16"/>
  </w:num>
  <w:num w:numId="27">
    <w:abstractNumId w:val="16"/>
  </w:num>
  <w:num w:numId="28">
    <w:abstractNumId w:val="16"/>
  </w:num>
  <w:num w:numId="29">
    <w:abstractNumId w:val="5"/>
  </w:num>
  <w:num w:numId="30">
    <w:abstractNumId w:val="12"/>
  </w:num>
  <w:num w:numId="31">
    <w:abstractNumId w:val="18"/>
  </w:num>
  <w:num w:numId="32">
    <w:abstractNumId w:val="1"/>
  </w:num>
  <w:num w:numId="33">
    <w:abstractNumId w:val="3"/>
  </w:num>
  <w:num w:numId="34">
    <w:abstractNumId w:val="6"/>
  </w:num>
  <w:num w:numId="35">
    <w:abstractNumId w:val="0"/>
  </w:num>
  <w:num w:numId="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embedSystemFonts/>
  <w:bordersDoNotSurroundHeader/>
  <w:bordersDoNotSurroundFooter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oNotTrackMoves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34116"/>
    <w:rsid w:val="00134116"/>
    <w:rsid w:val="001D3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martTagType w:namespaceuri="urn:schemas-microsoft-com:office:smarttags" w:name="chsdate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3E4C6FC-0F12-41F8-AD86-D0564C2E8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f7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f7"/>
    <w:next w:val="af7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f7"/>
    <w:next w:val="af7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f7"/>
    <w:next w:val="af7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f7"/>
    <w:next w:val="af7"/>
    <w:qFormat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f7"/>
    <w:next w:val="af7"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f7"/>
    <w:next w:val="af7"/>
    <w:qFormat/>
    <w:pPr>
      <w:keepNext/>
      <w:keepLines/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f7"/>
    <w:next w:val="af7"/>
    <w:qFormat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f7"/>
    <w:next w:val="af7"/>
    <w:qFormat/>
    <w:pPr>
      <w:keepNext/>
      <w:keepLines/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f7"/>
    <w:next w:val="af7"/>
    <w:qFormat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f8">
    <w:name w:val="Default Paragraph Font"/>
    <w:semiHidden/>
  </w:style>
  <w:style w:type="table" w:default="1" w:styleId="af9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a">
    <w:name w:val="No List"/>
    <w:semiHidden/>
  </w:style>
  <w:style w:type="character" w:styleId="HTML">
    <w:name w:val="HTML Code"/>
    <w:basedOn w:val="af8"/>
    <w:rPr>
      <w:rFonts w:ascii="Courier New" w:hAnsi="Courier New"/>
      <w:sz w:val="20"/>
      <w:szCs w:val="20"/>
    </w:rPr>
  </w:style>
  <w:style w:type="character" w:styleId="HTML0">
    <w:name w:val="HTML Variable"/>
    <w:basedOn w:val="af8"/>
    <w:rPr>
      <w:i/>
      <w:iCs/>
    </w:rPr>
  </w:style>
  <w:style w:type="character" w:styleId="HTML1">
    <w:name w:val="HTML Typewriter"/>
    <w:basedOn w:val="af8"/>
    <w:rPr>
      <w:rFonts w:ascii="Courier New" w:hAnsi="Courier New"/>
      <w:sz w:val="20"/>
      <w:szCs w:val="20"/>
    </w:rPr>
  </w:style>
  <w:style w:type="paragraph" w:styleId="HTML2">
    <w:name w:val="HTML Address"/>
    <w:basedOn w:val="af7"/>
    <w:rPr>
      <w:i/>
      <w:iCs/>
    </w:rPr>
  </w:style>
  <w:style w:type="character" w:styleId="HTML3">
    <w:name w:val="HTML Definition"/>
    <w:basedOn w:val="af8"/>
    <w:rPr>
      <w:i/>
      <w:iCs/>
    </w:rPr>
  </w:style>
  <w:style w:type="character" w:styleId="HTML4">
    <w:name w:val="HTML Keyboard"/>
    <w:basedOn w:val="af8"/>
    <w:rPr>
      <w:rFonts w:ascii="Courier New" w:hAnsi="Courier New"/>
      <w:sz w:val="20"/>
      <w:szCs w:val="20"/>
    </w:rPr>
  </w:style>
  <w:style w:type="character" w:styleId="HTML5">
    <w:name w:val="HTML Acronym"/>
    <w:basedOn w:val="af8"/>
  </w:style>
  <w:style w:type="character" w:styleId="HTML6">
    <w:name w:val="HTML Sample"/>
    <w:basedOn w:val="af8"/>
    <w:rPr>
      <w:rFonts w:ascii="Courier New" w:hAnsi="Courier New"/>
    </w:rPr>
  </w:style>
  <w:style w:type="paragraph" w:styleId="HTML7">
    <w:name w:val="HTML Preformatted"/>
    <w:basedOn w:val="af7"/>
    <w:rPr>
      <w:rFonts w:ascii="Courier New" w:hAnsi="Courier New" w:cs="Courier New"/>
      <w:sz w:val="20"/>
      <w:szCs w:val="20"/>
    </w:rPr>
  </w:style>
  <w:style w:type="character" w:styleId="HTML8">
    <w:name w:val="HTML Cite"/>
    <w:basedOn w:val="af8"/>
    <w:rPr>
      <w:i/>
      <w:iCs/>
    </w:rPr>
  </w:style>
  <w:style w:type="paragraph" w:styleId="afb">
    <w:name w:val="Title"/>
    <w:basedOn w:val="af7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customStyle="1" w:styleId="afc">
    <w:name w:val="标准标志"/>
    <w:next w:val="af7"/>
    <w:pPr>
      <w:framePr w:w="2268" w:h="1392" w:hRule="exact" w:wrap="around" w:hAnchor="margin" w:x="6748" w:y="171" w:anchorLock="1"/>
      <w:shd w:val="solid" w:color="FFFFFF" w:fill="FFFFFF"/>
      <w:spacing w:line="0" w:lineRule="atLeast"/>
      <w:jc w:val="right"/>
    </w:pPr>
    <w:rPr>
      <w:b/>
      <w:w w:val="130"/>
      <w:sz w:val="96"/>
    </w:rPr>
  </w:style>
  <w:style w:type="paragraph" w:customStyle="1" w:styleId="afd">
    <w:name w:val="标准称谓"/>
    <w:next w:val="af7"/>
    <w:pPr>
      <w:framePr w:w="9638" w:h="754" w:hRule="exact" w:hSpace="180" w:vSpace="180" w:wrap="around" w:vAnchor="page" w:hAnchor="margin" w:xAlign="center" w:y="2128" w:anchorLock="1"/>
      <w:widowControl w:val="0"/>
      <w:kinsoku w:val="0"/>
      <w:overflowPunct w:val="0"/>
      <w:autoSpaceDE w:val="0"/>
      <w:autoSpaceDN w:val="0"/>
      <w:spacing w:line="0" w:lineRule="atLeast"/>
      <w:jc w:val="distribute"/>
    </w:pPr>
    <w:rPr>
      <w:rFonts w:ascii="宋体"/>
      <w:b/>
      <w:bCs/>
      <w:spacing w:val="20"/>
      <w:w w:val="148"/>
      <w:sz w:val="52"/>
    </w:rPr>
  </w:style>
  <w:style w:type="paragraph" w:customStyle="1" w:styleId="afe">
    <w:name w:val="标准书脚_偶数页"/>
    <w:pPr>
      <w:spacing w:before="120"/>
    </w:pPr>
    <w:rPr>
      <w:sz w:val="18"/>
    </w:rPr>
  </w:style>
  <w:style w:type="paragraph" w:customStyle="1" w:styleId="aff">
    <w:name w:val="标准书脚_奇数页"/>
    <w:pPr>
      <w:spacing w:before="120"/>
      <w:jc w:val="right"/>
    </w:pPr>
    <w:rPr>
      <w:sz w:val="18"/>
    </w:rPr>
  </w:style>
  <w:style w:type="paragraph" w:customStyle="1" w:styleId="aff0">
    <w:name w:val="标准书眉_奇数页"/>
    <w:next w:val="af7"/>
    <w:pPr>
      <w:tabs>
        <w:tab w:val="center" w:pos="4154"/>
        <w:tab w:val="right" w:pos="8306"/>
      </w:tabs>
      <w:spacing w:after="120"/>
      <w:jc w:val="right"/>
    </w:pPr>
    <w:rPr>
      <w:noProof/>
      <w:sz w:val="21"/>
    </w:rPr>
  </w:style>
  <w:style w:type="paragraph" w:customStyle="1" w:styleId="aff1">
    <w:name w:val="标准书眉_偶数页"/>
    <w:basedOn w:val="aff0"/>
    <w:next w:val="af7"/>
    <w:pPr>
      <w:jc w:val="left"/>
    </w:pPr>
  </w:style>
  <w:style w:type="paragraph" w:customStyle="1" w:styleId="aff2">
    <w:name w:val="标准书眉一"/>
    <w:pPr>
      <w:jc w:val="both"/>
    </w:pPr>
  </w:style>
  <w:style w:type="paragraph" w:customStyle="1" w:styleId="ae">
    <w:name w:val="前言、引言标题"/>
    <w:next w:val="af7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/>
      <w:sz w:val="32"/>
    </w:rPr>
  </w:style>
  <w:style w:type="paragraph" w:customStyle="1" w:styleId="aff3">
    <w:name w:val="参考文献、索引标题"/>
    <w:basedOn w:val="ae"/>
    <w:next w:val="af7"/>
    <w:pPr>
      <w:numPr>
        <w:numId w:val="0"/>
      </w:numPr>
      <w:spacing w:after="200"/>
    </w:pPr>
    <w:rPr>
      <w:sz w:val="21"/>
    </w:rPr>
  </w:style>
  <w:style w:type="character" w:styleId="aff4">
    <w:name w:val="Hyperlink"/>
    <w:rPr>
      <w:rFonts w:ascii="Times New Roman" w:eastAsia="宋体" w:hAnsi="Times New Roman"/>
      <w:dstrike w:val="0"/>
      <w:color w:val="auto"/>
      <w:spacing w:val="0"/>
      <w:w w:val="100"/>
      <w:position w:val="0"/>
      <w:sz w:val="21"/>
      <w:u w:val="none"/>
      <w:vertAlign w:val="baseline"/>
    </w:rPr>
  </w:style>
  <w:style w:type="paragraph" w:customStyle="1" w:styleId="aff5">
    <w:name w:val="段"/>
    <w:pPr>
      <w:autoSpaceDE w:val="0"/>
      <w:autoSpaceDN w:val="0"/>
      <w:ind w:firstLineChars="200" w:firstLine="200"/>
      <w:jc w:val="both"/>
    </w:pPr>
    <w:rPr>
      <w:rFonts w:ascii="宋体"/>
      <w:noProof/>
      <w:sz w:val="21"/>
    </w:rPr>
  </w:style>
  <w:style w:type="paragraph" w:customStyle="1" w:styleId="af">
    <w:name w:val="章标题"/>
    <w:next w:val="aff5"/>
    <w:pPr>
      <w:numPr>
        <w:ilvl w:val="1"/>
        <w:numId w:val="2"/>
      </w:numPr>
      <w:spacing w:beforeLines="50" w:before="50" w:afterLines="50" w:after="50"/>
      <w:jc w:val="both"/>
      <w:outlineLvl w:val="1"/>
    </w:pPr>
    <w:rPr>
      <w:rFonts w:ascii="黑体" w:eastAsia="黑体"/>
      <w:sz w:val="21"/>
    </w:rPr>
  </w:style>
  <w:style w:type="paragraph" w:customStyle="1" w:styleId="af0">
    <w:name w:val="一级条标题"/>
    <w:next w:val="aff5"/>
    <w:pPr>
      <w:numPr>
        <w:ilvl w:val="2"/>
        <w:numId w:val="3"/>
      </w:numPr>
      <w:outlineLvl w:val="2"/>
    </w:pPr>
    <w:rPr>
      <w:rFonts w:eastAsia="黑体"/>
      <w:sz w:val="21"/>
    </w:rPr>
  </w:style>
  <w:style w:type="paragraph" w:customStyle="1" w:styleId="af1">
    <w:name w:val="二级条标题"/>
    <w:basedOn w:val="af0"/>
    <w:next w:val="aff5"/>
    <w:pPr>
      <w:numPr>
        <w:ilvl w:val="3"/>
        <w:numId w:val="4"/>
      </w:numPr>
      <w:outlineLvl w:val="3"/>
    </w:pPr>
  </w:style>
  <w:style w:type="character" w:customStyle="1" w:styleId="aff6">
    <w:name w:val="发布"/>
    <w:basedOn w:val="af8"/>
    <w:rPr>
      <w:rFonts w:ascii="黑体" w:eastAsia="黑体"/>
      <w:spacing w:val="22"/>
      <w:w w:val="100"/>
      <w:position w:val="3"/>
      <w:sz w:val="28"/>
    </w:rPr>
  </w:style>
  <w:style w:type="paragraph" w:customStyle="1" w:styleId="aff7">
    <w:name w:val="发布部门"/>
    <w:next w:val="aff5"/>
    <w:pPr>
      <w:framePr w:w="7433" w:h="585" w:hRule="exact" w:hSpace="180" w:vSpace="180" w:wrap="around" w:hAnchor="margin" w:xAlign="center" w:y="14401" w:anchorLock="1"/>
      <w:jc w:val="center"/>
    </w:pPr>
    <w:rPr>
      <w:rFonts w:ascii="宋体"/>
      <w:b/>
      <w:spacing w:val="20"/>
      <w:w w:val="135"/>
      <w:sz w:val="36"/>
    </w:rPr>
  </w:style>
  <w:style w:type="paragraph" w:customStyle="1" w:styleId="aff8">
    <w:name w:val="发布日期"/>
    <w:pPr>
      <w:framePr w:w="4000" w:h="473" w:hRule="exact" w:hSpace="180" w:vSpace="180" w:wrap="around" w:hAnchor="margin" w:y="13511" w:anchorLock="1"/>
    </w:pPr>
    <w:rPr>
      <w:rFonts w:eastAsia="黑体"/>
      <w:sz w:val="28"/>
    </w:rPr>
  </w:style>
  <w:style w:type="paragraph" w:customStyle="1" w:styleId="10">
    <w:name w:val="封面标准号1"/>
    <w:pPr>
      <w:widowControl w:val="0"/>
      <w:kinsoku w:val="0"/>
      <w:overflowPunct w:val="0"/>
      <w:autoSpaceDE w:val="0"/>
      <w:autoSpaceDN w:val="0"/>
      <w:spacing w:before="308"/>
      <w:jc w:val="right"/>
      <w:textAlignment w:val="center"/>
    </w:pPr>
    <w:rPr>
      <w:sz w:val="28"/>
    </w:rPr>
  </w:style>
  <w:style w:type="paragraph" w:customStyle="1" w:styleId="20">
    <w:name w:val="封面标准号2"/>
    <w:basedOn w:val="10"/>
    <w:pPr>
      <w:framePr w:w="9138" w:h="1244" w:hRule="exact" w:wrap="auto" w:vAnchor="page" w:hAnchor="margin" w:y="2908"/>
      <w:adjustRightInd w:val="0"/>
      <w:spacing w:before="357" w:line="280" w:lineRule="exact"/>
    </w:pPr>
  </w:style>
  <w:style w:type="paragraph" w:customStyle="1" w:styleId="aff9">
    <w:name w:val="封面标准代替信息"/>
    <w:basedOn w:val="20"/>
    <w:pPr>
      <w:framePr w:wrap="auto"/>
      <w:spacing w:before="57"/>
    </w:pPr>
    <w:rPr>
      <w:rFonts w:ascii="宋体"/>
      <w:sz w:val="21"/>
    </w:rPr>
  </w:style>
  <w:style w:type="paragraph" w:customStyle="1" w:styleId="affa">
    <w:name w:val="封面标准名称"/>
    <w:pPr>
      <w:framePr w:w="9638" w:h="6917" w:hRule="exact" w:wrap="around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eastAsia="黑体"/>
      <w:sz w:val="52"/>
    </w:rPr>
  </w:style>
  <w:style w:type="paragraph" w:customStyle="1" w:styleId="affb">
    <w:name w:val="封面标准文稿编辑信息"/>
    <w:pPr>
      <w:spacing w:before="180" w:line="180" w:lineRule="exact"/>
      <w:jc w:val="center"/>
    </w:pPr>
    <w:rPr>
      <w:rFonts w:ascii="宋体"/>
      <w:sz w:val="21"/>
    </w:rPr>
  </w:style>
  <w:style w:type="paragraph" w:customStyle="1" w:styleId="affc">
    <w:name w:val="封面标准文稿类别"/>
    <w:pPr>
      <w:spacing w:before="440" w:line="400" w:lineRule="exact"/>
      <w:jc w:val="center"/>
    </w:pPr>
    <w:rPr>
      <w:rFonts w:ascii="宋体"/>
      <w:sz w:val="24"/>
    </w:rPr>
  </w:style>
  <w:style w:type="paragraph" w:customStyle="1" w:styleId="affd">
    <w:name w:val="封面标准英文名称"/>
    <w:pPr>
      <w:widowControl w:val="0"/>
      <w:spacing w:before="370" w:line="400" w:lineRule="exact"/>
      <w:jc w:val="center"/>
    </w:pPr>
    <w:rPr>
      <w:sz w:val="28"/>
    </w:rPr>
  </w:style>
  <w:style w:type="paragraph" w:customStyle="1" w:styleId="affe">
    <w:name w:val="封面一致性程度标识"/>
    <w:pPr>
      <w:spacing w:before="440" w:line="400" w:lineRule="exact"/>
      <w:jc w:val="center"/>
    </w:pPr>
    <w:rPr>
      <w:rFonts w:ascii="宋体"/>
      <w:sz w:val="28"/>
    </w:rPr>
  </w:style>
  <w:style w:type="paragraph" w:customStyle="1" w:styleId="afff">
    <w:name w:val="封面正文"/>
    <w:pPr>
      <w:jc w:val="both"/>
    </w:pPr>
  </w:style>
  <w:style w:type="paragraph" w:customStyle="1" w:styleId="a7">
    <w:name w:val="附录标识"/>
    <w:basedOn w:val="ae"/>
    <w:pPr>
      <w:numPr>
        <w:numId w:val="15"/>
      </w:numPr>
      <w:tabs>
        <w:tab w:val="left" w:pos="6405"/>
      </w:tabs>
      <w:spacing w:after="200"/>
    </w:pPr>
    <w:rPr>
      <w:sz w:val="21"/>
    </w:rPr>
  </w:style>
  <w:style w:type="paragraph" w:customStyle="1" w:styleId="a3">
    <w:name w:val="附录表标题"/>
    <w:next w:val="aff5"/>
    <w:pPr>
      <w:numPr>
        <w:numId w:val="22"/>
      </w:numPr>
      <w:jc w:val="center"/>
      <w:textAlignment w:val="baseline"/>
    </w:pPr>
    <w:rPr>
      <w:rFonts w:ascii="黑体" w:eastAsia="黑体"/>
      <w:kern w:val="21"/>
      <w:sz w:val="21"/>
    </w:rPr>
  </w:style>
  <w:style w:type="paragraph" w:customStyle="1" w:styleId="a8">
    <w:name w:val="附录章标题"/>
    <w:next w:val="aff5"/>
    <w:pPr>
      <w:numPr>
        <w:ilvl w:val="1"/>
        <w:numId w:val="16"/>
      </w:numPr>
      <w:wordWrap w:val="0"/>
      <w:overflowPunct w:val="0"/>
      <w:autoSpaceDE w:val="0"/>
      <w:spacing w:beforeLines="50" w:before="50" w:afterLines="50" w:after="50"/>
      <w:jc w:val="both"/>
      <w:textAlignment w:val="baseline"/>
      <w:outlineLvl w:val="1"/>
    </w:pPr>
    <w:rPr>
      <w:rFonts w:ascii="黑体" w:eastAsia="黑体"/>
      <w:kern w:val="21"/>
      <w:sz w:val="21"/>
    </w:rPr>
  </w:style>
  <w:style w:type="paragraph" w:customStyle="1" w:styleId="a9">
    <w:name w:val="附录一级条标题"/>
    <w:basedOn w:val="a8"/>
    <w:next w:val="aff5"/>
    <w:pPr>
      <w:numPr>
        <w:ilvl w:val="2"/>
        <w:numId w:val="17"/>
      </w:numPr>
      <w:autoSpaceDN w:val="0"/>
      <w:spacing w:beforeLines="0" w:before="0" w:afterLines="0" w:after="0"/>
      <w:outlineLvl w:val="2"/>
    </w:pPr>
  </w:style>
  <w:style w:type="paragraph" w:customStyle="1" w:styleId="aa">
    <w:name w:val="附录二级条标题"/>
    <w:basedOn w:val="a9"/>
    <w:next w:val="aff5"/>
    <w:pPr>
      <w:numPr>
        <w:ilvl w:val="3"/>
        <w:numId w:val="18"/>
      </w:numPr>
      <w:outlineLvl w:val="3"/>
    </w:pPr>
  </w:style>
  <w:style w:type="paragraph" w:customStyle="1" w:styleId="ab">
    <w:name w:val="附录三级条标题"/>
    <w:basedOn w:val="aa"/>
    <w:next w:val="aff5"/>
    <w:pPr>
      <w:numPr>
        <w:ilvl w:val="4"/>
        <w:numId w:val="19"/>
      </w:numPr>
      <w:outlineLvl w:val="4"/>
    </w:pPr>
  </w:style>
  <w:style w:type="paragraph" w:customStyle="1" w:styleId="ac">
    <w:name w:val="附录四级条标题"/>
    <w:basedOn w:val="ab"/>
    <w:next w:val="aff5"/>
    <w:pPr>
      <w:numPr>
        <w:ilvl w:val="5"/>
        <w:numId w:val="20"/>
      </w:numPr>
      <w:outlineLvl w:val="5"/>
    </w:pPr>
  </w:style>
  <w:style w:type="paragraph" w:customStyle="1" w:styleId="a0">
    <w:name w:val="附录图标题"/>
    <w:next w:val="aff5"/>
    <w:pPr>
      <w:numPr>
        <w:numId w:val="23"/>
      </w:numPr>
      <w:jc w:val="center"/>
    </w:pPr>
    <w:rPr>
      <w:rFonts w:ascii="黑体" w:eastAsia="黑体"/>
      <w:sz w:val="21"/>
    </w:rPr>
  </w:style>
  <w:style w:type="paragraph" w:customStyle="1" w:styleId="ad">
    <w:name w:val="附录五级条标题"/>
    <w:basedOn w:val="ac"/>
    <w:next w:val="aff5"/>
    <w:pPr>
      <w:numPr>
        <w:ilvl w:val="6"/>
        <w:numId w:val="21"/>
      </w:numPr>
      <w:outlineLvl w:val="6"/>
    </w:pPr>
  </w:style>
  <w:style w:type="character" w:customStyle="1" w:styleId="afff0">
    <w:name w:val="个人答复风格"/>
    <w:basedOn w:val="af8"/>
    <w:rPr>
      <w:rFonts w:ascii="Arial" w:eastAsia="宋体" w:hAnsi="Arial" w:cs="Arial"/>
      <w:color w:val="auto"/>
      <w:sz w:val="20"/>
    </w:rPr>
  </w:style>
  <w:style w:type="character" w:customStyle="1" w:styleId="afff1">
    <w:name w:val="个人撰写风格"/>
    <w:basedOn w:val="af8"/>
    <w:rPr>
      <w:rFonts w:ascii="Arial" w:eastAsia="宋体" w:hAnsi="Arial" w:cs="Arial"/>
      <w:color w:val="auto"/>
      <w:sz w:val="20"/>
    </w:rPr>
  </w:style>
  <w:style w:type="paragraph" w:styleId="afff2">
    <w:name w:val="footnote text"/>
    <w:basedOn w:val="af7"/>
    <w:semiHidden/>
    <w:pPr>
      <w:snapToGrid w:val="0"/>
      <w:jc w:val="left"/>
    </w:pPr>
    <w:rPr>
      <w:sz w:val="18"/>
      <w:szCs w:val="18"/>
    </w:rPr>
  </w:style>
  <w:style w:type="character" w:styleId="afff3">
    <w:name w:val="footnote reference"/>
    <w:basedOn w:val="af8"/>
    <w:semiHidden/>
    <w:rPr>
      <w:vertAlign w:val="superscript"/>
    </w:rPr>
  </w:style>
  <w:style w:type="paragraph" w:customStyle="1" w:styleId="af6">
    <w:name w:val="列项——（一级）"/>
    <w:pPr>
      <w:widowControl w:val="0"/>
      <w:numPr>
        <w:numId w:val="8"/>
      </w:numPr>
      <w:tabs>
        <w:tab w:val="clear" w:pos="1140"/>
        <w:tab w:val="num" w:pos="854"/>
      </w:tabs>
      <w:ind w:leftChars="200" w:hangingChars="200"/>
      <w:jc w:val="both"/>
    </w:pPr>
    <w:rPr>
      <w:rFonts w:ascii="宋体"/>
      <w:sz w:val="21"/>
    </w:rPr>
  </w:style>
  <w:style w:type="paragraph" w:customStyle="1" w:styleId="a5">
    <w:name w:val="列项●（二级）"/>
    <w:pPr>
      <w:numPr>
        <w:numId w:val="9"/>
      </w:numPr>
      <w:tabs>
        <w:tab w:val="left" w:pos="840"/>
      </w:tabs>
      <w:ind w:leftChars="400" w:left="600" w:hangingChars="200" w:hanging="200"/>
      <w:jc w:val="both"/>
    </w:pPr>
    <w:rPr>
      <w:rFonts w:ascii="宋体"/>
      <w:sz w:val="21"/>
    </w:rPr>
  </w:style>
  <w:style w:type="paragraph" w:customStyle="1" w:styleId="afff4">
    <w:name w:val="目次、标准名称标题"/>
    <w:basedOn w:val="ae"/>
    <w:next w:val="aff5"/>
    <w:pPr>
      <w:spacing w:line="460" w:lineRule="exact"/>
    </w:pPr>
  </w:style>
  <w:style w:type="paragraph" w:customStyle="1" w:styleId="afff5">
    <w:name w:val="目次、索引正文"/>
    <w:pPr>
      <w:spacing w:line="320" w:lineRule="exact"/>
      <w:jc w:val="both"/>
    </w:pPr>
    <w:rPr>
      <w:rFonts w:ascii="宋体"/>
      <w:sz w:val="21"/>
    </w:rPr>
  </w:style>
  <w:style w:type="paragraph" w:styleId="TOC1">
    <w:name w:val="toc 1"/>
    <w:autoRedefine/>
    <w:semiHidden/>
    <w:pPr>
      <w:jc w:val="both"/>
    </w:pPr>
    <w:rPr>
      <w:rFonts w:ascii="宋体"/>
      <w:sz w:val="21"/>
    </w:rPr>
  </w:style>
  <w:style w:type="paragraph" w:styleId="TOC2">
    <w:name w:val="toc 2"/>
    <w:basedOn w:val="TOC1"/>
    <w:autoRedefine/>
    <w:semiHidden/>
    <w:rPr>
      <w:noProof/>
    </w:rPr>
  </w:style>
  <w:style w:type="paragraph" w:styleId="TOC3">
    <w:name w:val="toc 3"/>
    <w:basedOn w:val="TOC2"/>
    <w:autoRedefine/>
    <w:semiHidden/>
  </w:style>
  <w:style w:type="paragraph" w:styleId="TOC4">
    <w:name w:val="toc 4"/>
    <w:basedOn w:val="TOC3"/>
    <w:autoRedefine/>
    <w:semiHidden/>
  </w:style>
  <w:style w:type="paragraph" w:styleId="TOC5">
    <w:name w:val="toc 5"/>
    <w:basedOn w:val="TOC4"/>
    <w:autoRedefine/>
    <w:semiHidden/>
  </w:style>
  <w:style w:type="paragraph" w:styleId="TOC6">
    <w:name w:val="toc 6"/>
    <w:basedOn w:val="TOC5"/>
    <w:autoRedefine/>
    <w:semiHidden/>
  </w:style>
  <w:style w:type="paragraph" w:styleId="TOC7">
    <w:name w:val="toc 7"/>
    <w:basedOn w:val="TOC6"/>
    <w:autoRedefine/>
    <w:semiHidden/>
  </w:style>
  <w:style w:type="paragraph" w:styleId="TOC8">
    <w:name w:val="toc 8"/>
    <w:basedOn w:val="TOC7"/>
    <w:autoRedefine/>
    <w:semiHidden/>
  </w:style>
  <w:style w:type="paragraph" w:styleId="TOC9">
    <w:name w:val="toc 9"/>
    <w:basedOn w:val="TOC8"/>
    <w:autoRedefine/>
    <w:semiHidden/>
  </w:style>
  <w:style w:type="paragraph" w:customStyle="1" w:styleId="afff6">
    <w:name w:val="其他标准称谓"/>
    <w:pPr>
      <w:spacing w:line="0" w:lineRule="atLeast"/>
      <w:jc w:val="distribute"/>
    </w:pPr>
    <w:rPr>
      <w:rFonts w:ascii="黑体" w:eastAsia="黑体" w:hAnsi="宋体"/>
      <w:sz w:val="52"/>
    </w:rPr>
  </w:style>
  <w:style w:type="paragraph" w:customStyle="1" w:styleId="afff7">
    <w:name w:val="其他发布部门"/>
    <w:basedOn w:val="aff7"/>
    <w:pPr>
      <w:framePr w:wrap="around"/>
      <w:spacing w:line="0" w:lineRule="atLeast"/>
    </w:pPr>
    <w:rPr>
      <w:rFonts w:ascii="黑体" w:eastAsia="黑体"/>
      <w:b w:val="0"/>
    </w:rPr>
  </w:style>
  <w:style w:type="paragraph" w:customStyle="1" w:styleId="af2">
    <w:name w:val="三级条标题"/>
    <w:basedOn w:val="af1"/>
    <w:next w:val="aff5"/>
    <w:pPr>
      <w:numPr>
        <w:ilvl w:val="4"/>
        <w:numId w:val="5"/>
      </w:numPr>
      <w:outlineLvl w:val="4"/>
    </w:pPr>
  </w:style>
  <w:style w:type="paragraph" w:customStyle="1" w:styleId="afff8">
    <w:name w:val="实施日期"/>
    <w:basedOn w:val="aff8"/>
    <w:pPr>
      <w:framePr w:hSpace="0" w:wrap="around" w:xAlign="right"/>
      <w:jc w:val="right"/>
    </w:pPr>
  </w:style>
  <w:style w:type="paragraph" w:customStyle="1" w:styleId="a">
    <w:name w:val="示例"/>
    <w:next w:val="aff5"/>
    <w:pPr>
      <w:numPr>
        <w:numId w:val="10"/>
      </w:numPr>
      <w:tabs>
        <w:tab w:val="clear" w:pos="1120"/>
        <w:tab w:val="num" w:pos="816"/>
      </w:tabs>
      <w:ind w:firstLineChars="233" w:firstLine="419"/>
      <w:jc w:val="both"/>
    </w:pPr>
    <w:rPr>
      <w:rFonts w:ascii="宋体"/>
      <w:sz w:val="18"/>
    </w:rPr>
  </w:style>
  <w:style w:type="paragraph" w:customStyle="1" w:styleId="afff9">
    <w:name w:val="数字编号列项（二级）"/>
    <w:pPr>
      <w:ind w:leftChars="400" w:left="1260" w:hangingChars="200" w:hanging="420"/>
      <w:jc w:val="both"/>
    </w:pPr>
    <w:rPr>
      <w:rFonts w:ascii="宋体"/>
      <w:sz w:val="21"/>
    </w:rPr>
  </w:style>
  <w:style w:type="paragraph" w:customStyle="1" w:styleId="af3">
    <w:name w:val="四级条标题"/>
    <w:basedOn w:val="af2"/>
    <w:next w:val="aff5"/>
    <w:pPr>
      <w:numPr>
        <w:ilvl w:val="5"/>
        <w:numId w:val="6"/>
      </w:numPr>
      <w:outlineLvl w:val="5"/>
    </w:pPr>
  </w:style>
  <w:style w:type="paragraph" w:customStyle="1" w:styleId="afffa">
    <w:name w:val="条文脚注"/>
    <w:basedOn w:val="afff2"/>
    <w:pPr>
      <w:ind w:leftChars="200" w:left="780" w:hangingChars="200" w:hanging="360"/>
      <w:jc w:val="both"/>
    </w:pPr>
    <w:rPr>
      <w:rFonts w:ascii="宋体"/>
    </w:rPr>
  </w:style>
  <w:style w:type="paragraph" w:customStyle="1" w:styleId="afffb">
    <w:name w:val="图表脚注"/>
    <w:next w:val="aff5"/>
    <w:pPr>
      <w:ind w:leftChars="200" w:left="300" w:hangingChars="100" w:hanging="100"/>
      <w:jc w:val="both"/>
    </w:pPr>
    <w:rPr>
      <w:rFonts w:ascii="宋体"/>
      <w:sz w:val="18"/>
    </w:rPr>
  </w:style>
  <w:style w:type="paragraph" w:customStyle="1" w:styleId="afffc">
    <w:name w:val="文献分类号"/>
    <w:pPr>
      <w:framePr w:hSpace="180" w:vSpace="180" w:wrap="around" w:hAnchor="margin" w:y="1" w:anchorLock="1"/>
      <w:widowControl w:val="0"/>
      <w:textAlignment w:val="center"/>
    </w:pPr>
    <w:rPr>
      <w:rFonts w:eastAsia="黑体"/>
      <w:sz w:val="21"/>
    </w:rPr>
  </w:style>
  <w:style w:type="paragraph" w:styleId="afffd">
    <w:name w:val="Plain Text"/>
    <w:basedOn w:val="af7"/>
    <w:rPr>
      <w:rFonts w:ascii="宋体" w:hAnsi="Courier New"/>
      <w:szCs w:val="20"/>
    </w:rPr>
  </w:style>
  <w:style w:type="paragraph" w:customStyle="1" w:styleId="af4">
    <w:name w:val="五级条标题"/>
    <w:basedOn w:val="af3"/>
    <w:next w:val="aff5"/>
    <w:pPr>
      <w:numPr>
        <w:ilvl w:val="6"/>
        <w:numId w:val="7"/>
      </w:numPr>
      <w:outlineLvl w:val="6"/>
    </w:pPr>
  </w:style>
  <w:style w:type="paragraph" w:styleId="afffe">
    <w:name w:val="footer"/>
    <w:basedOn w:val="af7"/>
    <w:pPr>
      <w:tabs>
        <w:tab w:val="center" w:pos="4153"/>
        <w:tab w:val="right" w:pos="8306"/>
      </w:tabs>
      <w:snapToGrid w:val="0"/>
      <w:ind w:rightChars="100" w:right="210"/>
      <w:jc w:val="right"/>
    </w:pPr>
    <w:rPr>
      <w:sz w:val="18"/>
      <w:szCs w:val="18"/>
    </w:rPr>
  </w:style>
  <w:style w:type="character" w:styleId="affff">
    <w:name w:val="page number"/>
    <w:basedOn w:val="af8"/>
    <w:rPr>
      <w:rFonts w:ascii="Times New Roman" w:eastAsia="宋体" w:hAnsi="Times New Roman"/>
      <w:sz w:val="18"/>
    </w:rPr>
  </w:style>
  <w:style w:type="paragraph" w:styleId="affff0">
    <w:name w:val="header"/>
    <w:basedOn w:val="af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a6">
    <w:name w:val="正文表标题"/>
    <w:next w:val="aff5"/>
    <w:pPr>
      <w:numPr>
        <w:numId w:val="13"/>
      </w:numPr>
      <w:jc w:val="center"/>
    </w:pPr>
    <w:rPr>
      <w:rFonts w:ascii="黑体" w:eastAsia="黑体"/>
      <w:sz w:val="21"/>
    </w:rPr>
  </w:style>
  <w:style w:type="paragraph" w:customStyle="1" w:styleId="a4">
    <w:name w:val="正文图标题"/>
    <w:next w:val="aff5"/>
    <w:pPr>
      <w:numPr>
        <w:numId w:val="14"/>
      </w:numPr>
      <w:jc w:val="center"/>
    </w:pPr>
    <w:rPr>
      <w:rFonts w:ascii="黑体" w:eastAsia="黑体"/>
      <w:sz w:val="21"/>
    </w:rPr>
  </w:style>
  <w:style w:type="paragraph" w:customStyle="1" w:styleId="af5">
    <w:name w:val="注："/>
    <w:next w:val="aff5"/>
    <w:pPr>
      <w:widowControl w:val="0"/>
      <w:numPr>
        <w:numId w:val="11"/>
      </w:numPr>
      <w:tabs>
        <w:tab w:val="clear" w:pos="1140"/>
      </w:tabs>
      <w:autoSpaceDE w:val="0"/>
      <w:autoSpaceDN w:val="0"/>
      <w:jc w:val="both"/>
    </w:pPr>
    <w:rPr>
      <w:rFonts w:ascii="宋体"/>
      <w:sz w:val="18"/>
    </w:rPr>
  </w:style>
  <w:style w:type="paragraph" w:customStyle="1" w:styleId="a2">
    <w:name w:val="注×："/>
    <w:pPr>
      <w:widowControl w:val="0"/>
      <w:numPr>
        <w:numId w:val="12"/>
      </w:numPr>
      <w:tabs>
        <w:tab w:val="clear" w:pos="900"/>
        <w:tab w:val="left" w:pos="630"/>
      </w:tabs>
      <w:autoSpaceDE w:val="0"/>
      <w:autoSpaceDN w:val="0"/>
      <w:jc w:val="both"/>
    </w:pPr>
    <w:rPr>
      <w:rFonts w:ascii="宋体"/>
      <w:sz w:val="18"/>
    </w:rPr>
  </w:style>
  <w:style w:type="paragraph" w:customStyle="1" w:styleId="affff1">
    <w:name w:val="字母编号列项（一级）"/>
    <w:pPr>
      <w:ind w:leftChars="200" w:left="840" w:hangingChars="200" w:hanging="420"/>
      <w:jc w:val="both"/>
    </w:pPr>
    <w:rPr>
      <w:rFonts w:ascii="宋体"/>
      <w:sz w:val="21"/>
    </w:rPr>
  </w:style>
  <w:style w:type="paragraph" w:styleId="affff2">
    <w:name w:val="Body Text Indent"/>
    <w:basedOn w:val="af7"/>
    <w:pPr>
      <w:spacing w:before="100" w:beforeAutospacing="1" w:after="100" w:afterAutospacing="1" w:line="335" w:lineRule="atLeast"/>
      <w:ind w:firstLineChars="192" w:firstLine="461"/>
    </w:pPr>
    <w:rPr>
      <w:rFonts w:ascii="仿宋_GB2312" w:eastAsia="仿宋_GB2312"/>
      <w:color w:val="000000"/>
      <w:sz w:val="24"/>
    </w:rPr>
  </w:style>
  <w:style w:type="paragraph" w:customStyle="1" w:styleId="a1">
    <w:name w:val="列项◆（三级）"/>
    <w:pPr>
      <w:numPr>
        <w:numId w:val="24"/>
      </w:numPr>
      <w:ind w:leftChars="600" w:left="800" w:hangingChars="200" w:hanging="200"/>
    </w:pPr>
    <w:rPr>
      <w:rFonts w:ascii="宋体"/>
      <w:sz w:val="21"/>
    </w:rPr>
  </w:style>
  <w:style w:type="paragraph" w:customStyle="1" w:styleId="affff3">
    <w:name w:val="编号列项（三级）"/>
    <w:pPr>
      <w:ind w:leftChars="600" w:left="800" w:hangingChars="200" w:hanging="200"/>
    </w:pPr>
    <w:rPr>
      <w:rFonts w:ascii="宋体"/>
      <w:sz w:val="21"/>
    </w:rPr>
  </w:style>
  <w:style w:type="paragraph" w:styleId="21">
    <w:name w:val="Body Text Indent 2"/>
    <w:basedOn w:val="af7"/>
    <w:pPr>
      <w:suppressAutoHyphens/>
      <w:adjustRightInd w:val="0"/>
      <w:spacing w:line="400" w:lineRule="exact"/>
      <w:ind w:firstLineChars="200" w:firstLine="420"/>
    </w:pPr>
    <w:rPr>
      <w:rFonts w:ascii="宋体" w:hAnsi="宋体"/>
      <w:color w:val="000000"/>
      <w:kern w:val="0"/>
    </w:rPr>
  </w:style>
  <w:style w:type="paragraph" w:styleId="affff4">
    <w:name w:val="Normal (Web)"/>
    <w:basedOn w:val="af7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</w:rPr>
  </w:style>
  <w:style w:type="paragraph" w:styleId="affff5">
    <w:name w:val="Body Text"/>
    <w:basedOn w:val="af7"/>
    <w:pPr>
      <w:suppressAutoHyphens/>
      <w:spacing w:line="360" w:lineRule="auto"/>
    </w:pPr>
    <w:rPr>
      <w:color w:val="000000"/>
    </w:rPr>
  </w:style>
  <w:style w:type="paragraph" w:styleId="22">
    <w:name w:val="Body Text 2"/>
    <w:basedOn w:val="af7"/>
    <w:pPr>
      <w:tabs>
        <w:tab w:val="right" w:pos="10080"/>
      </w:tabs>
      <w:spacing w:line="360" w:lineRule="auto"/>
      <w:ind w:right="116"/>
    </w:pPr>
    <w:rPr>
      <w:rFonts w:ascii="宋体"/>
    </w:rPr>
  </w:style>
  <w:style w:type="paragraph" w:styleId="affff6">
    <w:name w:val="Balloon Text"/>
    <w:basedOn w:val="af7"/>
    <w:semiHidden/>
    <w:rPr>
      <w:sz w:val="18"/>
      <w:szCs w:val="18"/>
    </w:rPr>
  </w:style>
  <w:style w:type="character" w:styleId="affff7">
    <w:name w:val="annotation reference"/>
    <w:basedOn w:val="af8"/>
    <w:semiHidden/>
    <w:rPr>
      <w:sz w:val="21"/>
      <w:szCs w:val="21"/>
    </w:rPr>
  </w:style>
  <w:style w:type="paragraph" w:styleId="affff8">
    <w:name w:val="annotation text"/>
    <w:basedOn w:val="af7"/>
    <w:semiHidden/>
    <w:pPr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TDS2\tds2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tds2.dot</Template>
  <TotalTime>0</TotalTime>
  <Pages>2</Pages>
  <Words>1175</Words>
  <Characters>6699</Characters>
  <Application>Microsoft Office Word</Application>
  <DocSecurity>0</DocSecurity>
  <Lines>55</Lines>
  <Paragraphs>15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标准名称</vt:lpstr>
    </vt:vector>
  </TitlesOfParts>
  <Company>CNIS</Company>
  <LinksUpToDate>false</LinksUpToDate>
  <CharactersWithSpaces>7859</CharactersWithSpaces>
  <SharedDoc>false</SharedDoc>
  <HLinks>
    <vt:vector size="120" baseType="variant">
      <vt:variant>
        <vt:i4>1245238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_Toc149472960</vt:lpwstr>
      </vt:variant>
      <vt:variant>
        <vt:i4>1900599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_Toc149472889</vt:lpwstr>
      </vt:variant>
      <vt:variant>
        <vt:i4>1900599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_Toc149472888</vt:lpwstr>
      </vt:variant>
      <vt:variant>
        <vt:i4>1900599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_Toc149472887</vt:lpwstr>
      </vt:variant>
      <vt:variant>
        <vt:i4>1900599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_Toc149472886</vt:lpwstr>
      </vt:variant>
      <vt:variant>
        <vt:i4>1900599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_Toc149472885</vt:lpwstr>
      </vt:variant>
      <vt:variant>
        <vt:i4>1900599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_Toc149472884</vt:lpwstr>
      </vt:variant>
      <vt:variant>
        <vt:i4>1900599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_Toc149472883</vt:lpwstr>
      </vt:variant>
      <vt:variant>
        <vt:i4>1900599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_Toc149472882</vt:lpwstr>
      </vt:variant>
      <vt:variant>
        <vt:i4>1900599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_Toc149472881</vt:lpwstr>
      </vt:variant>
      <vt:variant>
        <vt:i4>1900599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_Toc149472880</vt:lpwstr>
      </vt:variant>
      <vt:variant>
        <vt:i4>1179703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_Toc149472879</vt:lpwstr>
      </vt:variant>
      <vt:variant>
        <vt:i4>1179703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_Toc149472878</vt:lpwstr>
      </vt:variant>
      <vt:variant>
        <vt:i4>1179703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_Toc149472876</vt:lpwstr>
      </vt:variant>
      <vt:variant>
        <vt:i4>1179703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_Toc149472875</vt:lpwstr>
      </vt:variant>
      <vt:variant>
        <vt:i4>1179703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_Toc149472874</vt:lpwstr>
      </vt:variant>
      <vt:variant>
        <vt:i4>1179703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_Toc149472873</vt:lpwstr>
      </vt:variant>
      <vt:variant>
        <vt:i4>1179703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_Toc149472872</vt:lpwstr>
      </vt:variant>
      <vt:variant>
        <vt:i4>1179703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_Toc149472871</vt:lpwstr>
      </vt:variant>
      <vt:variant>
        <vt:i4>1179703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_Toc149472870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标准名称</dc:title>
  <dc:subject/>
  <dc:creator>fpc</dc:creator>
  <cp:keywords/>
  <dc:description/>
  <cp:lastModifiedBy>qiwen</cp:lastModifiedBy>
  <cp:revision>2</cp:revision>
  <cp:lastPrinted>2005-11-10T06:51:00Z</cp:lastPrinted>
  <dcterms:created xsi:type="dcterms:W3CDTF">2025-12-05T02:20:00Z</dcterms:created>
  <dcterms:modified xsi:type="dcterms:W3CDTF">2025-12-05T02:20:00Z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DS属性">
    <vt:lpwstr>TDS 2.0 Document</vt:lpwstr>
  </property>
</Properties>
</file>