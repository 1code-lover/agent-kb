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00000" w:rsidRDefault="0033138B">
      <w:pPr>
        <w:spacing w:before="360" w:after="360" w:line="240" w:lineRule="exact"/>
        <w:rPr>
          <w:rFonts w:ascii="黑体" w:eastAsia="黑体" w:hAnsi="仿宋_GB2312" w:cs="仿宋_GB2312" w:hint="eastAsia"/>
          <w:bCs/>
          <w:color w:val="000000"/>
          <w:sz w:val="32"/>
          <w:szCs w:val="32"/>
        </w:rPr>
      </w:pPr>
      <w:bookmarkStart w:id="0" w:name="_GoBack"/>
      <w:bookmarkEnd w:id="0"/>
      <w:r>
        <w:rPr>
          <w:rFonts w:ascii="黑体" w:eastAsia="黑体" w:hAnsi="仿宋_GB2312" w:cs="仿宋_GB2312" w:hint="eastAsia"/>
          <w:bCs/>
          <w:color w:val="000000"/>
          <w:sz w:val="32"/>
          <w:szCs w:val="32"/>
        </w:rPr>
        <w:t>附件</w:t>
      </w:r>
      <w:r>
        <w:rPr>
          <w:rFonts w:ascii="黑体" w:eastAsia="黑体" w:hAnsi="仿宋_GB2312" w:cs="仿宋_GB2312" w:hint="eastAsia"/>
          <w:bCs/>
          <w:color w:val="000000"/>
          <w:sz w:val="32"/>
          <w:szCs w:val="32"/>
        </w:rPr>
        <w:t>1</w:t>
      </w:r>
    </w:p>
    <w:p w:rsidR="00000000" w:rsidRDefault="0033138B">
      <w:pPr>
        <w:spacing w:before="360" w:after="360" w:line="240" w:lineRule="exact"/>
        <w:jc w:val="center"/>
        <w:rPr>
          <w:rFonts w:ascii="黑体" w:eastAsia="黑体"/>
          <w:bCs/>
          <w:color w:val="000000"/>
          <w:sz w:val="32"/>
          <w:szCs w:val="32"/>
        </w:rPr>
      </w:pPr>
    </w:p>
    <w:p w:rsidR="00000000" w:rsidRDefault="0033138B">
      <w:pPr>
        <w:spacing w:before="360" w:after="360" w:line="240" w:lineRule="exact"/>
        <w:jc w:val="center"/>
        <w:rPr>
          <w:rFonts w:ascii="黑体" w:eastAsia="黑体"/>
          <w:bCs/>
          <w:color w:val="000000"/>
          <w:sz w:val="32"/>
          <w:szCs w:val="32"/>
        </w:rPr>
      </w:pPr>
    </w:p>
    <w:p w:rsidR="00000000" w:rsidRDefault="0033138B">
      <w:pPr>
        <w:spacing w:beforeLines="150" w:before="360" w:afterLines="150" w:after="360" w:line="360" w:lineRule="auto"/>
        <w:jc w:val="center"/>
        <w:rPr>
          <w:rFonts w:ascii="华康简标题宋" w:eastAsia="华康简标题宋" w:hAnsi="华文中宋" w:cs="华文中宋" w:hint="eastAsia"/>
          <w:sz w:val="52"/>
          <w:szCs w:val="52"/>
        </w:rPr>
      </w:pPr>
      <w:r>
        <w:rPr>
          <w:rFonts w:ascii="华康简标题宋" w:eastAsia="华康简标题宋" w:hAnsi="华文中宋" w:cs="华文中宋" w:hint="eastAsia"/>
          <w:sz w:val="52"/>
          <w:szCs w:val="52"/>
        </w:rPr>
        <w:t>粮油安全储存守则</w:t>
      </w: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b/>
          <w:color w:val="000000"/>
          <w:sz w:val="28"/>
          <w:szCs w:val="28"/>
        </w:rPr>
      </w:pPr>
    </w:p>
    <w:p w:rsidR="00000000" w:rsidRDefault="0033138B">
      <w:pPr>
        <w:numPr>
          <w:ins w:id="1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2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3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4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5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6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7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8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9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10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numPr>
          <w:ins w:id="11" w:author="MC SYSTEM" w:date="2016-09-14T15:42:00Z"/>
        </w:num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rFonts w:hint="eastAsia"/>
          <w:b/>
          <w:color w:val="000000"/>
          <w:sz w:val="28"/>
          <w:szCs w:val="28"/>
        </w:rPr>
      </w:pPr>
    </w:p>
    <w:p w:rsidR="00000000" w:rsidRDefault="0033138B">
      <w:pPr>
        <w:rPr>
          <w:b/>
          <w:color w:val="000000"/>
          <w:sz w:val="28"/>
          <w:szCs w:val="28"/>
        </w:rPr>
      </w:pPr>
    </w:p>
    <w:p w:rsidR="00000000" w:rsidRDefault="0033138B">
      <w:pPr>
        <w:jc w:val="center"/>
        <w:rPr>
          <w:rFonts w:ascii="楷体_GB2312" w:eastAsia="楷体_GB2312" w:hAnsi="黑体" w:hint="eastAsia"/>
          <w:b/>
          <w:color w:val="0D0D0D"/>
          <w:sz w:val="36"/>
          <w:szCs w:val="36"/>
        </w:rPr>
      </w:pPr>
      <w:r>
        <w:rPr>
          <w:rFonts w:ascii="楷体_GB2312" w:eastAsia="楷体_GB2312" w:hAnsi="黑体" w:hint="eastAsia"/>
          <w:b/>
          <w:color w:val="0D0D0D"/>
          <w:sz w:val="36"/>
          <w:szCs w:val="36"/>
        </w:rPr>
        <w:t>国家粮食局</w:t>
      </w:r>
    </w:p>
    <w:p w:rsidR="00000000" w:rsidRDefault="0033138B">
      <w:pPr>
        <w:jc w:val="center"/>
        <w:rPr>
          <w:rFonts w:ascii="楷体_GB2312" w:eastAsia="楷体_GB2312" w:hAnsi="黑体" w:hint="eastAsia"/>
          <w:b/>
          <w:color w:val="0D0D0D"/>
          <w:sz w:val="36"/>
          <w:szCs w:val="36"/>
        </w:rPr>
      </w:pPr>
      <w:r>
        <w:rPr>
          <w:rFonts w:ascii="楷体_GB2312" w:eastAsia="楷体_GB2312" w:hAnsi="黑体" w:hint="eastAsia"/>
          <w:b/>
          <w:color w:val="0D0D0D"/>
          <w:sz w:val="36"/>
          <w:szCs w:val="36"/>
        </w:rPr>
        <w:t>2016</w:t>
      </w:r>
      <w:r>
        <w:rPr>
          <w:rFonts w:ascii="楷体_GB2312" w:eastAsia="楷体_GB2312" w:hAnsi="黑体" w:hint="eastAsia"/>
          <w:b/>
          <w:color w:val="0D0D0D"/>
          <w:sz w:val="36"/>
          <w:szCs w:val="36"/>
        </w:rPr>
        <w:t>年</w:t>
      </w:r>
      <w:r>
        <w:rPr>
          <w:rFonts w:ascii="楷体_GB2312" w:eastAsia="楷体_GB2312" w:hAnsi="黑体" w:hint="eastAsia"/>
          <w:b/>
          <w:color w:val="0D0D0D"/>
          <w:sz w:val="36"/>
          <w:szCs w:val="36"/>
        </w:rPr>
        <w:t>10</w:t>
      </w:r>
      <w:r>
        <w:rPr>
          <w:rFonts w:ascii="楷体_GB2312" w:eastAsia="楷体_GB2312" w:hAnsi="黑体" w:hint="eastAsia"/>
          <w:b/>
          <w:color w:val="0D0D0D"/>
          <w:sz w:val="36"/>
          <w:szCs w:val="36"/>
        </w:rPr>
        <w:t>月</w:t>
      </w:r>
    </w:p>
    <w:p w:rsidR="00000000" w:rsidRDefault="0033138B">
      <w:pPr>
        <w:numPr>
          <w:ins w:id="12" w:author="MC SYSTEM" w:date="2016-09-14T16:20:00Z"/>
        </w:numPr>
        <w:jc w:val="center"/>
        <w:rPr>
          <w:rFonts w:ascii="楷体_GB2312" w:eastAsia="楷体_GB2312" w:hAnsi="黑体" w:hint="eastAsia"/>
          <w:b/>
          <w:color w:val="0D0D0D"/>
          <w:sz w:val="36"/>
          <w:szCs w:val="36"/>
        </w:rPr>
      </w:pPr>
    </w:p>
    <w:p w:rsidR="00000000" w:rsidRDefault="0033138B">
      <w:pPr>
        <w:numPr>
          <w:ins w:id="13" w:author="MC SYSTEM" w:date="2016-09-14T16:20:00Z"/>
        </w:numPr>
        <w:jc w:val="center"/>
        <w:rPr>
          <w:rFonts w:ascii="楷体_GB2312" w:eastAsia="楷体_GB2312" w:hAnsi="黑体" w:hint="eastAsia"/>
          <w:b/>
          <w:color w:val="0D0D0D"/>
          <w:sz w:val="36"/>
          <w:szCs w:val="36"/>
        </w:rPr>
        <w:sectPr w:rsidR="00000000">
          <w:headerReference w:type="default" r:id="rId7"/>
          <w:footerReference w:type="even" r:id="rId8"/>
          <w:footerReference w:type="default" r:id="rId9"/>
          <w:pgSz w:w="11906" w:h="16838"/>
          <w:pgMar w:top="2098" w:right="1531" w:bottom="1531" w:left="1531" w:header="851" w:footer="1588" w:gutter="0"/>
          <w:pgNumType w:start="3"/>
          <w:cols w:space="720"/>
          <w:docGrid w:linePitch="312"/>
        </w:sectPr>
      </w:pP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kern w:val="0"/>
          <w:sz w:val="28"/>
          <w:szCs w:val="28"/>
        </w:rPr>
      </w:pPr>
      <w:bookmarkStart w:id="14" w:name="_Toc459111990"/>
      <w:bookmarkStart w:id="15" w:name="_Toc12960"/>
      <w:bookmarkStart w:id="16" w:name="_Toc2877"/>
      <w:bookmarkStart w:id="17" w:name="_Toc461111756"/>
      <w:bookmarkStart w:id="18" w:name="_Toc21033"/>
      <w:r>
        <w:rPr>
          <w:rFonts w:hint="eastAsia"/>
          <w:color w:val="000000"/>
          <w:kern w:val="0"/>
          <w:sz w:val="28"/>
          <w:szCs w:val="28"/>
        </w:rPr>
        <w:lastRenderedPageBreak/>
        <w:t>为了贯彻执行“预防为主、综合防治”的安全储粮方针，强化落实“谁储粮、谁负责，谁坏粮、谁担责”的粮油储存安全责任，规范粮库安全储粮作业与管理行为，确保粮油安全储存，依据《粮油仓储管理办法》《粮油储藏技术规范》《粮油储存安全责任暂行规定》</w:t>
      </w:r>
      <w:r>
        <w:rPr>
          <w:color w:val="000000"/>
          <w:kern w:val="0"/>
          <w:sz w:val="28"/>
          <w:szCs w:val="28"/>
        </w:rPr>
        <w:t>等</w:t>
      </w:r>
      <w:r>
        <w:rPr>
          <w:rFonts w:hint="eastAsia"/>
          <w:color w:val="000000"/>
          <w:kern w:val="0"/>
          <w:sz w:val="28"/>
          <w:szCs w:val="28"/>
        </w:rPr>
        <w:t>制度</w:t>
      </w:r>
      <w:r>
        <w:rPr>
          <w:color w:val="000000"/>
          <w:kern w:val="0"/>
          <w:sz w:val="28"/>
          <w:szCs w:val="28"/>
        </w:rPr>
        <w:t>标准规范，制订本</w:t>
      </w:r>
      <w:r>
        <w:rPr>
          <w:rFonts w:hint="eastAsia"/>
          <w:color w:val="000000"/>
          <w:kern w:val="0"/>
          <w:sz w:val="28"/>
          <w:szCs w:val="28"/>
        </w:rPr>
        <w:t>守则。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本守则</w:t>
      </w:r>
      <w:r>
        <w:rPr>
          <w:rFonts w:hint="eastAsia"/>
          <w:sz w:val="28"/>
          <w:szCs w:val="28"/>
        </w:rPr>
        <w:t>是从事粮油仓储活动必须遵守的行为准则，</w:t>
      </w:r>
      <w:r>
        <w:rPr>
          <w:rFonts w:hint="eastAsia"/>
          <w:color w:val="000000"/>
          <w:kern w:val="0"/>
          <w:sz w:val="28"/>
          <w:szCs w:val="28"/>
        </w:rPr>
        <w:t>适用于各类粮油仓储单位。</w:t>
      </w:r>
    </w:p>
    <w:p w:rsidR="00000000" w:rsidRDefault="0033138B">
      <w:pPr>
        <w:pStyle w:val="1"/>
        <w:numPr>
          <w:ilvl w:val="0"/>
          <w:numId w:val="0"/>
        </w:numPr>
        <w:spacing w:line="500" w:lineRule="exact"/>
        <w:rPr>
          <w:rFonts w:ascii="黑体" w:eastAsia="黑体" w:hAnsi="Times New Roman" w:hint="eastAsia"/>
          <w:b w:val="0"/>
        </w:rPr>
        <w:sectPr w:rsidR="00000000">
          <w:footerReference w:type="default" r:id="rId10"/>
          <w:pgSz w:w="11906" w:h="16838"/>
          <w:pgMar w:top="1928" w:right="1531" w:bottom="1531" w:left="1531" w:header="851" w:footer="1531" w:gutter="0"/>
          <w:cols w:space="720"/>
          <w:docGrid w:type="linesAndChars" w:linePitch="312"/>
        </w:sectPr>
      </w:pPr>
      <w:bookmarkStart w:id="19" w:name="_Toc17812"/>
      <w:bookmarkStart w:id="20" w:name="_Toc19674"/>
    </w:p>
    <w:p w:rsidR="00000000" w:rsidRDefault="0033138B">
      <w:pPr>
        <w:pStyle w:val="1"/>
        <w:numPr>
          <w:ilvl w:val="0"/>
          <w:numId w:val="0"/>
        </w:numPr>
        <w:spacing w:line="500" w:lineRule="exact"/>
        <w:rPr>
          <w:rFonts w:ascii="黑体" w:eastAsia="黑体" w:hAnsi="Times New Roman" w:hint="eastAsia"/>
          <w:b w:val="0"/>
        </w:rPr>
      </w:pPr>
      <w:r>
        <w:rPr>
          <w:rFonts w:ascii="黑体" w:eastAsia="黑体" w:hAnsi="Times New Roman" w:hint="eastAsia"/>
          <w:b w:val="0"/>
        </w:rPr>
        <w:t>第一章</w:t>
      </w:r>
      <w:r>
        <w:rPr>
          <w:rFonts w:ascii="黑体" w:eastAsia="黑体" w:hAnsi="Times New Roman" w:hint="eastAsia"/>
          <w:b w:val="0"/>
        </w:rPr>
        <w:t xml:space="preserve">  </w:t>
      </w:r>
      <w:r>
        <w:rPr>
          <w:rFonts w:ascii="黑体" w:eastAsia="黑体" w:hAnsi="Times New Roman"/>
          <w:b w:val="0"/>
        </w:rPr>
        <w:t>粮食入仓与质量控制</w:t>
      </w:r>
      <w:bookmarkEnd w:id="14"/>
      <w:bookmarkEnd w:id="15"/>
      <w:bookmarkEnd w:id="16"/>
      <w:bookmarkEnd w:id="17"/>
      <w:bookmarkEnd w:id="18"/>
      <w:bookmarkEnd w:id="19"/>
      <w:bookmarkEnd w:id="20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jc w:val="left"/>
        <w:rPr>
          <w:color w:val="000000"/>
        </w:rPr>
      </w:pPr>
      <w:bookmarkStart w:id="21" w:name="_Toc459111991"/>
      <w:bookmarkStart w:id="22" w:name="_Toc8161"/>
      <w:bookmarkStart w:id="23" w:name="_Toc30056"/>
      <w:bookmarkStart w:id="24" w:name="_Toc461111757"/>
      <w:bookmarkStart w:id="25" w:name="_Toc1651"/>
      <w:bookmarkStart w:id="26" w:name="_Toc5128"/>
      <w:bookmarkStart w:id="27" w:name="_Toc16824"/>
      <w:r>
        <w:rPr>
          <w:color w:val="000000"/>
        </w:rPr>
        <w:t>入仓作业准备</w:t>
      </w:r>
      <w:bookmarkEnd w:id="21"/>
      <w:bookmarkEnd w:id="22"/>
      <w:bookmarkEnd w:id="23"/>
      <w:bookmarkEnd w:id="24"/>
      <w:bookmarkEnd w:id="25"/>
      <w:bookmarkEnd w:id="26"/>
      <w:bookmarkEnd w:id="27"/>
    </w:p>
    <w:p w:rsidR="00000000" w:rsidRDefault="0033138B">
      <w:pPr>
        <w:spacing w:line="500" w:lineRule="exact"/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粮食</w:t>
      </w:r>
      <w:r>
        <w:rPr>
          <w:sz w:val="28"/>
          <w:szCs w:val="28"/>
        </w:rPr>
        <w:t>入仓前，</w:t>
      </w:r>
      <w:r>
        <w:rPr>
          <w:rFonts w:hint="eastAsia"/>
          <w:sz w:val="28"/>
          <w:szCs w:val="28"/>
        </w:rPr>
        <w:t>仓储管理部</w:t>
      </w:r>
      <w:r>
        <w:rPr>
          <w:rFonts w:hint="eastAsia"/>
          <w:sz w:val="28"/>
          <w:szCs w:val="28"/>
        </w:rPr>
        <w:t>门</w:t>
      </w:r>
      <w:r>
        <w:rPr>
          <w:sz w:val="28"/>
          <w:szCs w:val="28"/>
        </w:rPr>
        <w:t>要检查仓房，确认仓房无破损、渗漏、返潮等现象，门窗和照明灯等能正常使用</w:t>
      </w:r>
      <w:r>
        <w:rPr>
          <w:rFonts w:hint="eastAsia"/>
          <w:sz w:val="28"/>
          <w:szCs w:val="28"/>
        </w:rPr>
        <w:t>；</w:t>
      </w:r>
      <w:r>
        <w:rPr>
          <w:sz w:val="28"/>
          <w:szCs w:val="28"/>
        </w:rPr>
        <w:t>要清洁仓房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有活虫时进行空仓杀虫，采用国家允许使用的杀虫剂进行杀虫处理，制定空仓杀虫方案，经批准后实施，做好隔离工作。空仓杀虫药剂及用量见表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设备管理部门</w:t>
      </w:r>
      <w:r>
        <w:rPr>
          <w:sz w:val="28"/>
          <w:szCs w:val="28"/>
        </w:rPr>
        <w:t>要清洁和调试设备，确保作业期间输送清理和仓储工艺</w:t>
      </w:r>
      <w:r>
        <w:rPr>
          <w:rFonts w:hint="eastAsia"/>
          <w:sz w:val="28"/>
          <w:szCs w:val="28"/>
        </w:rPr>
        <w:t>等</w:t>
      </w:r>
      <w:r>
        <w:rPr>
          <w:sz w:val="28"/>
          <w:szCs w:val="28"/>
        </w:rPr>
        <w:t>设备正常运行。</w:t>
      </w:r>
    </w:p>
    <w:p w:rsidR="00000000" w:rsidRDefault="0033138B">
      <w:pPr>
        <w:jc w:val="center"/>
        <w:rPr>
          <w:b/>
        </w:rPr>
      </w:pPr>
      <w:bookmarkStart w:id="28" w:name="_Toc459111727"/>
      <w:r>
        <w:rPr>
          <w:b/>
        </w:rPr>
        <w:t>表</w:t>
      </w:r>
      <w:r>
        <w:rPr>
          <w:rFonts w:hint="eastAsia"/>
          <w:b/>
        </w:rPr>
        <w:t>1</w:t>
      </w:r>
      <w:r>
        <w:rPr>
          <w:b/>
        </w:rPr>
        <w:t xml:space="preserve"> </w:t>
      </w:r>
      <w:r>
        <w:rPr>
          <w:b/>
        </w:rPr>
        <w:t>空仓杀虫药剂及用量</w:t>
      </w:r>
      <w:bookmarkEnd w:id="28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2"/>
        <w:gridCol w:w="2065"/>
        <w:gridCol w:w="1701"/>
        <w:gridCol w:w="1985"/>
        <w:gridCol w:w="1484"/>
      </w:tblGrid>
      <w:tr w:rsidR="00000000">
        <w:trPr>
          <w:trHeight w:val="415"/>
          <w:jc w:val="center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种类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食品级惰性粉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磷化铝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敌敌畏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溴氰菊酯</w:t>
            </w:r>
          </w:p>
        </w:tc>
      </w:tr>
      <w:tr w:rsidR="00000000">
        <w:trPr>
          <w:trHeight w:val="494"/>
          <w:jc w:val="center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用量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～</w:t>
            </w:r>
            <w:r>
              <w:rPr>
                <w:color w:val="000000"/>
              </w:rPr>
              <w:t>5 g/m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～</w:t>
            </w:r>
            <w:r>
              <w:rPr>
                <w:color w:val="000000"/>
              </w:rPr>
              <w:t>6 g/m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  <w:r>
              <w:rPr>
                <w:rFonts w:hint="eastAsia"/>
                <w:color w:val="000000"/>
              </w:rPr>
              <w:t>～</w:t>
            </w:r>
            <w:r>
              <w:rPr>
                <w:color w:val="000000"/>
              </w:rPr>
              <w:t>0.2 g/m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  <w:r>
              <w:rPr>
                <w:rFonts w:hint="eastAsia"/>
                <w:color w:val="000000"/>
              </w:rPr>
              <w:t>～</w:t>
            </w:r>
            <w:r>
              <w:rPr>
                <w:color w:val="000000"/>
              </w:rPr>
              <w:t>2 g/m</w:t>
            </w:r>
            <w:r>
              <w:rPr>
                <w:color w:val="000000"/>
                <w:vertAlign w:val="superscript"/>
              </w:rPr>
              <w:t>3</w:t>
            </w:r>
          </w:p>
        </w:tc>
      </w:tr>
      <w:tr w:rsidR="00000000">
        <w:trPr>
          <w:trHeight w:val="494"/>
          <w:jc w:val="center"/>
        </w:trPr>
        <w:tc>
          <w:tcPr>
            <w:tcW w:w="8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注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color w:val="000000"/>
              </w:rPr>
              <w:t>敌敌畏仅用于空仓和环境杀虫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严禁喷施或落入储</w:t>
            </w:r>
            <w:r>
              <w:rPr>
                <w:color w:val="000000"/>
              </w:rPr>
              <w:t>粮中</w:t>
            </w:r>
            <w:r>
              <w:rPr>
                <w:rFonts w:hint="eastAsia"/>
                <w:color w:val="000000"/>
              </w:rPr>
              <w:t>；</w:t>
            </w:r>
            <w:r>
              <w:rPr>
                <w:color w:val="000000"/>
              </w:rPr>
              <w:t>溴氰菊酯应以烟雾剂形式用于空仓杀虫</w:t>
            </w:r>
            <w:r>
              <w:rPr>
                <w:rFonts w:hint="eastAsia"/>
                <w:color w:val="000000"/>
              </w:rPr>
              <w:t>。</w:t>
            </w:r>
          </w:p>
        </w:tc>
      </w:tr>
    </w:tbl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9" w:name="_Toc459111992"/>
      <w:bookmarkStart w:id="30" w:name="_Toc28164"/>
      <w:bookmarkStart w:id="31" w:name="_Toc31623"/>
      <w:bookmarkStart w:id="32" w:name="_Toc461111758"/>
      <w:bookmarkStart w:id="33" w:name="_Toc6885"/>
      <w:bookmarkStart w:id="34" w:name="_Toc12788"/>
      <w:bookmarkStart w:id="35" w:name="_Toc22848"/>
      <w:r>
        <w:rPr>
          <w:color w:val="000000"/>
        </w:rPr>
        <w:t>入仓粮食质量要求</w:t>
      </w:r>
      <w:bookmarkEnd w:id="29"/>
      <w:bookmarkEnd w:id="30"/>
      <w:bookmarkEnd w:id="31"/>
      <w:bookmarkEnd w:id="32"/>
      <w:bookmarkEnd w:id="33"/>
      <w:bookmarkEnd w:id="34"/>
      <w:bookmarkEnd w:id="35"/>
    </w:p>
    <w:p w:rsidR="00000000" w:rsidRDefault="0033138B">
      <w:pPr>
        <w:spacing w:line="500" w:lineRule="exact"/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入粮时，按批量扦取样品，检测粮食水分和杂质含量</w:t>
      </w:r>
      <w:r>
        <w:rPr>
          <w:rFonts w:hint="eastAsia"/>
          <w:sz w:val="28"/>
          <w:szCs w:val="28"/>
        </w:rPr>
        <w:t>。入仓粮食</w:t>
      </w:r>
      <w:r>
        <w:rPr>
          <w:sz w:val="28"/>
          <w:szCs w:val="28"/>
        </w:rPr>
        <w:t>水分含量</w:t>
      </w:r>
      <w:r>
        <w:rPr>
          <w:rFonts w:hint="eastAsia"/>
          <w:sz w:val="28"/>
          <w:szCs w:val="28"/>
        </w:rPr>
        <w:t>宜</w:t>
      </w:r>
      <w:r>
        <w:rPr>
          <w:sz w:val="28"/>
          <w:szCs w:val="28"/>
        </w:rPr>
        <w:t>控制在当地安全水分以下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杂质含量</w:t>
      </w:r>
      <w:r>
        <w:rPr>
          <w:rFonts w:hint="eastAsia"/>
          <w:sz w:val="28"/>
          <w:szCs w:val="28"/>
        </w:rPr>
        <w:t>应严格控制在</w:t>
      </w:r>
      <w:r>
        <w:rPr>
          <w:sz w:val="28"/>
          <w:szCs w:val="28"/>
        </w:rPr>
        <w:t>1.0%</w:t>
      </w:r>
      <w:r>
        <w:rPr>
          <w:sz w:val="28"/>
          <w:szCs w:val="28"/>
        </w:rPr>
        <w:t>以内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对于水分、杂质含量超标的粮食，应经过干燥、清理，达到要求后，方可入仓。</w:t>
      </w:r>
    </w:p>
    <w:p w:rsidR="00000000" w:rsidRDefault="0033138B">
      <w:pPr>
        <w:spacing w:line="500" w:lineRule="exact"/>
        <w:ind w:firstLineChars="200" w:firstLine="560"/>
        <w:rPr>
          <w:rStyle w:val="1Char"/>
          <w:b w:val="0"/>
          <w:bCs/>
        </w:rPr>
      </w:pPr>
      <w:r>
        <w:rPr>
          <w:rFonts w:hint="eastAsia"/>
          <w:sz w:val="28"/>
          <w:szCs w:val="28"/>
        </w:rPr>
        <w:t>入仓粮食应按种类、等级、收获年度分开储藏。已感染害虫的粮食应单独存放，并根据虫粮等级按规定处理。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6" w:name="_Toc459111993"/>
      <w:bookmarkStart w:id="37" w:name="_Toc21659"/>
      <w:bookmarkStart w:id="38" w:name="_Toc15674"/>
      <w:bookmarkStart w:id="39" w:name="_Toc461111759"/>
      <w:bookmarkStart w:id="40" w:name="_Toc7122"/>
      <w:bookmarkStart w:id="41" w:name="_Toc29000"/>
      <w:bookmarkStart w:id="42" w:name="_Toc31150"/>
      <w:r>
        <w:rPr>
          <w:color w:val="000000"/>
        </w:rPr>
        <w:t>入仓作业要求</w:t>
      </w:r>
      <w:bookmarkEnd w:id="36"/>
      <w:bookmarkEnd w:id="37"/>
      <w:bookmarkEnd w:id="38"/>
      <w:bookmarkEnd w:id="39"/>
      <w:bookmarkEnd w:id="40"/>
      <w:bookmarkEnd w:id="41"/>
      <w:bookmarkEnd w:id="42"/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入仓作业流程主要包括质检扦样、检斤称重、布设通风地上笼（横向通风无需布设）、卸粮清杂、质量抽检、输送入仓。</w:t>
      </w:r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入仓过程中，提高机械化进仓水平，</w:t>
      </w:r>
      <w:r>
        <w:rPr>
          <w:rFonts w:hint="eastAsia"/>
          <w:sz w:val="28"/>
          <w:szCs w:val="28"/>
        </w:rPr>
        <w:t>采取有效措施减少自动分级（浅圆仓、立筒仓入仓时采用布料器、减压管等）和防止测温电缆移位。</w:t>
      </w:r>
      <w:r>
        <w:rPr>
          <w:sz w:val="28"/>
          <w:szCs w:val="28"/>
        </w:rPr>
        <w:t>做好防虫、防鼠、防雀工作，加强对全流程的除尘防尘工作，保护环境。</w:t>
      </w:r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入满粮后，应进行平整粮堆粮面、铺设粮面走道板、布置粮情测</w:t>
      </w:r>
      <w:r>
        <w:rPr>
          <w:rFonts w:hint="eastAsia"/>
          <w:sz w:val="28"/>
          <w:szCs w:val="28"/>
        </w:rPr>
        <w:t>控</w:t>
      </w:r>
      <w:r>
        <w:rPr>
          <w:sz w:val="28"/>
          <w:szCs w:val="28"/>
        </w:rPr>
        <w:t>系统、通风均温均湿、防虫防霉、密闭压盖等作业。</w:t>
      </w:r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粮库管理人员要对入仓全过程进行跟踪检查，保证入仓粮食符合储存要求，并在入仓粮食质量控制单上签字确认。</w:t>
      </w:r>
    </w:p>
    <w:p w:rsidR="00000000" w:rsidRDefault="0033138B">
      <w:pPr>
        <w:ind w:firstLineChars="200" w:firstLine="560"/>
        <w:jc w:val="left"/>
        <w:rPr>
          <w:sz w:val="28"/>
          <w:szCs w:val="28"/>
        </w:rPr>
      </w:pPr>
    </w:p>
    <w:p w:rsidR="00000000" w:rsidRDefault="0033138B">
      <w:pPr>
        <w:ind w:firstLineChars="200" w:firstLine="560"/>
        <w:jc w:val="left"/>
        <w:rPr>
          <w:sz w:val="28"/>
          <w:szCs w:val="28"/>
        </w:rPr>
      </w:pPr>
    </w:p>
    <w:p w:rsidR="00000000" w:rsidRDefault="0033138B">
      <w:pPr>
        <w:ind w:firstLineChars="200" w:firstLine="560"/>
        <w:jc w:val="left"/>
        <w:rPr>
          <w:rFonts w:hint="eastAsia"/>
          <w:sz w:val="28"/>
          <w:szCs w:val="28"/>
        </w:rPr>
        <w:sectPr w:rsidR="00000000">
          <w:footerReference w:type="default" r:id="rId11"/>
          <w:pgSz w:w="11906" w:h="16838"/>
          <w:pgMar w:top="1928" w:right="1531" w:bottom="1531" w:left="1531" w:header="851" w:footer="1531" w:gutter="0"/>
          <w:cols w:space="720"/>
          <w:docGrid w:type="linesAndChars" w:linePitch="312"/>
        </w:sectPr>
      </w:pPr>
    </w:p>
    <w:p w:rsidR="00000000" w:rsidRDefault="0033138B">
      <w:pPr>
        <w:pStyle w:val="1"/>
        <w:numPr>
          <w:ilvl w:val="0"/>
          <w:numId w:val="0"/>
        </w:numPr>
        <w:rPr>
          <w:rFonts w:ascii="黑体" w:eastAsia="黑体" w:hAnsi="Times New Roman" w:hint="eastAsia"/>
          <w:b w:val="0"/>
        </w:rPr>
      </w:pPr>
      <w:bookmarkStart w:id="43" w:name="_Toc459111994"/>
      <w:bookmarkStart w:id="44" w:name="_Toc13763"/>
      <w:bookmarkStart w:id="45" w:name="_Toc22047"/>
      <w:bookmarkStart w:id="46" w:name="_Toc461111760"/>
      <w:bookmarkStart w:id="47" w:name="_Toc10160"/>
      <w:bookmarkStart w:id="48" w:name="_Toc2359"/>
      <w:r>
        <w:rPr>
          <w:rFonts w:ascii="黑体" w:eastAsia="黑体" w:hAnsi="Times New Roman" w:hint="eastAsia"/>
          <w:b w:val="0"/>
        </w:rPr>
        <w:t>第二章</w:t>
      </w:r>
      <w:r>
        <w:rPr>
          <w:rFonts w:ascii="黑体" w:eastAsia="黑体" w:hAnsi="Times New Roman" w:hint="eastAsia"/>
          <w:b w:val="0"/>
        </w:rPr>
        <w:t xml:space="preserve"> </w:t>
      </w:r>
      <w:bookmarkStart w:id="49" w:name="_Toc18181"/>
      <w:r>
        <w:rPr>
          <w:rFonts w:ascii="黑体" w:eastAsia="黑体" w:hAnsi="Times New Roman" w:hint="eastAsia"/>
          <w:b w:val="0"/>
        </w:rPr>
        <w:t>环境巡查与鼠雀防治</w:t>
      </w:r>
      <w:bookmarkEnd w:id="43"/>
      <w:bookmarkEnd w:id="44"/>
      <w:bookmarkEnd w:id="45"/>
      <w:bookmarkEnd w:id="46"/>
      <w:bookmarkEnd w:id="47"/>
      <w:bookmarkEnd w:id="48"/>
      <w:bookmarkEnd w:id="49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50" w:name="_Toc31670"/>
      <w:bookmarkStart w:id="51" w:name="_Toc459111995"/>
      <w:bookmarkStart w:id="52" w:name="_Toc8934"/>
      <w:bookmarkStart w:id="53" w:name="_Toc461111761"/>
      <w:bookmarkStart w:id="54" w:name="_Toc15319"/>
      <w:bookmarkStart w:id="55" w:name="_Toc7189"/>
      <w:bookmarkStart w:id="56" w:name="_Toc26638"/>
      <w:r>
        <w:rPr>
          <w:color w:val="000000"/>
        </w:rPr>
        <w:t>环境巡查</w:t>
      </w:r>
      <w:bookmarkEnd w:id="50"/>
      <w:bookmarkEnd w:id="51"/>
      <w:bookmarkEnd w:id="52"/>
      <w:bookmarkEnd w:id="53"/>
      <w:bookmarkEnd w:id="54"/>
      <w:bookmarkEnd w:id="55"/>
      <w:bookmarkEnd w:id="56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应检查库区内</w:t>
      </w:r>
      <w:r>
        <w:rPr>
          <w:rFonts w:hint="eastAsia"/>
          <w:color w:val="000000"/>
          <w:sz w:val="28"/>
          <w:szCs w:val="28"/>
        </w:rPr>
        <w:t>有无</w:t>
      </w:r>
      <w:r>
        <w:rPr>
          <w:color w:val="000000"/>
          <w:sz w:val="28"/>
          <w:szCs w:val="28"/>
        </w:rPr>
        <w:t>残粮、垃圾、污水、杂草</w:t>
      </w:r>
      <w:r>
        <w:rPr>
          <w:rFonts w:hint="eastAsia"/>
          <w:color w:val="000000"/>
          <w:sz w:val="28"/>
          <w:szCs w:val="28"/>
        </w:rPr>
        <w:t>等</w:t>
      </w:r>
      <w:r>
        <w:rPr>
          <w:color w:val="000000"/>
          <w:sz w:val="28"/>
          <w:szCs w:val="28"/>
        </w:rPr>
        <w:t>，并</w:t>
      </w:r>
      <w:r>
        <w:rPr>
          <w:rFonts w:hint="eastAsia"/>
          <w:color w:val="000000"/>
          <w:sz w:val="28"/>
          <w:szCs w:val="28"/>
        </w:rPr>
        <w:t>及时</w:t>
      </w:r>
      <w:r>
        <w:rPr>
          <w:color w:val="000000"/>
          <w:sz w:val="28"/>
          <w:szCs w:val="28"/>
        </w:rPr>
        <w:t>清理干净；应安排人员巡更，检查仓顶、仓壁、门窗、挡水墙等</w:t>
      </w:r>
      <w:r>
        <w:rPr>
          <w:color w:val="000000"/>
          <w:sz w:val="28"/>
          <w:szCs w:val="28"/>
        </w:rPr>
        <w:t>是否完好，特别是在大风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雨雪等恶劣条件下，及时检查仓房设施、通风设备、熏蒸</w:t>
      </w:r>
      <w:r>
        <w:rPr>
          <w:rFonts w:hint="eastAsia"/>
          <w:color w:val="000000"/>
          <w:sz w:val="28"/>
          <w:szCs w:val="28"/>
        </w:rPr>
        <w:t>器具</w:t>
      </w:r>
      <w:r>
        <w:rPr>
          <w:color w:val="000000"/>
          <w:sz w:val="28"/>
          <w:szCs w:val="28"/>
        </w:rPr>
        <w:t>、气调系统、挡鼠板、防雀防虫网等，确保各项设施性状完好、使用正常。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57" w:name="_Toc459111996"/>
      <w:bookmarkStart w:id="58" w:name="_Toc13578"/>
      <w:bookmarkStart w:id="59" w:name="_Toc8666"/>
      <w:bookmarkStart w:id="60" w:name="_Toc461111762"/>
      <w:bookmarkStart w:id="61" w:name="_Toc27919"/>
      <w:bookmarkStart w:id="62" w:name="_Toc32298"/>
      <w:bookmarkStart w:id="63" w:name="_Toc27382"/>
      <w:r>
        <w:rPr>
          <w:color w:val="000000"/>
        </w:rPr>
        <w:t>防鼠措施</w:t>
      </w:r>
      <w:bookmarkEnd w:id="57"/>
      <w:bookmarkEnd w:id="58"/>
      <w:bookmarkEnd w:id="59"/>
      <w:bookmarkEnd w:id="60"/>
      <w:bookmarkEnd w:id="61"/>
      <w:bookmarkEnd w:id="62"/>
      <w:bookmarkEnd w:id="63"/>
    </w:p>
    <w:p w:rsidR="00000000" w:rsidRDefault="0033138B">
      <w:pPr>
        <w:adjustRightInd w:val="0"/>
        <w:snapToGrid w:val="0"/>
        <w:spacing w:line="50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清洁并保持库区环境卫生；硬化仓库四周地坪，封堵鼠洞；密实仓库（囤基）地坪、墙角、檐口孔洞缝隙；在仓门处安装防鼠板。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64" w:name="_Toc459111997"/>
      <w:bookmarkStart w:id="65" w:name="_Toc20788"/>
      <w:bookmarkStart w:id="66" w:name="_Toc12815"/>
      <w:bookmarkStart w:id="67" w:name="_Toc461111763"/>
      <w:bookmarkStart w:id="68" w:name="_Toc4492"/>
      <w:bookmarkStart w:id="69" w:name="_Toc18381"/>
      <w:bookmarkStart w:id="70" w:name="_Toc27810"/>
      <w:r>
        <w:rPr>
          <w:color w:val="000000"/>
        </w:rPr>
        <w:t>灭鼠措施</w:t>
      </w:r>
      <w:bookmarkEnd w:id="64"/>
      <w:bookmarkEnd w:id="65"/>
      <w:bookmarkEnd w:id="66"/>
      <w:bookmarkEnd w:id="67"/>
      <w:bookmarkEnd w:id="68"/>
      <w:bookmarkEnd w:id="69"/>
      <w:bookmarkEnd w:id="70"/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诱捕：将装有诱饵的捕鼠器械（鼠夹、鼠笼、粘鼠板等）放置在老鼠活动线路上，诱杀老鼠。</w:t>
      </w:r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毒杀：将鼠药掺入老鼠喜食的食物中，或采购毒鼠诱饵放置在老鼠经常出没处，毒杀老鼠。</w:t>
      </w:r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熏杀：将器材库、运输工具（轮船、车皮等）密封后</w:t>
      </w:r>
      <w:r>
        <w:rPr>
          <w:sz w:val="28"/>
          <w:szCs w:val="28"/>
        </w:rPr>
        <w:t>，按要求投放磷化铝、氯化苦、敌敌畏等熏蒸剂，熏杀老鼠。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71" w:name="_Toc459111998"/>
      <w:bookmarkStart w:id="72" w:name="_Toc10042"/>
      <w:bookmarkStart w:id="73" w:name="_Toc25456"/>
      <w:bookmarkStart w:id="74" w:name="_Toc461111764"/>
      <w:bookmarkStart w:id="75" w:name="_Toc14359"/>
      <w:bookmarkStart w:id="76" w:name="_Toc7021"/>
      <w:bookmarkStart w:id="77" w:name="_Toc21284"/>
      <w:r>
        <w:rPr>
          <w:color w:val="000000"/>
        </w:rPr>
        <w:t>防雀措施</w:t>
      </w:r>
      <w:bookmarkEnd w:id="71"/>
      <w:bookmarkEnd w:id="72"/>
      <w:bookmarkEnd w:id="73"/>
      <w:bookmarkEnd w:id="74"/>
      <w:bookmarkEnd w:id="75"/>
      <w:bookmarkEnd w:id="76"/>
      <w:bookmarkEnd w:id="77"/>
    </w:p>
    <w:p w:rsidR="00000000" w:rsidRDefault="0033138B">
      <w:pPr>
        <w:spacing w:line="500" w:lineRule="exact"/>
        <w:ind w:firstLineChars="200" w:firstLine="560"/>
        <w:rPr>
          <w:sz w:val="28"/>
          <w:szCs w:val="28"/>
        </w:rPr>
      </w:pPr>
      <w:r>
        <w:rPr>
          <w:color w:val="000000"/>
          <w:sz w:val="28"/>
          <w:szCs w:val="28"/>
        </w:rPr>
        <w:t>仓门悬挂防雀帘</w:t>
      </w:r>
      <w:r>
        <w:rPr>
          <w:rFonts w:hint="eastAsia"/>
          <w:color w:val="000000"/>
          <w:sz w:val="28"/>
          <w:szCs w:val="28"/>
        </w:rPr>
        <w:t>；</w:t>
      </w:r>
      <w:r>
        <w:rPr>
          <w:color w:val="000000"/>
          <w:sz w:val="28"/>
          <w:szCs w:val="28"/>
        </w:rPr>
        <w:t>在仓窗、排风扇口、环流风机罩、简易仓囤檐口及顶部通风口等位置安装防雀网；所有穿墙管道、配电间电缆管两端应密实处理；配电箱门要密实无缝隙。</w:t>
      </w: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r>
        <w:rPr>
          <w:rFonts w:ascii="Times New Roman" w:hAnsi="Times New Roman"/>
        </w:rPr>
        <w:br w:type="page"/>
      </w:r>
      <w:bookmarkStart w:id="78" w:name="_Toc459111999"/>
      <w:bookmarkStart w:id="79" w:name="_Toc23754"/>
      <w:bookmarkStart w:id="80" w:name="_Toc19905"/>
      <w:bookmarkStart w:id="81" w:name="_Toc461111765"/>
      <w:bookmarkStart w:id="82" w:name="_Toc4894"/>
      <w:bookmarkStart w:id="83" w:name="_Toc20065"/>
      <w:r>
        <w:rPr>
          <w:rFonts w:ascii="黑体" w:eastAsia="黑体" w:hAnsi="Times New Roman" w:hint="eastAsia"/>
          <w:b w:val="0"/>
        </w:rPr>
        <w:t xml:space="preserve"> </w:t>
      </w:r>
      <w:bookmarkStart w:id="84" w:name="_Toc31992"/>
      <w:r>
        <w:rPr>
          <w:rFonts w:ascii="黑体" w:eastAsia="黑体" w:hAnsi="Times New Roman" w:hint="eastAsia"/>
          <w:b w:val="0"/>
        </w:rPr>
        <w:t>粮情检查检测与分析报告</w:t>
      </w:r>
      <w:bookmarkEnd w:id="78"/>
      <w:bookmarkEnd w:id="79"/>
      <w:bookmarkEnd w:id="80"/>
      <w:bookmarkEnd w:id="81"/>
      <w:bookmarkEnd w:id="82"/>
      <w:bookmarkEnd w:id="83"/>
      <w:bookmarkEnd w:id="84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85" w:name="_Toc459112000"/>
      <w:bookmarkStart w:id="86" w:name="_Toc12190"/>
      <w:bookmarkStart w:id="87" w:name="_Toc26144"/>
      <w:bookmarkStart w:id="88" w:name="_Toc461111766"/>
      <w:bookmarkStart w:id="89" w:name="_Toc13827"/>
      <w:bookmarkStart w:id="90" w:name="_Toc11703"/>
      <w:bookmarkStart w:id="91" w:name="_Toc18334"/>
      <w:r>
        <w:rPr>
          <w:color w:val="000000"/>
        </w:rPr>
        <w:t>粮情检查分析报告</w:t>
      </w:r>
      <w:bookmarkEnd w:id="85"/>
      <w:bookmarkEnd w:id="86"/>
      <w:bookmarkEnd w:id="87"/>
      <w:bookmarkEnd w:id="88"/>
      <w:bookmarkEnd w:id="89"/>
      <w:bookmarkEnd w:id="90"/>
      <w:bookmarkEnd w:id="91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保管员</w:t>
      </w:r>
      <w:r>
        <w:rPr>
          <w:rFonts w:hint="eastAsia"/>
          <w:color w:val="000000"/>
          <w:sz w:val="28"/>
          <w:szCs w:val="28"/>
        </w:rPr>
        <w:t>应认真</w:t>
      </w:r>
      <w:r>
        <w:rPr>
          <w:color w:val="000000"/>
          <w:sz w:val="28"/>
          <w:szCs w:val="28"/>
        </w:rPr>
        <w:t>执行粮情检查制度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每天做好工作日志，发现问题及时上报。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粮库仓储管理部门负责人</w:t>
      </w:r>
      <w:r>
        <w:rPr>
          <w:rFonts w:hint="eastAsia"/>
          <w:color w:val="000000"/>
          <w:sz w:val="28"/>
          <w:szCs w:val="28"/>
        </w:rPr>
        <w:t>应</w:t>
      </w:r>
      <w:r>
        <w:rPr>
          <w:color w:val="000000"/>
          <w:sz w:val="28"/>
          <w:szCs w:val="28"/>
        </w:rPr>
        <w:t>每周对粮情进行全面检查，做好记录，每半个月形成粮情报告，及时上报</w:t>
      </w:r>
      <w:r>
        <w:rPr>
          <w:rFonts w:hint="eastAsia"/>
          <w:color w:val="000000"/>
          <w:sz w:val="28"/>
          <w:szCs w:val="28"/>
        </w:rPr>
        <w:t>粮库负责人</w:t>
      </w:r>
      <w:r>
        <w:rPr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粮库分管负责人</w:t>
      </w:r>
      <w:r>
        <w:rPr>
          <w:rFonts w:hint="eastAsia"/>
          <w:color w:val="000000"/>
          <w:sz w:val="28"/>
          <w:szCs w:val="28"/>
        </w:rPr>
        <w:t>应</w:t>
      </w:r>
      <w:r>
        <w:rPr>
          <w:color w:val="000000"/>
          <w:sz w:val="28"/>
          <w:szCs w:val="28"/>
        </w:rPr>
        <w:t>每月对粮情进行全面检查，形成粮情分析报告</w:t>
      </w:r>
      <w:r>
        <w:rPr>
          <w:rFonts w:hint="eastAsia"/>
          <w:color w:val="000000"/>
          <w:sz w:val="28"/>
          <w:szCs w:val="28"/>
        </w:rPr>
        <w:t>，及时报粮库主要负</w:t>
      </w:r>
      <w:r>
        <w:rPr>
          <w:rFonts w:hint="eastAsia"/>
          <w:color w:val="000000"/>
          <w:sz w:val="28"/>
          <w:szCs w:val="28"/>
        </w:rPr>
        <w:t>责人</w:t>
      </w:r>
      <w:r>
        <w:rPr>
          <w:color w:val="000000"/>
          <w:sz w:val="28"/>
          <w:szCs w:val="28"/>
        </w:rPr>
        <w:t>。</w:t>
      </w:r>
      <w:r>
        <w:rPr>
          <w:color w:val="000000"/>
          <w:sz w:val="28"/>
          <w:szCs w:val="28"/>
        </w:rPr>
        <w:t xml:space="preserve"> 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粮库主要负责人</w:t>
      </w:r>
      <w:r>
        <w:rPr>
          <w:rFonts w:hint="eastAsia"/>
          <w:color w:val="000000"/>
          <w:sz w:val="28"/>
          <w:szCs w:val="28"/>
        </w:rPr>
        <w:t>应</w:t>
      </w:r>
      <w:r>
        <w:rPr>
          <w:color w:val="000000"/>
          <w:sz w:val="28"/>
          <w:szCs w:val="28"/>
        </w:rPr>
        <w:t>每季度对粮情进行全面检查或重点抽查，召开粮情总结分析会，形成粮库安全储粮报告，及时按规定上报。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发现安全储粮问题和隐患，应及时采取相应处理措施，逐级督导。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92" w:name="_Toc459112001"/>
      <w:bookmarkStart w:id="93" w:name="_Toc19783"/>
      <w:bookmarkStart w:id="94" w:name="_Toc24320"/>
      <w:bookmarkStart w:id="95" w:name="_Toc461111767"/>
      <w:bookmarkStart w:id="96" w:name="_Toc4502"/>
      <w:bookmarkStart w:id="97" w:name="_Toc25104"/>
      <w:bookmarkStart w:id="98" w:name="_Toc11963"/>
      <w:r>
        <w:rPr>
          <w:color w:val="000000"/>
        </w:rPr>
        <w:t>人工入仓日常粮情检查</w:t>
      </w:r>
      <w:bookmarkEnd w:id="92"/>
      <w:bookmarkEnd w:id="93"/>
      <w:bookmarkEnd w:id="94"/>
      <w:bookmarkEnd w:id="95"/>
      <w:bookmarkEnd w:id="96"/>
      <w:bookmarkEnd w:id="97"/>
      <w:bookmarkEnd w:id="98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人员入仓前，应确认安全，特别是气体浓度安全后方可进仓。进仓后，检查粮食色泽气味；观察仓内有无虫茧网、鼠雀迹；检查仓温仓湿、粮温粮湿；检查粮堆是否</w:t>
      </w:r>
      <w:r>
        <w:rPr>
          <w:rFonts w:hint="eastAsia"/>
          <w:color w:val="000000"/>
          <w:sz w:val="28"/>
          <w:szCs w:val="28"/>
        </w:rPr>
        <w:t>有</w:t>
      </w:r>
      <w:r>
        <w:rPr>
          <w:color w:val="000000"/>
          <w:sz w:val="28"/>
          <w:szCs w:val="28"/>
        </w:rPr>
        <w:t>结露、板结、发热、霉变等现象。有条件的粮库可取样进行粮</w:t>
      </w:r>
      <w:r>
        <w:rPr>
          <w:rFonts w:hint="eastAsia"/>
          <w:color w:val="000000"/>
          <w:sz w:val="28"/>
          <w:szCs w:val="28"/>
        </w:rPr>
        <w:t>食籽</w:t>
      </w:r>
      <w:r>
        <w:rPr>
          <w:color w:val="000000"/>
          <w:sz w:val="28"/>
          <w:szCs w:val="28"/>
        </w:rPr>
        <w:t>粒霉菌孢子检测</w:t>
      </w:r>
      <w:r>
        <w:rPr>
          <w:rFonts w:hint="eastAsia"/>
          <w:color w:val="000000"/>
          <w:sz w:val="28"/>
          <w:szCs w:val="28"/>
        </w:rPr>
        <w:t>（检测方法与评价指标</w:t>
      </w:r>
      <w:r>
        <w:rPr>
          <w:color w:val="000000"/>
          <w:sz w:val="28"/>
          <w:szCs w:val="28"/>
        </w:rPr>
        <w:t>参见附录</w:t>
      </w: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。对未</w:t>
      </w:r>
      <w:r>
        <w:rPr>
          <w:rFonts w:hint="eastAsia"/>
          <w:color w:val="000000"/>
          <w:sz w:val="28"/>
          <w:szCs w:val="28"/>
        </w:rPr>
        <w:t>采</w:t>
      </w:r>
      <w:r>
        <w:rPr>
          <w:color w:val="000000"/>
          <w:sz w:val="28"/>
          <w:szCs w:val="28"/>
        </w:rPr>
        <w:t>用计算机测温的粮堆，或计算机测温的盲区、粮温异常点</w:t>
      </w:r>
      <w:r>
        <w:rPr>
          <w:color w:val="000000"/>
          <w:sz w:val="28"/>
          <w:szCs w:val="28"/>
        </w:rPr>
        <w:t>、系统故障点，或易发生问题的部位，应进行人工检测检查、记录检测结果。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根据人员入仓检查粮情的情况，采用粮食水分快速检测仪（器）或抽样送检，检测问题部位粮食水分，进一步分析粮情风险。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按</w:t>
      </w:r>
      <w:r>
        <w:rPr>
          <w:color w:val="000000"/>
          <w:sz w:val="28"/>
          <w:szCs w:val="28"/>
        </w:rPr>
        <w:t>GB/T 29890</w:t>
      </w:r>
      <w:r>
        <w:rPr>
          <w:color w:val="000000"/>
          <w:sz w:val="28"/>
          <w:szCs w:val="28"/>
        </w:rPr>
        <w:t>的方法取样，筛检害虫，并鉴定害虫种类，测算虫口密度</w:t>
      </w:r>
      <w:r>
        <w:rPr>
          <w:rFonts w:hint="eastAsia"/>
          <w:color w:val="000000"/>
          <w:sz w:val="28"/>
          <w:szCs w:val="28"/>
        </w:rPr>
        <w:t>、确定虫粮等级</w:t>
      </w:r>
      <w:r>
        <w:rPr>
          <w:color w:val="000000"/>
          <w:sz w:val="28"/>
          <w:szCs w:val="28"/>
        </w:rPr>
        <w:t>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99" w:name="_Toc459112002"/>
      <w:bookmarkStart w:id="100" w:name="_Toc8148"/>
      <w:bookmarkStart w:id="101" w:name="_Toc5787"/>
      <w:bookmarkStart w:id="102" w:name="_Toc461111768"/>
      <w:bookmarkStart w:id="103" w:name="_Toc20872"/>
      <w:bookmarkStart w:id="104" w:name="_Toc23848"/>
      <w:bookmarkStart w:id="105" w:name="_Toc1517"/>
      <w:r>
        <w:rPr>
          <w:color w:val="000000"/>
        </w:rPr>
        <w:t>计算机检测粮情</w:t>
      </w:r>
      <w:bookmarkEnd w:id="99"/>
      <w:bookmarkEnd w:id="100"/>
      <w:bookmarkEnd w:id="101"/>
      <w:bookmarkEnd w:id="102"/>
      <w:bookmarkEnd w:id="103"/>
      <w:bookmarkEnd w:id="104"/>
      <w:bookmarkEnd w:id="105"/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采用计算机测温的，传感器布置</w:t>
      </w:r>
      <w:r>
        <w:rPr>
          <w:rFonts w:hint="eastAsia"/>
          <w:color w:val="000000"/>
          <w:sz w:val="28"/>
          <w:szCs w:val="28"/>
        </w:rPr>
        <w:t>应标准规范</w:t>
      </w:r>
      <w:r>
        <w:rPr>
          <w:color w:val="000000"/>
          <w:sz w:val="28"/>
          <w:szCs w:val="28"/>
        </w:rPr>
        <w:t>，系统工作正常。应检测</w:t>
      </w:r>
      <w:r>
        <w:rPr>
          <w:rFonts w:hint="eastAsia"/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三温两湿</w:t>
      </w:r>
      <w:r>
        <w:rPr>
          <w:rFonts w:hint="eastAsia"/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，</w:t>
      </w:r>
      <w:r>
        <w:rPr>
          <w:rFonts w:hint="eastAsia"/>
          <w:color w:val="000000"/>
          <w:sz w:val="28"/>
          <w:szCs w:val="28"/>
        </w:rPr>
        <w:t>粮温</w:t>
      </w:r>
      <w:r>
        <w:rPr>
          <w:color w:val="000000"/>
          <w:sz w:val="28"/>
          <w:szCs w:val="28"/>
        </w:rPr>
        <w:t>检</w:t>
      </w:r>
      <w:r>
        <w:rPr>
          <w:rFonts w:hint="eastAsia"/>
          <w:color w:val="000000"/>
          <w:sz w:val="28"/>
          <w:szCs w:val="28"/>
        </w:rPr>
        <w:t>测</w:t>
      </w:r>
      <w:r>
        <w:rPr>
          <w:color w:val="000000"/>
          <w:sz w:val="28"/>
          <w:szCs w:val="28"/>
        </w:rPr>
        <w:t>周期见表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。</w:t>
      </w:r>
      <w:r>
        <w:rPr>
          <w:rFonts w:hint="eastAsia"/>
          <w:color w:val="000000"/>
          <w:sz w:val="28"/>
          <w:szCs w:val="28"/>
        </w:rPr>
        <w:t>应将</w:t>
      </w:r>
      <w:r>
        <w:rPr>
          <w:color w:val="000000"/>
          <w:sz w:val="28"/>
          <w:szCs w:val="28"/>
        </w:rPr>
        <w:t>检测结果</w:t>
      </w:r>
      <w:r>
        <w:rPr>
          <w:rFonts w:hint="eastAsia"/>
          <w:color w:val="000000"/>
          <w:sz w:val="28"/>
          <w:szCs w:val="28"/>
        </w:rPr>
        <w:t>记入</w:t>
      </w:r>
      <w:r>
        <w:rPr>
          <w:color w:val="000000"/>
          <w:sz w:val="28"/>
          <w:szCs w:val="28"/>
        </w:rPr>
        <w:t>粮情（粮温）报表</w:t>
      </w:r>
      <w:r>
        <w:rPr>
          <w:rFonts w:hint="eastAsia"/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格式参见附</w:t>
      </w:r>
      <w:r>
        <w:rPr>
          <w:rFonts w:hint="eastAsia"/>
          <w:color w:val="000000"/>
          <w:sz w:val="28"/>
          <w:szCs w:val="28"/>
        </w:rPr>
        <w:t>录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和</w:t>
      </w:r>
      <w:r>
        <w:rPr>
          <w:rFonts w:hint="eastAsia"/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），</w:t>
      </w:r>
      <w:r>
        <w:rPr>
          <w:color w:val="000000"/>
          <w:sz w:val="28"/>
          <w:szCs w:val="28"/>
        </w:rPr>
        <w:t>并至少保留一个储藏周期。</w:t>
      </w:r>
      <w:r>
        <w:rPr>
          <w:rFonts w:hint="eastAsia"/>
          <w:color w:val="000000"/>
          <w:sz w:val="28"/>
          <w:szCs w:val="28"/>
        </w:rPr>
        <w:t xml:space="preserve"> </w:t>
      </w:r>
    </w:p>
    <w:p w:rsidR="00000000" w:rsidRDefault="0033138B">
      <w:pPr>
        <w:jc w:val="center"/>
        <w:rPr>
          <w:b/>
          <w:bCs/>
        </w:rPr>
      </w:pPr>
      <w:bookmarkStart w:id="106" w:name="_Toc459111739"/>
      <w:bookmarkStart w:id="107" w:name="_Toc459112003"/>
      <w:bookmarkStart w:id="108" w:name="_Toc7108"/>
      <w:r>
        <w:rPr>
          <w:b/>
          <w:bCs/>
        </w:rPr>
        <w:t>表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>粮温检测周期建议</w:t>
      </w:r>
      <w:bookmarkEnd w:id="106"/>
      <w:bookmarkEnd w:id="107"/>
      <w:bookmarkEnd w:id="108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7"/>
        <w:gridCol w:w="2970"/>
        <w:gridCol w:w="3013"/>
      </w:tblGrid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储粮情况</w:t>
            </w:r>
          </w:p>
        </w:tc>
        <w:tc>
          <w:tcPr>
            <w:tcW w:w="2970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检测周期</w:t>
            </w: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粮</w:t>
            </w:r>
            <w:r>
              <w:rPr>
                <w:b/>
                <w:color w:val="000000"/>
              </w:rPr>
              <w:t>温低于</w:t>
            </w:r>
            <w:r>
              <w:rPr>
                <w:b/>
                <w:color w:val="000000"/>
              </w:rPr>
              <w:t>15</w:t>
            </w:r>
            <w:r>
              <w:rPr>
                <w:rFonts w:ascii="宋体" w:hAnsi="宋体" w:cs="宋体" w:hint="eastAsia"/>
                <w:b/>
                <w:color w:val="000000"/>
              </w:rPr>
              <w:t>℃</w:t>
            </w:r>
            <w:r>
              <w:rPr>
                <w:rFonts w:hint="eastAsia"/>
                <w:b/>
                <w:color w:val="000000"/>
              </w:rPr>
              <w:t>）</w:t>
            </w:r>
          </w:p>
        </w:tc>
        <w:tc>
          <w:tcPr>
            <w:tcW w:w="3013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检测周期</w:t>
            </w: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粮温高于</w:t>
            </w:r>
            <w:r>
              <w:rPr>
                <w:b/>
                <w:color w:val="000000"/>
              </w:rPr>
              <w:t>15</w:t>
            </w:r>
            <w:r>
              <w:rPr>
                <w:rFonts w:ascii="宋体" w:hAnsi="宋体" w:cs="宋体" w:hint="eastAsia"/>
                <w:b/>
                <w:color w:val="000000"/>
              </w:rPr>
              <w:t>℃</w:t>
            </w:r>
            <w:r>
              <w:rPr>
                <w:rFonts w:hint="eastAsia"/>
                <w:b/>
                <w:color w:val="000000"/>
              </w:rPr>
              <w:t>）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安全水分粮、基本无虫粮</w:t>
            </w:r>
          </w:p>
        </w:tc>
        <w:tc>
          <w:tcPr>
            <w:tcW w:w="2970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  <w:tc>
          <w:tcPr>
            <w:tcW w:w="3013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半安全水分粮、一般虫粮</w:t>
            </w:r>
          </w:p>
        </w:tc>
        <w:tc>
          <w:tcPr>
            <w:tcW w:w="2970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  <w:tc>
          <w:tcPr>
            <w:tcW w:w="3013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危险水分粮</w:t>
            </w:r>
          </w:p>
        </w:tc>
        <w:tc>
          <w:tcPr>
            <w:tcW w:w="2970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  <w:tc>
          <w:tcPr>
            <w:tcW w:w="3013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每天至少检测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危险虫粮处理后的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个月内</w:t>
            </w:r>
          </w:p>
        </w:tc>
        <w:tc>
          <w:tcPr>
            <w:tcW w:w="5983" w:type="dxa"/>
            <w:gridSpan w:val="2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>
              <w:rPr>
                <w:color w:val="000000"/>
              </w:rPr>
              <w:t>天内至少检测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次</w:t>
            </w:r>
          </w:p>
        </w:tc>
      </w:tr>
      <w:tr w:rsidR="00000000">
        <w:trPr>
          <w:trHeight w:hRule="exact" w:val="567"/>
          <w:jc w:val="center"/>
        </w:trPr>
        <w:tc>
          <w:tcPr>
            <w:tcW w:w="3077" w:type="dxa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新收获粮食入仓后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个月内</w:t>
            </w:r>
          </w:p>
        </w:tc>
        <w:tc>
          <w:tcPr>
            <w:tcW w:w="5983" w:type="dxa"/>
            <w:gridSpan w:val="2"/>
            <w:vAlign w:val="center"/>
          </w:tcPr>
          <w:p w:rsidR="00000000" w:rsidRDefault="0033138B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适当增加检测次数</w:t>
            </w:r>
          </w:p>
        </w:tc>
      </w:tr>
    </w:tbl>
    <w:p w:rsidR="00000000" w:rsidRDefault="0033138B">
      <w:pPr>
        <w:ind w:firstLine="562"/>
        <w:rPr>
          <w:color w:val="000000"/>
          <w:sz w:val="28"/>
          <w:szCs w:val="28"/>
        </w:rPr>
      </w:pPr>
    </w:p>
    <w:p w:rsidR="00000000" w:rsidRDefault="0033138B">
      <w:pPr>
        <w:ind w:firstLine="562"/>
        <w:rPr>
          <w:rFonts w:hint="eastAsia"/>
          <w:color w:val="000000"/>
          <w:sz w:val="28"/>
          <w:szCs w:val="28"/>
        </w:rPr>
      </w:pP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r>
        <w:rPr>
          <w:color w:val="000000"/>
          <w:kern w:val="2"/>
          <w:szCs w:val="28"/>
        </w:rPr>
        <w:br w:type="page"/>
      </w:r>
      <w:r>
        <w:t xml:space="preserve"> </w:t>
      </w:r>
      <w:bookmarkStart w:id="109" w:name="_Toc459112004"/>
      <w:bookmarkStart w:id="110" w:name="_Toc10906"/>
      <w:bookmarkStart w:id="111" w:name="_Toc4230"/>
      <w:bookmarkStart w:id="112" w:name="_Toc461111769"/>
      <w:bookmarkStart w:id="113" w:name="_Toc31580"/>
      <w:bookmarkStart w:id="114" w:name="_Toc13802"/>
      <w:bookmarkStart w:id="115" w:name="_Toc30120"/>
      <w:r>
        <w:rPr>
          <w:rFonts w:ascii="黑体" w:eastAsia="黑体" w:hAnsi="Times New Roman"/>
          <w:b w:val="0"/>
        </w:rPr>
        <w:t>储粮温湿度控制</w:t>
      </w:r>
      <w:bookmarkEnd w:id="109"/>
      <w:bookmarkEnd w:id="110"/>
      <w:bookmarkEnd w:id="111"/>
      <w:bookmarkEnd w:id="112"/>
      <w:bookmarkEnd w:id="113"/>
      <w:bookmarkEnd w:id="114"/>
      <w:bookmarkEnd w:id="115"/>
    </w:p>
    <w:p w:rsidR="00000000" w:rsidRDefault="0033138B">
      <w:pPr>
        <w:rPr>
          <w:rFonts w:hint="eastAsia"/>
        </w:rPr>
      </w:pPr>
    </w:p>
    <w:bookmarkStart w:id="116" w:name="_Toc13744"/>
    <w:bookmarkStart w:id="117" w:name="_Toc7639"/>
    <w:bookmarkStart w:id="118" w:name="_Toc27194"/>
    <w:bookmarkStart w:id="119" w:name="_Toc23507"/>
    <w:bookmarkStart w:id="120" w:name="_Toc22070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"_Toc458376999" </w:instrText>
      </w:r>
      <w:r>
        <w:rPr>
          <w:color w:val="000000"/>
        </w:rPr>
        <w:fldChar w:fldCharType="separate"/>
      </w:r>
      <w:bookmarkStart w:id="121" w:name="_Toc459112005"/>
      <w:bookmarkStart w:id="122" w:name="_Toc461111770"/>
      <w:r>
        <w:rPr>
          <w:color w:val="000000"/>
        </w:rPr>
        <w:t>新粮入仓均粮温</w:t>
      </w:r>
      <w:bookmarkEnd w:id="121"/>
      <w:bookmarkEnd w:id="122"/>
      <w:r>
        <w:rPr>
          <w:color w:val="000000"/>
        </w:rPr>
        <w:fldChar w:fldCharType="end"/>
      </w:r>
      <w:bookmarkEnd w:id="118"/>
      <w:bookmarkEnd w:id="119"/>
      <w:bookmarkEnd w:id="120"/>
      <w:bookmarkEnd w:id="116"/>
      <w:bookmarkEnd w:id="117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新入仓的粮食宜采用</w:t>
      </w:r>
      <w:r>
        <w:rPr>
          <w:color w:val="000000"/>
          <w:sz w:val="28"/>
          <w:szCs w:val="28"/>
        </w:rPr>
        <w:t>6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12m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/h·t</w:t>
      </w:r>
      <w:r>
        <w:rPr>
          <w:color w:val="000000"/>
          <w:sz w:val="28"/>
          <w:szCs w:val="28"/>
        </w:rPr>
        <w:t>的单位通风量进行均温通风，通透粮堆，当</w:t>
      </w:r>
      <w:r>
        <w:rPr>
          <w:color w:val="000000"/>
          <w:sz w:val="28"/>
          <w:szCs w:val="28"/>
        </w:rPr>
        <w:t>粮堆温度梯度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≤</w:t>
      </w:r>
      <w:r>
        <w:rPr>
          <w:color w:val="000000"/>
          <w:sz w:val="28"/>
          <w:szCs w:val="28"/>
        </w:rPr>
        <w:t>1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/m</w:t>
      </w:r>
      <w:r>
        <w:rPr>
          <w:color w:val="000000"/>
          <w:sz w:val="28"/>
          <w:szCs w:val="28"/>
        </w:rPr>
        <w:t>，房式仓粮堆上层与底层温差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≤</w:t>
      </w:r>
      <w:r>
        <w:rPr>
          <w:color w:val="000000"/>
          <w:sz w:val="28"/>
          <w:szCs w:val="28"/>
        </w:rPr>
        <w:t>3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，筒式仓粮堆上层与底层温差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≤</w:t>
      </w:r>
      <w:r>
        <w:rPr>
          <w:color w:val="000000"/>
          <w:sz w:val="28"/>
          <w:szCs w:val="28"/>
        </w:rPr>
        <w:t>10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时，即视为粮温均匀。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23" w:name="_Toc459112006"/>
      <w:bookmarkStart w:id="124" w:name="_Toc11735"/>
      <w:bookmarkStart w:id="125" w:name="_Toc18868"/>
      <w:bookmarkStart w:id="126" w:name="_Toc461111771"/>
      <w:bookmarkStart w:id="127" w:name="_Toc4041"/>
      <w:bookmarkStart w:id="128" w:name="_Toc7055"/>
      <w:bookmarkStart w:id="129" w:name="_Toc14940"/>
      <w:r>
        <w:rPr>
          <w:color w:val="000000"/>
        </w:rPr>
        <w:t>夏秋粮仓排积热</w:t>
      </w:r>
      <w:bookmarkEnd w:id="123"/>
      <w:bookmarkEnd w:id="124"/>
      <w:bookmarkEnd w:id="125"/>
      <w:bookmarkEnd w:id="126"/>
      <w:bookmarkEnd w:id="127"/>
      <w:bookmarkEnd w:id="128"/>
      <w:bookmarkEnd w:id="129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夏秋季节仓温或表层粮温明显高于外温，应适时自然通风或开启排风扇排积热，降低仓温和表层粮温。排积热期间对门窗和排风扇口等处</w:t>
      </w:r>
      <w:r>
        <w:rPr>
          <w:rFonts w:hint="eastAsia"/>
          <w:color w:val="000000"/>
          <w:sz w:val="28"/>
          <w:szCs w:val="28"/>
        </w:rPr>
        <w:t>做好</w:t>
      </w:r>
      <w:r>
        <w:rPr>
          <w:color w:val="000000"/>
          <w:sz w:val="28"/>
          <w:szCs w:val="28"/>
        </w:rPr>
        <w:t>防虫工作。</w:t>
      </w:r>
    </w:p>
    <w:bookmarkStart w:id="130" w:name="_Toc9695"/>
    <w:bookmarkStart w:id="131" w:name="_Toc23736"/>
    <w:bookmarkStart w:id="132" w:name="_Toc26184"/>
    <w:bookmarkStart w:id="133" w:name="_Toc9977"/>
    <w:bookmarkStart w:id="134" w:name="_Toc18113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"_Toc458377000" </w:instrText>
      </w:r>
      <w:r>
        <w:rPr>
          <w:color w:val="000000"/>
        </w:rPr>
        <w:fldChar w:fldCharType="separate"/>
      </w:r>
      <w:bookmarkStart w:id="135" w:name="_Toc459112007"/>
      <w:bookmarkStart w:id="136" w:name="_Toc461111772"/>
      <w:r>
        <w:rPr>
          <w:color w:val="000000"/>
        </w:rPr>
        <w:t>秋冬通风降粮温</w:t>
      </w:r>
      <w:bookmarkEnd w:id="135"/>
      <w:bookmarkEnd w:id="136"/>
      <w:r>
        <w:rPr>
          <w:color w:val="000000"/>
        </w:rPr>
        <w:fldChar w:fldCharType="end"/>
      </w:r>
      <w:bookmarkEnd w:id="130"/>
      <w:bookmarkEnd w:id="131"/>
      <w:bookmarkEnd w:id="132"/>
      <w:bookmarkEnd w:id="133"/>
      <w:bookmarkEnd w:id="134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在满足允许通风降温的条件时，秋冬季节应采取</w:t>
      </w:r>
      <w:r>
        <w:rPr>
          <w:rFonts w:hint="eastAsia"/>
          <w:color w:val="000000"/>
          <w:sz w:val="28"/>
          <w:szCs w:val="28"/>
        </w:rPr>
        <w:t>竖向或横向等</w:t>
      </w:r>
      <w:r>
        <w:rPr>
          <w:color w:val="000000"/>
          <w:sz w:val="28"/>
          <w:szCs w:val="28"/>
        </w:rPr>
        <w:t>机械通风</w:t>
      </w:r>
      <w:r>
        <w:rPr>
          <w:rFonts w:hint="eastAsia"/>
          <w:color w:val="000000"/>
          <w:sz w:val="28"/>
          <w:szCs w:val="28"/>
        </w:rPr>
        <w:t>措施</w:t>
      </w:r>
      <w:r>
        <w:rPr>
          <w:color w:val="000000"/>
          <w:sz w:val="28"/>
          <w:szCs w:val="28"/>
        </w:rPr>
        <w:t>降低粮温。</w:t>
      </w:r>
      <w:r>
        <w:rPr>
          <w:rFonts w:hint="eastAsia"/>
          <w:color w:val="000000"/>
          <w:sz w:val="28"/>
          <w:szCs w:val="28"/>
        </w:rPr>
        <w:t>通风判定条件按</w:t>
      </w:r>
      <w:r>
        <w:rPr>
          <w:rFonts w:hint="eastAsia"/>
          <w:color w:val="000000"/>
          <w:sz w:val="28"/>
          <w:szCs w:val="28"/>
        </w:rPr>
        <w:t>LS/T 1202</w:t>
      </w:r>
      <w:r>
        <w:rPr>
          <w:rFonts w:hint="eastAsia"/>
          <w:color w:val="000000"/>
          <w:sz w:val="28"/>
          <w:szCs w:val="28"/>
        </w:rPr>
        <w:t>标准执行。</w:t>
      </w:r>
      <w:r>
        <w:rPr>
          <w:color w:val="000000"/>
          <w:sz w:val="28"/>
          <w:szCs w:val="28"/>
        </w:rPr>
        <w:t>北方地区可采用自然通风，利用气温低的环境条件，缓慢</w:t>
      </w:r>
      <w:r>
        <w:rPr>
          <w:color w:val="000000"/>
          <w:sz w:val="28"/>
          <w:szCs w:val="28"/>
        </w:rPr>
        <w:t>降低粮温。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37" w:name="_Toc459112008"/>
      <w:bookmarkStart w:id="138" w:name="_Toc22042"/>
      <w:bookmarkStart w:id="139" w:name="_Toc27073"/>
      <w:bookmarkStart w:id="140" w:name="_Toc461111773"/>
      <w:bookmarkStart w:id="141" w:name="_Toc29780"/>
      <w:bookmarkStart w:id="142" w:name="_Toc18377"/>
      <w:bookmarkStart w:id="143" w:name="_Toc22598"/>
      <w:r>
        <w:rPr>
          <w:color w:val="000000"/>
        </w:rPr>
        <w:t>春季</w:t>
      </w:r>
      <w:r>
        <w:rPr>
          <w:rFonts w:hint="eastAsia"/>
          <w:color w:val="000000"/>
        </w:rPr>
        <w:t>隔热</w:t>
      </w:r>
      <w:r>
        <w:rPr>
          <w:color w:val="000000"/>
        </w:rPr>
        <w:t>保冷心</w:t>
      </w:r>
      <w:bookmarkEnd w:id="137"/>
      <w:bookmarkEnd w:id="138"/>
      <w:bookmarkEnd w:id="139"/>
      <w:bookmarkEnd w:id="140"/>
      <w:bookmarkEnd w:id="141"/>
      <w:bookmarkEnd w:id="142"/>
      <w:bookmarkEnd w:id="143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冬季通风后，春季宜做好仓房密闭</w:t>
      </w:r>
      <w:r>
        <w:rPr>
          <w:rFonts w:hint="eastAsia"/>
          <w:color w:val="000000"/>
          <w:sz w:val="28"/>
          <w:szCs w:val="28"/>
        </w:rPr>
        <w:t>隔热</w:t>
      </w:r>
      <w:r>
        <w:rPr>
          <w:color w:val="000000"/>
          <w:sz w:val="28"/>
          <w:szCs w:val="28"/>
        </w:rPr>
        <w:t>，有条件可</w:t>
      </w:r>
      <w:r>
        <w:rPr>
          <w:rFonts w:hint="eastAsia"/>
          <w:color w:val="000000"/>
          <w:sz w:val="28"/>
          <w:szCs w:val="28"/>
        </w:rPr>
        <w:t>做</w:t>
      </w:r>
      <w:r>
        <w:rPr>
          <w:color w:val="000000"/>
          <w:sz w:val="28"/>
          <w:szCs w:val="28"/>
        </w:rPr>
        <w:t>粮面压盖，保持粮堆低温。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44" w:name="_Toc459112009"/>
      <w:bookmarkStart w:id="145" w:name="_Toc2846"/>
      <w:bookmarkStart w:id="146" w:name="_Toc8472"/>
      <w:bookmarkStart w:id="147" w:name="_Toc461111774"/>
      <w:bookmarkStart w:id="148" w:name="_Toc7046"/>
      <w:bookmarkStart w:id="149" w:name="_Toc23522"/>
      <w:bookmarkStart w:id="150" w:name="_Toc11719"/>
      <w:r>
        <w:rPr>
          <w:color w:val="000000"/>
        </w:rPr>
        <w:t>夏季控温去热皮</w:t>
      </w:r>
      <w:bookmarkEnd w:id="144"/>
      <w:bookmarkEnd w:id="145"/>
      <w:bookmarkEnd w:id="146"/>
      <w:bookmarkEnd w:id="147"/>
      <w:bookmarkEnd w:id="148"/>
      <w:bookmarkEnd w:id="149"/>
      <w:bookmarkEnd w:id="15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夏季应控制仓温和表层粮温。在东北、华北、西北地区，夏季利用粮堆冷心冷量，通过环流通风，降低粮堆表层和侧壁的较高粮温（粮堆热皮）。其他地区可采取空调或谷冷</w:t>
      </w:r>
      <w:r>
        <w:rPr>
          <w:rFonts w:hint="eastAsia"/>
          <w:color w:val="000000"/>
          <w:sz w:val="28"/>
          <w:szCs w:val="28"/>
        </w:rPr>
        <w:t>机</w:t>
      </w:r>
      <w:r>
        <w:rPr>
          <w:color w:val="000000"/>
          <w:sz w:val="28"/>
          <w:szCs w:val="28"/>
        </w:rPr>
        <w:t>等人工冷源控温。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51" w:name="_Toc459112010"/>
      <w:bookmarkStart w:id="152" w:name="_Toc12007"/>
      <w:bookmarkStart w:id="153" w:name="_Toc3498"/>
      <w:bookmarkStart w:id="154" w:name="_Toc461111775"/>
      <w:bookmarkStart w:id="155" w:name="_Toc24606"/>
      <w:bookmarkStart w:id="156" w:name="_Toc15589"/>
      <w:bookmarkStart w:id="157" w:name="_Toc17545"/>
      <w:r>
        <w:rPr>
          <w:color w:val="000000"/>
        </w:rPr>
        <w:t>季节交替防结露</w:t>
      </w:r>
      <w:bookmarkEnd w:id="151"/>
      <w:bookmarkEnd w:id="152"/>
      <w:bookmarkEnd w:id="153"/>
      <w:bookmarkEnd w:id="154"/>
      <w:bookmarkEnd w:id="155"/>
      <w:bookmarkEnd w:id="156"/>
      <w:bookmarkEnd w:id="157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春夏交替季节应做好仓房或粮堆密闭隔热，阻止外界热空气进入仓房或粮堆，防止在粮堆表层以及其他易受外界影响的部位发生结露。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秋冬交替季节应随外温的下降适时通风，逐步降低仓温、粮温，减少温差，薄膜密封粮堆必要时揭膜</w:t>
      </w:r>
      <w:r>
        <w:rPr>
          <w:color w:val="000000"/>
          <w:sz w:val="28"/>
          <w:szCs w:val="28"/>
        </w:rPr>
        <w:t>，预防结露。</w:t>
      </w:r>
    </w:p>
    <w:p w:rsidR="00000000" w:rsidRDefault="0033138B">
      <w:pPr>
        <w:spacing w:line="360" w:lineRule="auto"/>
        <w:ind w:firstLineChars="200" w:firstLine="560"/>
      </w:pPr>
      <w:r>
        <w:rPr>
          <w:color w:val="000000"/>
          <w:sz w:val="28"/>
          <w:szCs w:val="28"/>
        </w:rPr>
        <w:t xml:space="preserve"> </w:t>
      </w: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bookmarkStart w:id="158" w:name="_Toc23079"/>
      <w:bookmarkStart w:id="159" w:name="_Toc459112011"/>
      <w:bookmarkStart w:id="160" w:name="_Toc32576"/>
      <w:bookmarkStart w:id="161" w:name="_Toc18013"/>
      <w:bookmarkStart w:id="162" w:name="_Toc461111776"/>
      <w:bookmarkStart w:id="163" w:name="_Toc6458"/>
      <w:bookmarkStart w:id="164" w:name="_Toc32549"/>
      <w:r>
        <w:rPr>
          <w:rFonts w:ascii="黑体" w:eastAsia="黑体" w:hAnsi="Times New Roman"/>
          <w:b w:val="0"/>
        </w:rPr>
        <w:t>虫霉防治</w:t>
      </w:r>
      <w:bookmarkEnd w:id="158"/>
      <w:bookmarkEnd w:id="159"/>
      <w:bookmarkEnd w:id="160"/>
      <w:bookmarkEnd w:id="161"/>
      <w:bookmarkEnd w:id="162"/>
      <w:bookmarkEnd w:id="163"/>
      <w:bookmarkEnd w:id="164"/>
    </w:p>
    <w:p w:rsidR="00000000" w:rsidRDefault="0033138B">
      <w:pPr>
        <w:numPr>
          <w:ins w:id="165" w:author="MC SYSTEM" w:date="2016-09-14T15:46:00Z"/>
        </w:numPr>
        <w:spacing w:line="580" w:lineRule="exact"/>
        <w:jc w:val="center"/>
        <w:rPr>
          <w:rFonts w:hint="eastAsia"/>
          <w:sz w:val="32"/>
          <w:szCs w:val="32"/>
        </w:rPr>
      </w:pPr>
    </w:p>
    <w:bookmarkStart w:id="166" w:name="_Toc27794"/>
    <w:bookmarkStart w:id="167" w:name="_Toc3716"/>
    <w:bookmarkStart w:id="168" w:name="_Toc30955"/>
    <w:bookmarkStart w:id="169" w:name="_Toc4352"/>
    <w:bookmarkStart w:id="170" w:name="_Toc15995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"_Toc458377011" </w:instrText>
      </w:r>
      <w:r>
        <w:rPr>
          <w:color w:val="000000"/>
        </w:rPr>
        <w:fldChar w:fldCharType="separate"/>
      </w:r>
      <w:bookmarkStart w:id="171" w:name="_Toc459112012"/>
      <w:bookmarkStart w:id="172" w:name="_Toc461111777"/>
      <w:r>
        <w:rPr>
          <w:color w:val="000000"/>
        </w:rPr>
        <w:t>防虫线和防虫网</w:t>
      </w:r>
      <w:bookmarkEnd w:id="171"/>
      <w:bookmarkEnd w:id="172"/>
      <w:r>
        <w:rPr>
          <w:color w:val="000000"/>
        </w:rPr>
        <w:fldChar w:fldCharType="end"/>
      </w:r>
      <w:bookmarkEnd w:id="166"/>
      <w:bookmarkEnd w:id="167"/>
      <w:bookmarkEnd w:id="168"/>
      <w:bookmarkEnd w:id="169"/>
      <w:bookmarkEnd w:id="170"/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在仓房门窗、排风扇口、通风口等处布置和喷施食品级惰性粉、溴氰菊酯或防虫磷等防虫剂，布设宽度大于</w:t>
      </w:r>
      <w:r>
        <w:rPr>
          <w:color w:val="000000"/>
          <w:sz w:val="28"/>
          <w:szCs w:val="28"/>
        </w:rPr>
        <w:t>10 cm</w:t>
      </w:r>
      <w:r>
        <w:rPr>
          <w:color w:val="000000"/>
          <w:sz w:val="28"/>
          <w:szCs w:val="28"/>
        </w:rPr>
        <w:t>的防虫线，</w:t>
      </w:r>
      <w:r>
        <w:rPr>
          <w:rFonts w:hint="eastAsia"/>
          <w:color w:val="000000"/>
          <w:sz w:val="28"/>
          <w:szCs w:val="28"/>
        </w:rPr>
        <w:t>用于</w:t>
      </w:r>
      <w:r>
        <w:rPr>
          <w:color w:val="000000"/>
          <w:sz w:val="28"/>
          <w:szCs w:val="28"/>
        </w:rPr>
        <w:t>日常防虫。在门窗处布设</w:t>
      </w:r>
      <w:r>
        <w:rPr>
          <w:color w:val="000000"/>
          <w:sz w:val="28"/>
          <w:szCs w:val="28"/>
        </w:rPr>
        <w:t>80</w:t>
      </w:r>
      <w:r>
        <w:rPr>
          <w:color w:val="000000"/>
          <w:sz w:val="28"/>
          <w:szCs w:val="28"/>
        </w:rPr>
        <w:t>目以上防虫网。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73" w:name="_Toc459112013"/>
      <w:bookmarkStart w:id="174" w:name="_Toc1407"/>
      <w:bookmarkStart w:id="175" w:name="_Toc22320"/>
      <w:bookmarkStart w:id="176" w:name="_Toc461111778"/>
      <w:bookmarkStart w:id="177" w:name="_Toc6590"/>
      <w:bookmarkStart w:id="178" w:name="_Toc30801"/>
      <w:bookmarkStart w:id="179" w:name="_Toc22704"/>
      <w:r>
        <w:rPr>
          <w:color w:val="000000"/>
        </w:rPr>
        <w:t>绿色安全防治储粮害虫</w:t>
      </w:r>
      <w:bookmarkEnd w:id="173"/>
      <w:bookmarkEnd w:id="174"/>
      <w:bookmarkEnd w:id="175"/>
      <w:bookmarkEnd w:id="176"/>
      <w:bookmarkEnd w:id="177"/>
      <w:bookmarkEnd w:id="178"/>
      <w:bookmarkEnd w:id="179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应尽可能减少储粮化学药剂的使用，</w:t>
      </w:r>
      <w:r>
        <w:rPr>
          <w:color w:val="000000"/>
          <w:sz w:val="28"/>
          <w:szCs w:val="28"/>
        </w:rPr>
        <w:t>优选温控防虫、粮面密封薄膜防虫</w:t>
      </w:r>
      <w:r>
        <w:rPr>
          <w:rFonts w:hint="eastAsia"/>
          <w:color w:val="000000"/>
          <w:sz w:val="28"/>
          <w:szCs w:val="28"/>
        </w:rPr>
        <w:t>。</w:t>
      </w:r>
      <w:r>
        <w:rPr>
          <w:color w:val="000000"/>
          <w:sz w:val="28"/>
          <w:szCs w:val="28"/>
        </w:rPr>
        <w:t>有条件情况下，</w:t>
      </w:r>
      <w:r>
        <w:rPr>
          <w:rFonts w:hint="eastAsia"/>
          <w:color w:val="000000"/>
          <w:sz w:val="28"/>
          <w:szCs w:val="28"/>
        </w:rPr>
        <w:t>可采取</w:t>
      </w:r>
      <w:r>
        <w:rPr>
          <w:color w:val="000000"/>
          <w:sz w:val="28"/>
          <w:szCs w:val="28"/>
        </w:rPr>
        <w:t>食品级惰性粉（参见附录</w:t>
      </w: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）和气调等绿色安全的物理防虫技术以及生物防治技术。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80" w:name="_Toc459112014"/>
      <w:bookmarkStart w:id="181" w:name="_Toc298"/>
      <w:bookmarkStart w:id="182" w:name="_Toc4825"/>
      <w:bookmarkStart w:id="183" w:name="_Toc461111779"/>
      <w:bookmarkStart w:id="184" w:name="_Toc5316"/>
      <w:bookmarkStart w:id="185" w:name="_Toc14246"/>
      <w:bookmarkStart w:id="186" w:name="_Toc4776"/>
      <w:r>
        <w:rPr>
          <w:color w:val="000000"/>
        </w:rPr>
        <w:t>储粮防护剂防虫</w:t>
      </w:r>
      <w:bookmarkEnd w:id="180"/>
      <w:bookmarkEnd w:id="181"/>
      <w:bookmarkEnd w:id="182"/>
      <w:bookmarkEnd w:id="183"/>
      <w:bookmarkEnd w:id="184"/>
      <w:bookmarkEnd w:id="185"/>
      <w:bookmarkEnd w:id="186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储藏时间超过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年的粮食，宜对粮堆底层和上层</w:t>
      </w:r>
      <w:r>
        <w:rPr>
          <w:color w:val="000000"/>
          <w:sz w:val="28"/>
          <w:szCs w:val="28"/>
        </w:rPr>
        <w:t>30 cm</w:t>
      </w:r>
      <w:r>
        <w:rPr>
          <w:color w:val="000000"/>
          <w:sz w:val="28"/>
          <w:szCs w:val="28"/>
        </w:rPr>
        <w:t>厚的粮食施用防护剂或食品级惰性粉，按标准剂量施用。采用喷雾机械施用防护剂时，应在皮带输送机输送粮食入仓时定点定量施药；防护剂的载体应使用与储粮种类相同的粮食糠壳；使用防护剂的操作人员应经过培训，施用的防护剂应经过国家农药等管理部门登记和批准</w:t>
      </w:r>
      <w:r>
        <w:rPr>
          <w:rFonts w:hint="eastAsia"/>
          <w:color w:val="000000"/>
          <w:sz w:val="28"/>
          <w:szCs w:val="28"/>
        </w:rPr>
        <w:t>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87" w:name="_Toc459112015"/>
      <w:bookmarkStart w:id="188" w:name="_Toc16262"/>
      <w:bookmarkStart w:id="189" w:name="_Toc29623"/>
      <w:bookmarkStart w:id="190" w:name="_Toc461111780"/>
      <w:bookmarkStart w:id="191" w:name="_Toc29605"/>
      <w:bookmarkStart w:id="192" w:name="_Toc30202"/>
      <w:bookmarkStart w:id="193" w:name="_Toc28792"/>
      <w:r>
        <w:rPr>
          <w:color w:val="000000"/>
        </w:rPr>
        <w:t>熏蒸</w:t>
      </w:r>
      <w:r>
        <w:rPr>
          <w:rFonts w:hint="eastAsia"/>
          <w:color w:val="000000"/>
        </w:rPr>
        <w:t>气调</w:t>
      </w:r>
      <w:bookmarkEnd w:id="187"/>
      <w:bookmarkEnd w:id="188"/>
      <w:r>
        <w:rPr>
          <w:rFonts w:hint="eastAsia"/>
          <w:color w:val="000000"/>
        </w:rPr>
        <w:t>防治害虫</w:t>
      </w:r>
      <w:bookmarkEnd w:id="189"/>
      <w:bookmarkEnd w:id="190"/>
      <w:bookmarkEnd w:id="191"/>
      <w:bookmarkEnd w:id="192"/>
      <w:bookmarkEnd w:id="193"/>
    </w:p>
    <w:p w:rsidR="00000000" w:rsidRDefault="0033138B">
      <w:pPr>
        <w:spacing w:line="500" w:lineRule="exact"/>
        <w:ind w:firstLineChars="200" w:firstLine="560"/>
        <w:rPr>
          <w:rFonts w:hint="eastAsia"/>
          <w:sz w:val="28"/>
          <w:szCs w:val="28"/>
        </w:rPr>
      </w:pPr>
      <w:r>
        <w:rPr>
          <w:color w:val="000000"/>
          <w:sz w:val="28"/>
          <w:szCs w:val="28"/>
        </w:rPr>
        <w:t>粮温</w:t>
      </w:r>
      <w:r>
        <w:rPr>
          <w:color w:val="000000"/>
          <w:sz w:val="28"/>
          <w:szCs w:val="28"/>
        </w:rPr>
        <w:t>15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以上的一般虫粮，应在</w:t>
      </w:r>
      <w:r>
        <w:rPr>
          <w:color w:val="000000"/>
          <w:sz w:val="28"/>
          <w:szCs w:val="28"/>
        </w:rPr>
        <w:t>15</w:t>
      </w:r>
      <w:r>
        <w:rPr>
          <w:color w:val="000000"/>
          <w:sz w:val="28"/>
          <w:szCs w:val="28"/>
        </w:rPr>
        <w:t>天内进行除治；严重虫粮应在</w:t>
      </w:r>
      <w:r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天之内进行除治；危险虫粮应立即隔离并在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天内进行彻底的杀虫处理</w:t>
      </w:r>
      <w:r>
        <w:rPr>
          <w:rFonts w:hint="eastAsia"/>
          <w:color w:val="000000"/>
          <w:sz w:val="28"/>
          <w:szCs w:val="28"/>
        </w:rPr>
        <w:t>。</w:t>
      </w:r>
      <w:r>
        <w:rPr>
          <w:color w:val="000000"/>
          <w:sz w:val="28"/>
          <w:szCs w:val="28"/>
        </w:rPr>
        <w:t>基本无虫粮和粮温不超过</w:t>
      </w:r>
      <w:r>
        <w:rPr>
          <w:color w:val="000000"/>
          <w:sz w:val="28"/>
          <w:szCs w:val="28"/>
        </w:rPr>
        <w:t xml:space="preserve">15 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的一般虫粮，</w:t>
      </w:r>
      <w:r>
        <w:rPr>
          <w:sz w:val="28"/>
          <w:szCs w:val="28"/>
        </w:rPr>
        <w:t>应加强检测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做好防护工作，不需进行杀虫处理</w:t>
      </w:r>
      <w:r>
        <w:rPr>
          <w:rFonts w:hint="eastAsia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熏蒸杀虫时，</w:t>
      </w:r>
      <w:r>
        <w:rPr>
          <w:rFonts w:hint="eastAsia"/>
          <w:color w:val="000000"/>
          <w:sz w:val="28"/>
          <w:szCs w:val="28"/>
        </w:rPr>
        <w:t>粮库仓储管理部</w:t>
      </w:r>
      <w:r>
        <w:rPr>
          <w:rFonts w:hint="eastAsia"/>
          <w:color w:val="000000"/>
          <w:sz w:val="28"/>
          <w:szCs w:val="28"/>
        </w:rPr>
        <w:t>门</w:t>
      </w:r>
      <w:r>
        <w:rPr>
          <w:color w:val="000000"/>
          <w:sz w:val="28"/>
          <w:szCs w:val="28"/>
        </w:rPr>
        <w:t>应根据害虫种类和虫粮等级，制定熏蒸方案，</w:t>
      </w:r>
      <w:r>
        <w:rPr>
          <w:rFonts w:hint="eastAsia"/>
          <w:color w:val="000000"/>
          <w:sz w:val="28"/>
          <w:szCs w:val="28"/>
        </w:rPr>
        <w:t>经粮库负责人审核后</w:t>
      </w:r>
      <w:r>
        <w:rPr>
          <w:color w:val="000000"/>
          <w:sz w:val="28"/>
          <w:szCs w:val="28"/>
        </w:rPr>
        <w:t>报当地粮食行政管理部门备案</w:t>
      </w:r>
      <w:r>
        <w:rPr>
          <w:rFonts w:hint="eastAsia"/>
          <w:color w:val="000000"/>
          <w:sz w:val="28"/>
          <w:szCs w:val="28"/>
        </w:rPr>
        <w:t>，并严格按储粮化学药剂管理和使用规范的要求组织实施。具体熏蒸方法</w:t>
      </w:r>
      <w:r>
        <w:rPr>
          <w:color w:val="000000"/>
          <w:sz w:val="28"/>
          <w:szCs w:val="28"/>
        </w:rPr>
        <w:t>可采取自然潮解常规熏蒸、环流熏蒸、缓释熏蒸、</w:t>
      </w:r>
      <w:r>
        <w:rPr>
          <w:sz w:val="28"/>
          <w:szCs w:val="28"/>
        </w:rPr>
        <w:t>间歇施药熏蒸、磷化氢二氧化碳混合熏蒸、</w:t>
      </w:r>
      <w:r>
        <w:rPr>
          <w:rFonts w:hint="eastAsia"/>
          <w:sz w:val="28"/>
          <w:szCs w:val="28"/>
        </w:rPr>
        <w:t>双低熏蒸、</w:t>
      </w:r>
      <w:r>
        <w:rPr>
          <w:sz w:val="28"/>
          <w:szCs w:val="28"/>
        </w:rPr>
        <w:t>帐幕熏蒸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也可采取</w:t>
      </w:r>
      <w:r>
        <w:rPr>
          <w:rFonts w:hint="eastAsia"/>
          <w:color w:val="000000"/>
          <w:sz w:val="28"/>
          <w:szCs w:val="28"/>
        </w:rPr>
        <w:t>氮气</w:t>
      </w:r>
      <w:r>
        <w:rPr>
          <w:rFonts w:hint="eastAsia"/>
          <w:sz w:val="28"/>
          <w:szCs w:val="28"/>
        </w:rPr>
        <w:t>气调等</w:t>
      </w:r>
      <w:r>
        <w:rPr>
          <w:rFonts w:hint="eastAsia"/>
          <w:color w:val="000000"/>
          <w:sz w:val="28"/>
          <w:szCs w:val="28"/>
        </w:rPr>
        <w:t>储粮方法杀虫</w:t>
      </w:r>
      <w:r>
        <w:rPr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实施熏蒸、气调作业前，粮库分管仓储工作负责人、仓储部门负责人、安全员应当按照粮食熏蒸、气调作业单的内容，逐项检查，签字确认。熏蒸投药或气调充氮后，应定期检测气体浓度，必要时补充药量或氮气，确保杀虫效果。熏蒸和气调作业完成后，由</w:t>
      </w:r>
      <w:r>
        <w:rPr>
          <w:rFonts w:hint="eastAsia"/>
          <w:color w:val="000000"/>
          <w:sz w:val="28"/>
          <w:szCs w:val="28"/>
        </w:rPr>
        <w:t>仓库保管员和粮库仓储部门负责人共同签字确认。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194" w:name="_Toc459112016"/>
      <w:bookmarkStart w:id="195" w:name="_Toc14022"/>
      <w:bookmarkStart w:id="196" w:name="_Toc26112"/>
      <w:bookmarkStart w:id="197" w:name="_Toc461111781"/>
      <w:bookmarkStart w:id="198" w:name="_Toc28124"/>
      <w:bookmarkStart w:id="199" w:name="_Toc29042"/>
      <w:bookmarkStart w:id="200" w:name="_Toc24522"/>
      <w:r>
        <w:rPr>
          <w:color w:val="000000"/>
        </w:rPr>
        <w:t>储粮霉变防治</w:t>
      </w:r>
      <w:bookmarkEnd w:id="194"/>
      <w:bookmarkEnd w:id="195"/>
      <w:bookmarkEnd w:id="196"/>
      <w:bookmarkEnd w:id="197"/>
      <w:bookmarkEnd w:id="198"/>
      <w:bookmarkEnd w:id="199"/>
      <w:bookmarkEnd w:id="20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控制入仓粮食水分和杂质含量，采取机械通风、低温、准低温储粮等技术，预防消除粮堆结露。当储粮出现发热生霉迹象时，应及时向粮堆或局部粮堆通入臭氧或</w:t>
      </w:r>
      <w:r>
        <w:rPr>
          <w:rFonts w:hint="eastAsia"/>
          <w:color w:val="000000"/>
          <w:sz w:val="28"/>
          <w:szCs w:val="28"/>
        </w:rPr>
        <w:t>采用</w:t>
      </w:r>
      <w:r>
        <w:rPr>
          <w:color w:val="000000"/>
          <w:sz w:val="28"/>
          <w:szCs w:val="28"/>
        </w:rPr>
        <w:t>磷化氢熏蒸杀灭霉菌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抑制发热。</w:t>
      </w:r>
      <w:r>
        <w:rPr>
          <w:rFonts w:hint="eastAsia"/>
          <w:color w:val="000000"/>
          <w:sz w:val="28"/>
          <w:szCs w:val="28"/>
        </w:rPr>
        <w:t>已经发霉的粮食要及时清理出仓。</w:t>
      </w:r>
    </w:p>
    <w:p w:rsidR="00000000" w:rsidRDefault="0033138B">
      <w:pPr>
        <w:ind w:firstLineChars="200" w:firstLine="560"/>
        <w:jc w:val="left"/>
        <w:rPr>
          <w:rFonts w:hint="eastAsia"/>
          <w:color w:val="000000"/>
          <w:sz w:val="28"/>
          <w:szCs w:val="28"/>
        </w:rPr>
      </w:pPr>
    </w:p>
    <w:p w:rsidR="00000000" w:rsidRDefault="0033138B">
      <w:pPr>
        <w:ind w:firstLineChars="200" w:firstLine="560"/>
        <w:jc w:val="left"/>
        <w:rPr>
          <w:color w:val="000000"/>
          <w:sz w:val="28"/>
          <w:szCs w:val="28"/>
        </w:rPr>
      </w:pPr>
    </w:p>
    <w:p w:rsidR="00000000" w:rsidRDefault="0033138B">
      <w:pPr>
        <w:numPr>
          <w:ins w:id="201" w:author="MC SYSTEM" w:date="2016-09-14T15:47:00Z"/>
        </w:numPr>
        <w:jc w:val="left"/>
        <w:rPr>
          <w:rFonts w:hint="eastAsia"/>
          <w:color w:val="000000"/>
          <w:sz w:val="28"/>
          <w:szCs w:val="28"/>
        </w:rPr>
      </w:pPr>
    </w:p>
    <w:p w:rsidR="00000000" w:rsidRDefault="0033138B">
      <w:pPr>
        <w:jc w:val="left"/>
        <w:rPr>
          <w:rFonts w:hint="eastAsia"/>
          <w:color w:val="000000"/>
          <w:sz w:val="28"/>
          <w:szCs w:val="28"/>
        </w:rPr>
        <w:sectPr w:rsidR="00000000">
          <w:footerReference w:type="default" r:id="rId12"/>
          <w:pgSz w:w="11906" w:h="16838"/>
          <w:pgMar w:top="1928" w:right="1531" w:bottom="1531" w:left="1531" w:header="851" w:footer="1531" w:gutter="0"/>
          <w:cols w:space="720"/>
          <w:docGrid w:type="linesAndChars" w:linePitch="312"/>
        </w:sectPr>
      </w:pP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bookmarkStart w:id="202" w:name="_Toc459112021"/>
      <w:bookmarkStart w:id="203" w:name="_Toc21353"/>
      <w:bookmarkStart w:id="204" w:name="_Toc4527"/>
      <w:bookmarkStart w:id="205" w:name="_Toc461111782"/>
      <w:bookmarkStart w:id="206" w:name="_Toc26264"/>
      <w:bookmarkStart w:id="207" w:name="_Toc6495"/>
      <w:bookmarkStart w:id="208" w:name="_Toc13248"/>
      <w:r>
        <w:rPr>
          <w:rFonts w:ascii="黑体" w:eastAsia="黑体" w:hAnsi="Times New Roman"/>
          <w:b w:val="0"/>
        </w:rPr>
        <w:t>简易仓囤储粮</w:t>
      </w:r>
      <w:bookmarkEnd w:id="202"/>
      <w:bookmarkEnd w:id="203"/>
      <w:bookmarkEnd w:id="204"/>
      <w:bookmarkEnd w:id="205"/>
      <w:bookmarkEnd w:id="206"/>
      <w:bookmarkEnd w:id="207"/>
      <w:bookmarkEnd w:id="208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09" w:name="_Toc459112022"/>
      <w:bookmarkStart w:id="210" w:name="_Toc32251"/>
      <w:bookmarkStart w:id="211" w:name="_Toc4179"/>
      <w:bookmarkStart w:id="212" w:name="_Toc461111783"/>
      <w:bookmarkStart w:id="213" w:name="_Toc623"/>
      <w:bookmarkStart w:id="214" w:name="_Toc22923"/>
      <w:bookmarkStart w:id="215" w:name="_Toc23945"/>
      <w:r>
        <w:rPr>
          <w:color w:val="000000"/>
        </w:rPr>
        <w:t>简易囤储粮</w:t>
      </w:r>
      <w:bookmarkEnd w:id="209"/>
      <w:bookmarkEnd w:id="210"/>
      <w:bookmarkEnd w:id="211"/>
      <w:bookmarkEnd w:id="212"/>
      <w:bookmarkEnd w:id="213"/>
      <w:bookmarkEnd w:id="214"/>
      <w:bookmarkEnd w:id="215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）基本要求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bookmarkStart w:id="216" w:name="_Hlt458807705"/>
      <w:bookmarkEnd w:id="216"/>
      <w:r>
        <w:rPr>
          <w:color w:val="000000"/>
          <w:sz w:val="28"/>
          <w:szCs w:val="28"/>
        </w:rPr>
        <w:t>应具备</w:t>
      </w:r>
      <w:r>
        <w:rPr>
          <w:rFonts w:hint="eastAsia"/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九防</w:t>
      </w:r>
      <w:r>
        <w:rPr>
          <w:rFonts w:hint="eastAsia"/>
          <w:color w:val="000000"/>
          <w:sz w:val="28"/>
          <w:szCs w:val="28"/>
        </w:rPr>
        <w:t>”“</w:t>
      </w:r>
      <w:r>
        <w:rPr>
          <w:color w:val="000000"/>
          <w:sz w:val="28"/>
          <w:szCs w:val="28"/>
        </w:rPr>
        <w:t>四处理</w:t>
      </w:r>
      <w:r>
        <w:rPr>
          <w:rFonts w:hint="eastAsia"/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基本功能。</w:t>
      </w:r>
      <w:r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九防</w:t>
      </w:r>
      <w:r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是指防火、防潮、防雨雪、防风、防鼠、防雀、防虫、防霉变、防溻底等九项安全储粮预防功能；</w:t>
      </w:r>
      <w:r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四处理</w:t>
      </w:r>
      <w:r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是指必须配备有效的粮情检测、熏蒸杀虫、通风降温、隔热保</w:t>
      </w:r>
      <w:r>
        <w:rPr>
          <w:color w:val="000000"/>
          <w:sz w:val="28"/>
          <w:szCs w:val="28"/>
        </w:rPr>
        <w:t>温等四项安全储粮处理的基本措施。</w:t>
      </w:r>
      <w:bookmarkStart w:id="217" w:name="_Hlt458807688"/>
      <w:bookmarkEnd w:id="217"/>
      <w:r>
        <w:rPr>
          <w:rFonts w:hint="eastAsia"/>
          <w:color w:val="000000"/>
          <w:sz w:val="28"/>
          <w:szCs w:val="28"/>
        </w:rPr>
        <w:t>粮库负责人必须严格把关，不满足基本要求的，不得储粮。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）入粮作业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入粮前，做好简易囤堆基、包装和苫盖材料等的杀虫消毒处理，按</w:t>
      </w:r>
      <w:r>
        <w:rPr>
          <w:rFonts w:hint="eastAsia"/>
          <w:color w:val="000000"/>
          <w:sz w:val="28"/>
          <w:szCs w:val="28"/>
        </w:rPr>
        <w:t>GB/T 29890</w:t>
      </w:r>
      <w:r>
        <w:rPr>
          <w:rFonts w:hint="eastAsia"/>
          <w:color w:val="000000"/>
          <w:sz w:val="28"/>
          <w:szCs w:val="28"/>
        </w:rPr>
        <w:t>要求执行。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入粮时，</w:t>
      </w:r>
      <w:r>
        <w:rPr>
          <w:color w:val="000000"/>
          <w:sz w:val="28"/>
          <w:szCs w:val="28"/>
        </w:rPr>
        <w:t>应从简易囤的中心点均匀入粮，防止偏载，减少杂质自动分级和防止粉尘飞扬。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简易囤的测温电缆按环形布置，水平方向相邻电缆间距不大于</w:t>
      </w:r>
      <w:r>
        <w:rPr>
          <w:rFonts w:hint="eastAsia"/>
          <w:color w:val="000000"/>
          <w:sz w:val="28"/>
          <w:szCs w:val="28"/>
        </w:rPr>
        <w:t>5 m</w:t>
      </w:r>
      <w:r>
        <w:rPr>
          <w:rFonts w:hint="eastAsia"/>
          <w:color w:val="000000"/>
          <w:sz w:val="28"/>
          <w:szCs w:val="28"/>
        </w:rPr>
        <w:t>，垂直方向间距不大于</w:t>
      </w:r>
      <w:r>
        <w:rPr>
          <w:rFonts w:hint="eastAsia"/>
          <w:color w:val="000000"/>
          <w:sz w:val="28"/>
          <w:szCs w:val="28"/>
        </w:rPr>
        <w:t>3 m</w:t>
      </w:r>
      <w:r>
        <w:rPr>
          <w:rFonts w:hint="eastAsia"/>
          <w:color w:val="000000"/>
          <w:sz w:val="28"/>
          <w:szCs w:val="28"/>
        </w:rPr>
        <w:t>，距粮面、囤底、囤壁</w:t>
      </w:r>
      <w:r>
        <w:rPr>
          <w:rFonts w:hint="eastAsia"/>
          <w:color w:val="000000"/>
          <w:sz w:val="28"/>
          <w:szCs w:val="28"/>
        </w:rPr>
        <w:t>0.3</w:t>
      </w:r>
      <w:r>
        <w:rPr>
          <w:rFonts w:hint="eastAsia"/>
          <w:color w:val="000000"/>
          <w:sz w:val="28"/>
          <w:szCs w:val="28"/>
        </w:rPr>
        <w:t>～</w:t>
      </w:r>
      <w:r>
        <w:rPr>
          <w:rFonts w:hint="eastAsia"/>
          <w:color w:val="000000"/>
          <w:sz w:val="28"/>
          <w:szCs w:val="28"/>
        </w:rPr>
        <w:t>0.5 m</w:t>
      </w:r>
      <w:r>
        <w:rPr>
          <w:rFonts w:hint="eastAsia"/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）粮情检测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简易囤粮温</w:t>
      </w:r>
      <w:r>
        <w:rPr>
          <w:color w:val="000000"/>
          <w:sz w:val="28"/>
          <w:szCs w:val="28"/>
        </w:rPr>
        <w:t>15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以下时，</w:t>
      </w:r>
      <w:r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天内至少巡测一次；粮温</w:t>
      </w:r>
      <w:r>
        <w:rPr>
          <w:color w:val="000000"/>
          <w:sz w:val="28"/>
          <w:szCs w:val="28"/>
        </w:rPr>
        <w:t>15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25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时，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天内至少巡测一次；粮温超过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5</w:t>
      </w:r>
      <w:r>
        <w:rPr>
          <w:rFonts w:ascii="宋体" w:hAnsi="宋体" w:cs="宋体" w:hint="eastAsia"/>
          <w:color w:val="000000"/>
          <w:sz w:val="28"/>
          <w:szCs w:val="28"/>
        </w:rPr>
        <w:t>℃</w:t>
      </w:r>
      <w:r>
        <w:rPr>
          <w:color w:val="000000"/>
          <w:sz w:val="28"/>
          <w:szCs w:val="28"/>
        </w:rPr>
        <w:t>以上时，每天巡测一次。每月随机抽查粮温、水分、虫害、霉变等情况；恶劣天气及时检查粮情</w:t>
      </w:r>
      <w:r>
        <w:rPr>
          <w:rFonts w:hint="eastAsia"/>
          <w:color w:val="000000"/>
          <w:sz w:val="28"/>
          <w:szCs w:val="28"/>
        </w:rPr>
        <w:t>。将检查结果记入</w:t>
      </w:r>
      <w:r>
        <w:rPr>
          <w:color w:val="000000"/>
          <w:sz w:val="28"/>
          <w:szCs w:val="28"/>
        </w:rPr>
        <w:t>粮情（粮温）报表</w:t>
      </w: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格式参见附录</w:t>
      </w:r>
      <w:r>
        <w:rPr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）</w:t>
      </w:r>
      <w:r>
        <w:rPr>
          <w:rFonts w:hint="eastAsia"/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通过扦样或结合测温点的布置，对粮食水分分层取样或在线检测。表层、上层粮食水分适当增加检测</w:t>
      </w:r>
      <w:r>
        <w:rPr>
          <w:rFonts w:hint="eastAsia"/>
          <w:color w:val="000000"/>
          <w:sz w:val="28"/>
          <w:szCs w:val="28"/>
        </w:rPr>
        <w:t>的</w:t>
      </w:r>
      <w:r>
        <w:rPr>
          <w:color w:val="000000"/>
          <w:sz w:val="28"/>
          <w:szCs w:val="28"/>
        </w:rPr>
        <w:t>点</w:t>
      </w:r>
      <w:r>
        <w:rPr>
          <w:rFonts w:hint="eastAsia"/>
          <w:color w:val="000000"/>
          <w:sz w:val="28"/>
          <w:szCs w:val="28"/>
        </w:rPr>
        <w:t>位</w:t>
      </w:r>
      <w:r>
        <w:rPr>
          <w:color w:val="000000"/>
          <w:sz w:val="28"/>
          <w:szCs w:val="28"/>
        </w:rPr>
        <w:t>和频次；表层粮食水分应每周检测一次；中上层粮食水分每月至少检测一次；在季节转换时，应增加粮堆表层水分的检查次数</w:t>
      </w:r>
      <w:bookmarkStart w:id="218" w:name="_Hlt459108376"/>
      <w:bookmarkEnd w:id="218"/>
      <w:r>
        <w:rPr>
          <w:rFonts w:hint="eastAsia"/>
          <w:color w:val="000000"/>
          <w:sz w:val="28"/>
          <w:szCs w:val="28"/>
        </w:rPr>
        <w:t>。</w:t>
      </w:r>
      <w:bookmarkStart w:id="219" w:name="_Hlt459108400"/>
      <w:bookmarkEnd w:id="219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储存一年以上的粮食，应增加粮情检测频次</w:t>
      </w:r>
      <w:r>
        <w:rPr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）储粮措施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入粮后，应对粮堆表层进行防虫防霉处理。在简易囤四周、底部等部位应喷布防虫线，</w:t>
      </w:r>
      <w:r>
        <w:rPr>
          <w:rFonts w:hint="eastAsia"/>
          <w:color w:val="000000"/>
          <w:sz w:val="28"/>
          <w:szCs w:val="28"/>
        </w:rPr>
        <w:t>根据粮食储藏期限和周围环境条</w:t>
      </w:r>
      <w:r>
        <w:rPr>
          <w:rFonts w:hint="eastAsia"/>
          <w:color w:val="000000"/>
          <w:sz w:val="28"/>
          <w:szCs w:val="28"/>
        </w:rPr>
        <w:t>件喷布杀虫剂或食品级防霉剂。</w:t>
      </w:r>
      <w:r>
        <w:rPr>
          <w:color w:val="000000"/>
          <w:sz w:val="28"/>
          <w:szCs w:val="28"/>
        </w:rPr>
        <w:t>在季节交替及虫害高发期应增加喷布频次。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简易囤可采用</w:t>
      </w:r>
      <w:r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圭</w:t>
      </w:r>
      <w:r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字型地上笼通风道，在密封囤</w:t>
      </w:r>
      <w:r>
        <w:rPr>
          <w:rFonts w:hint="eastAsia"/>
          <w:color w:val="000000"/>
          <w:sz w:val="28"/>
          <w:szCs w:val="28"/>
        </w:rPr>
        <w:t>体</w:t>
      </w:r>
      <w:r>
        <w:rPr>
          <w:color w:val="000000"/>
          <w:sz w:val="28"/>
          <w:szCs w:val="28"/>
        </w:rPr>
        <w:t>的条件下，采用竖向压入和吸出相结合</w:t>
      </w:r>
      <w:r>
        <w:rPr>
          <w:rFonts w:hint="eastAsia"/>
          <w:color w:val="000000"/>
          <w:sz w:val="28"/>
          <w:szCs w:val="28"/>
        </w:rPr>
        <w:t>的</w:t>
      </w:r>
      <w:r>
        <w:rPr>
          <w:color w:val="000000"/>
          <w:sz w:val="28"/>
          <w:szCs w:val="28"/>
        </w:rPr>
        <w:t>方式进行机械通风，宜选</w:t>
      </w:r>
      <w:r>
        <w:rPr>
          <w:color w:val="000000"/>
          <w:sz w:val="28"/>
          <w:szCs w:val="28"/>
        </w:rPr>
        <w:t>6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15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/h·t</w:t>
      </w:r>
      <w:r>
        <w:rPr>
          <w:rFonts w:hint="eastAsia"/>
          <w:color w:val="000000"/>
          <w:sz w:val="28"/>
          <w:szCs w:val="28"/>
        </w:rPr>
        <w:t>的</w:t>
      </w:r>
      <w:r>
        <w:rPr>
          <w:color w:val="000000"/>
          <w:sz w:val="28"/>
          <w:szCs w:val="28"/>
        </w:rPr>
        <w:t>单位通风量。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主要害虫达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头</w:t>
      </w:r>
      <w:r>
        <w:rPr>
          <w:color w:val="000000"/>
          <w:sz w:val="28"/>
          <w:szCs w:val="28"/>
        </w:rPr>
        <w:t>/kg</w:t>
      </w:r>
      <w:r>
        <w:rPr>
          <w:color w:val="000000"/>
          <w:sz w:val="28"/>
          <w:szCs w:val="28"/>
        </w:rPr>
        <w:t>以上，应密封粮囤后进行熏蒸杀虫。</w:t>
      </w:r>
      <w:bookmarkStart w:id="220" w:name="_Hlt458697386"/>
      <w:bookmarkEnd w:id="22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粮堆水分分层严重、局部结露、高温发热等情况发生时，及时采用通风等处理措施。通风达不到要求时须翻倒粮堆表层、拆囤、倒囤处理。简易囤储粮上层结露时，适时揭开篷布，翻动粮面，进行自然散湿处理。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）出粮作业</w:t>
      </w:r>
    </w:p>
    <w:p w:rsidR="00000000" w:rsidRDefault="0033138B">
      <w:pPr>
        <w:spacing w:line="500" w:lineRule="exact"/>
        <w:ind w:firstLineChars="200" w:firstLine="560"/>
        <w:rPr>
          <w:b/>
          <w:sz w:val="28"/>
        </w:rPr>
      </w:pPr>
      <w:r>
        <w:rPr>
          <w:color w:val="000000"/>
          <w:sz w:val="28"/>
          <w:szCs w:val="28"/>
        </w:rPr>
        <w:t>打开囤对称的出粮口同时出粮，使其流速一致，缓</w:t>
      </w:r>
      <w:r>
        <w:rPr>
          <w:color w:val="000000"/>
          <w:sz w:val="28"/>
          <w:szCs w:val="28"/>
        </w:rPr>
        <w:t>慢均匀出粮，防止出现囤身偏载、倾倒。或从囤底部中心处用绞龙出粮，形成囤中心的环形粮堆，防止囤身倾斜问题。</w:t>
      </w:r>
    </w:p>
    <w:bookmarkStart w:id="221" w:name="_Toc3292"/>
    <w:bookmarkStart w:id="222" w:name="_Toc22505"/>
    <w:bookmarkStart w:id="223" w:name="_Toc11594"/>
    <w:bookmarkStart w:id="224" w:name="_Toc10294"/>
    <w:bookmarkStart w:id="225" w:name="_Toc7267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_Toc14635 </w:instrText>
      </w:r>
      <w:r>
        <w:rPr>
          <w:color w:val="000000"/>
        </w:rPr>
        <w:fldChar w:fldCharType="separate"/>
      </w:r>
      <w:bookmarkStart w:id="226" w:name="_Toc459112023"/>
      <w:bookmarkStart w:id="227" w:name="_Toc461111784"/>
      <w:r>
        <w:rPr>
          <w:color w:val="000000"/>
        </w:rPr>
        <w:t>罩棚储粮</w:t>
      </w:r>
      <w:bookmarkEnd w:id="226"/>
      <w:bookmarkEnd w:id="227"/>
      <w:r>
        <w:rPr>
          <w:color w:val="000000"/>
        </w:rPr>
        <w:fldChar w:fldCharType="end"/>
      </w:r>
      <w:bookmarkEnd w:id="222"/>
      <w:bookmarkEnd w:id="223"/>
      <w:bookmarkEnd w:id="224"/>
      <w:bookmarkEnd w:id="225"/>
      <w:bookmarkEnd w:id="221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罩棚储粮主要采取</w:t>
      </w:r>
      <w:r>
        <w:rPr>
          <w:rFonts w:hint="eastAsia"/>
          <w:color w:val="000000"/>
          <w:sz w:val="28"/>
          <w:szCs w:val="28"/>
        </w:rPr>
        <w:t>围包散储</w:t>
      </w:r>
      <w:r>
        <w:rPr>
          <w:color w:val="000000"/>
          <w:sz w:val="28"/>
          <w:szCs w:val="28"/>
        </w:rPr>
        <w:t>和包装粮堆垛</w:t>
      </w:r>
      <w:r>
        <w:rPr>
          <w:rFonts w:hint="eastAsia"/>
          <w:color w:val="000000"/>
          <w:sz w:val="28"/>
          <w:szCs w:val="28"/>
        </w:rPr>
        <w:t>的</w:t>
      </w:r>
      <w:r>
        <w:rPr>
          <w:color w:val="000000"/>
          <w:sz w:val="28"/>
          <w:szCs w:val="28"/>
        </w:rPr>
        <w:t>储藏形式。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）基本要求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应具备</w:t>
      </w:r>
      <w:r>
        <w:rPr>
          <w:rFonts w:hint="eastAsia"/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九防</w:t>
      </w:r>
      <w:r>
        <w:rPr>
          <w:rFonts w:hint="eastAsia"/>
          <w:color w:val="000000"/>
          <w:sz w:val="28"/>
          <w:szCs w:val="28"/>
        </w:rPr>
        <w:t>”“</w:t>
      </w:r>
      <w:r>
        <w:rPr>
          <w:color w:val="000000"/>
          <w:sz w:val="28"/>
          <w:szCs w:val="28"/>
        </w:rPr>
        <w:t>四处理</w:t>
      </w:r>
      <w:r>
        <w:rPr>
          <w:rFonts w:hint="eastAsia"/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基本功能。应对包装麻袋消毒，以免交叉感染，引发粮食虫害等隐患</w:t>
      </w:r>
      <w:r>
        <w:rPr>
          <w:rFonts w:hint="eastAsia"/>
          <w:color w:val="000000"/>
          <w:sz w:val="28"/>
          <w:szCs w:val="28"/>
        </w:rPr>
        <w:t>。</w:t>
      </w:r>
      <w:r>
        <w:rPr>
          <w:color w:val="000000"/>
          <w:sz w:val="28"/>
          <w:szCs w:val="28"/>
        </w:rPr>
        <w:t>不得使用</w:t>
      </w:r>
      <w:r>
        <w:rPr>
          <w:rFonts w:hint="eastAsia"/>
          <w:color w:val="000000"/>
          <w:sz w:val="28"/>
          <w:szCs w:val="28"/>
        </w:rPr>
        <w:t>塑料</w:t>
      </w:r>
      <w:r>
        <w:rPr>
          <w:color w:val="000000"/>
          <w:sz w:val="28"/>
          <w:szCs w:val="28"/>
        </w:rPr>
        <w:t>编织袋装粮做围包散存的挡粮墙。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）入粮作业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入粮过筛除杂，多点进粮，减少杂质自动分级和防止粉尘飞扬，机械化入仓处理应尽量减少粮食破碎。</w:t>
      </w:r>
      <w:r>
        <w:rPr>
          <w:rFonts w:hint="eastAsia"/>
          <w:color w:val="000000"/>
          <w:sz w:val="28"/>
          <w:szCs w:val="28"/>
        </w:rPr>
        <w:t>应</w:t>
      </w:r>
      <w:r>
        <w:rPr>
          <w:color w:val="000000"/>
          <w:sz w:val="28"/>
          <w:szCs w:val="28"/>
        </w:rPr>
        <w:t>科学设计通风系统，合理布置通风道，减少</w:t>
      </w:r>
      <w:r>
        <w:rPr>
          <w:color w:val="000000"/>
          <w:sz w:val="28"/>
          <w:szCs w:val="28"/>
        </w:rPr>
        <w:t>通风死角，防止跑、漏</w:t>
      </w:r>
      <w:r>
        <w:rPr>
          <w:rFonts w:hint="eastAsia"/>
          <w:color w:val="000000"/>
          <w:sz w:val="28"/>
          <w:szCs w:val="28"/>
        </w:rPr>
        <w:t>风</w:t>
      </w:r>
      <w:r>
        <w:rPr>
          <w:color w:val="000000"/>
          <w:sz w:val="28"/>
          <w:szCs w:val="28"/>
        </w:rPr>
        <w:t>，确保通风</w:t>
      </w:r>
      <w:r>
        <w:rPr>
          <w:rFonts w:hint="eastAsia"/>
          <w:color w:val="000000"/>
          <w:sz w:val="28"/>
          <w:szCs w:val="28"/>
        </w:rPr>
        <w:t>效果</w:t>
      </w:r>
      <w:r>
        <w:rPr>
          <w:color w:val="000000"/>
          <w:sz w:val="28"/>
          <w:szCs w:val="28"/>
        </w:rPr>
        <w:t>。</w:t>
      </w:r>
      <w:r>
        <w:rPr>
          <w:rFonts w:hint="eastAsia"/>
          <w:color w:val="000000"/>
          <w:sz w:val="28"/>
          <w:szCs w:val="28"/>
        </w:rPr>
        <w:t>围包散储的</w:t>
      </w:r>
      <w:r>
        <w:rPr>
          <w:color w:val="000000"/>
          <w:sz w:val="28"/>
          <w:szCs w:val="28"/>
        </w:rPr>
        <w:t>围包码垛挡粮墙厚度应保证装粮后承载安全。布设挡粮墙要与粮食入仓同步进行。挡粮墙搭建时不宜采用输送机输送粮包，所使用的所有麻袋要完整、无破损、无污染、无害虫，挡粮墙下部应采用新麻袋。在挡粮墙的长边每间隔</w:t>
      </w:r>
      <w:r>
        <w:rPr>
          <w:color w:val="000000"/>
          <w:sz w:val="28"/>
          <w:szCs w:val="28"/>
        </w:rPr>
        <w:t>3 m</w:t>
      </w:r>
      <w:r>
        <w:rPr>
          <w:color w:val="000000"/>
          <w:sz w:val="28"/>
          <w:szCs w:val="28"/>
        </w:rPr>
        <w:t>进行加固加厚处理，每搭设一层要及时清理麻袋上的粮粒和杂物，再搭另一层。挡粮墙高度不大于</w:t>
      </w:r>
      <w:r>
        <w:rPr>
          <w:color w:val="000000"/>
          <w:sz w:val="28"/>
          <w:szCs w:val="28"/>
        </w:rPr>
        <w:t>5m</w:t>
      </w:r>
      <w:r>
        <w:rPr>
          <w:color w:val="000000"/>
          <w:sz w:val="28"/>
          <w:szCs w:val="28"/>
        </w:rPr>
        <w:t>，单一（每区</w:t>
      </w:r>
      <w:r>
        <w:rPr>
          <w:rFonts w:hint="eastAsia"/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罩棚的总储量不大于</w:t>
      </w:r>
      <w:r>
        <w:rPr>
          <w:color w:val="000000"/>
          <w:sz w:val="28"/>
          <w:szCs w:val="28"/>
        </w:rPr>
        <w:t>20000 t</w:t>
      </w:r>
      <w:r>
        <w:rPr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）储粮措施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粮情检测系统和传感器的布置要求与房式仓相同</w:t>
      </w: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粮温检测记录报表参见附录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）</w:t>
      </w:r>
      <w:r>
        <w:rPr>
          <w:rFonts w:hint="eastAsia"/>
          <w:color w:val="000000"/>
          <w:sz w:val="28"/>
          <w:szCs w:val="28"/>
        </w:rPr>
        <w:t>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应对粮堆表层进行防虫防霉处</w:t>
      </w:r>
      <w:r>
        <w:rPr>
          <w:color w:val="000000"/>
          <w:sz w:val="28"/>
          <w:szCs w:val="28"/>
        </w:rPr>
        <w:t>理</w:t>
      </w:r>
      <w:r>
        <w:rPr>
          <w:rFonts w:hint="eastAsia"/>
          <w:color w:val="000000"/>
          <w:sz w:val="28"/>
          <w:szCs w:val="28"/>
        </w:rPr>
        <w:t>，方法和要求与简易囤的相同</w:t>
      </w:r>
      <w:r>
        <w:rPr>
          <w:color w:val="000000"/>
          <w:sz w:val="28"/>
          <w:szCs w:val="28"/>
        </w:rPr>
        <w:t>。主要害虫达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头</w:t>
      </w:r>
      <w:r>
        <w:rPr>
          <w:color w:val="000000"/>
          <w:sz w:val="28"/>
          <w:szCs w:val="28"/>
        </w:rPr>
        <w:t>/kg</w:t>
      </w:r>
      <w:r>
        <w:rPr>
          <w:color w:val="000000"/>
          <w:sz w:val="28"/>
          <w:szCs w:val="28"/>
        </w:rPr>
        <w:t>以上，应密封粮垛后进行熏蒸杀虫。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）出粮</w:t>
      </w:r>
      <w:r>
        <w:rPr>
          <w:rFonts w:hint="eastAsia"/>
          <w:color w:val="000000"/>
          <w:sz w:val="28"/>
          <w:szCs w:val="28"/>
        </w:rPr>
        <w:t>作业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应先撤除挡鼠网、板，再揭下苫盖物。拆除堆垛挡粮墙的顺序是由上到下、由外向内逐层移开粮包，拆除挡粮墙的高度、宽度应与粮堆自流角相一致。应边出粮边拆除挡粮墙下面的垫底材料。</w:t>
      </w:r>
      <w:r>
        <w:rPr>
          <w:rFonts w:hint="eastAsia"/>
          <w:color w:val="000000"/>
          <w:sz w:val="28"/>
          <w:szCs w:val="28"/>
        </w:rPr>
        <w:t>如</w:t>
      </w:r>
      <w:r>
        <w:rPr>
          <w:color w:val="000000"/>
          <w:sz w:val="28"/>
          <w:szCs w:val="28"/>
        </w:rPr>
        <w:t>分批次出粮，应保证粮情检测设备、通风系统能正常工作。出粮期间，要由专人实时检查，发现粮堆垛及设施歪斜，应立刻停止出粮并及时处置。出粮后，应及时对场地、相关设备</w:t>
      </w:r>
      <w:r>
        <w:rPr>
          <w:rFonts w:hint="eastAsia"/>
          <w:color w:val="000000"/>
          <w:sz w:val="28"/>
          <w:szCs w:val="28"/>
        </w:rPr>
        <w:t>和</w:t>
      </w:r>
      <w:r>
        <w:rPr>
          <w:color w:val="000000"/>
          <w:sz w:val="28"/>
          <w:szCs w:val="28"/>
        </w:rPr>
        <w:t>器材进行清洁整理。</w:t>
      </w:r>
    </w:p>
    <w:bookmarkStart w:id="228" w:name="_Toc31137"/>
    <w:bookmarkStart w:id="229" w:name="_Toc2099"/>
    <w:bookmarkStart w:id="230" w:name="_Toc14443"/>
    <w:bookmarkStart w:id="231" w:name="_Toc26796"/>
    <w:bookmarkStart w:id="232" w:name="_Toc24526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_Toc31802 </w:instrText>
      </w:r>
      <w:r>
        <w:rPr>
          <w:color w:val="000000"/>
        </w:rPr>
        <w:fldChar w:fldCharType="separate"/>
      </w:r>
      <w:bookmarkStart w:id="233" w:name="_Toc461111785"/>
      <w:bookmarkStart w:id="234" w:name="_Toc459112024"/>
      <w:r>
        <w:rPr>
          <w:color w:val="000000"/>
        </w:rPr>
        <w:t>钢结构散装</w:t>
      </w:r>
      <w:r>
        <w:rPr>
          <w:color w:val="000000"/>
        </w:rPr>
        <w:t>房式简易仓储粮</w:t>
      </w:r>
      <w:bookmarkEnd w:id="234"/>
      <w:bookmarkEnd w:id="233"/>
      <w:r>
        <w:rPr>
          <w:color w:val="000000"/>
        </w:rPr>
        <w:fldChar w:fldCharType="end"/>
      </w:r>
      <w:bookmarkEnd w:id="228"/>
      <w:bookmarkEnd w:id="229"/>
      <w:bookmarkEnd w:id="230"/>
      <w:bookmarkEnd w:id="231"/>
      <w:bookmarkEnd w:id="232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挡粮结构必须能够承受在动静载荷下的粮堆侧压力，应提供钢结构</w:t>
      </w:r>
      <w:r>
        <w:rPr>
          <w:rFonts w:hint="eastAsia"/>
          <w:color w:val="000000"/>
          <w:sz w:val="28"/>
          <w:szCs w:val="28"/>
        </w:rPr>
        <w:t>散装</w:t>
      </w:r>
      <w:r>
        <w:rPr>
          <w:color w:val="000000"/>
          <w:sz w:val="28"/>
          <w:szCs w:val="28"/>
        </w:rPr>
        <w:t>房式简易仓设计部门的测算依据。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必须配套可有效实施的粮情检</w:t>
      </w:r>
      <w:r>
        <w:rPr>
          <w:rFonts w:hint="eastAsia"/>
          <w:color w:val="000000"/>
          <w:sz w:val="28"/>
          <w:szCs w:val="28"/>
        </w:rPr>
        <w:t>测</w:t>
      </w:r>
      <w:r>
        <w:rPr>
          <w:color w:val="000000"/>
          <w:sz w:val="28"/>
          <w:szCs w:val="28"/>
        </w:rPr>
        <w:t>、通风和熏蒸工艺设备，粮情检测要求与</w:t>
      </w:r>
      <w:r>
        <w:rPr>
          <w:rFonts w:hint="eastAsia"/>
          <w:color w:val="000000"/>
          <w:sz w:val="28"/>
          <w:szCs w:val="28"/>
        </w:rPr>
        <w:t>房式仓的</w:t>
      </w:r>
      <w:r>
        <w:rPr>
          <w:color w:val="000000"/>
          <w:sz w:val="28"/>
          <w:szCs w:val="28"/>
        </w:rPr>
        <w:t>相同，对粮情异常部位经人工复查确认后及时采取通风、熏蒸技术措施，确保安全储粮。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季节交替期，加强对粮堆表层、周边、拐角、过道板下粮食进行结露和霉变检查。</w:t>
      </w:r>
    </w:p>
    <w:p w:rsidR="00000000" w:rsidRDefault="0033138B">
      <w:pPr>
        <w:spacing w:line="500" w:lineRule="exact"/>
        <w:ind w:firstLineChars="200" w:firstLine="560"/>
        <w:rPr>
          <w:rFonts w:hint="eastAsia"/>
        </w:rPr>
      </w:pPr>
      <w:r>
        <w:rPr>
          <w:color w:val="000000"/>
          <w:sz w:val="28"/>
          <w:szCs w:val="28"/>
        </w:rPr>
        <w:t>高温季节应适时翻动粮面，排散粮堆顶层积热。密闭苫盖时可先在粮面铺设一层吸湿隔热材料，再用苫布覆盖，预防结露。</w:t>
      </w: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r>
        <w:rPr>
          <w:rFonts w:ascii="Times New Roman" w:hAnsi="Times New Roman"/>
        </w:rPr>
        <w:br w:type="page"/>
      </w:r>
      <w:bookmarkStart w:id="235" w:name="_Toc459112017"/>
      <w:bookmarkStart w:id="236" w:name="_Toc9916"/>
      <w:bookmarkStart w:id="237" w:name="_Toc7976"/>
      <w:bookmarkStart w:id="238" w:name="_Toc461111786"/>
      <w:bookmarkStart w:id="239" w:name="_Toc30932"/>
      <w:bookmarkStart w:id="240" w:name="_Toc11368"/>
      <w:r>
        <w:rPr>
          <w:rFonts w:ascii="黑体" w:eastAsia="黑体" w:hAnsi="Times New Roman" w:hint="eastAsia"/>
          <w:b w:val="0"/>
        </w:rPr>
        <w:t xml:space="preserve"> </w:t>
      </w:r>
      <w:bookmarkStart w:id="241" w:name="_Toc20331"/>
      <w:r>
        <w:rPr>
          <w:rFonts w:ascii="黑体" w:eastAsia="黑体" w:hAnsi="Times New Roman"/>
          <w:b w:val="0"/>
        </w:rPr>
        <w:t>异常粮情处置</w:t>
      </w:r>
      <w:bookmarkEnd w:id="235"/>
      <w:bookmarkEnd w:id="236"/>
      <w:bookmarkEnd w:id="237"/>
      <w:bookmarkEnd w:id="238"/>
      <w:bookmarkEnd w:id="239"/>
      <w:bookmarkEnd w:id="240"/>
      <w:bookmarkEnd w:id="241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t xml:space="preserve"> </w:t>
      </w:r>
      <w:bookmarkStart w:id="242" w:name="_Toc20394"/>
      <w:bookmarkStart w:id="243" w:name="_Toc6035"/>
      <w:bookmarkStart w:id="244" w:name="_Toc24306"/>
      <w:bookmarkStart w:id="245" w:name="_Toc15055"/>
      <w:bookmarkStart w:id="246" w:name="_Toc26021"/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_Toc19</w:instrText>
      </w:r>
      <w:r>
        <w:rPr>
          <w:color w:val="000000"/>
        </w:rPr>
        <w:instrText xml:space="preserve">956 </w:instrText>
      </w:r>
      <w:r>
        <w:rPr>
          <w:color w:val="000000"/>
        </w:rPr>
        <w:fldChar w:fldCharType="separate"/>
      </w:r>
      <w:bookmarkStart w:id="247" w:name="_Toc459112018"/>
      <w:bookmarkStart w:id="248" w:name="_Toc461111787"/>
      <w:r>
        <w:rPr>
          <w:color w:val="000000"/>
        </w:rPr>
        <w:t>发热粮处置</w:t>
      </w:r>
      <w:bookmarkEnd w:id="247"/>
      <w:bookmarkEnd w:id="248"/>
      <w:r>
        <w:rPr>
          <w:color w:val="000000"/>
        </w:rPr>
        <w:fldChar w:fldCharType="end"/>
      </w:r>
      <w:bookmarkEnd w:id="242"/>
      <w:bookmarkEnd w:id="243"/>
      <w:bookmarkEnd w:id="244"/>
      <w:bookmarkEnd w:id="245"/>
      <w:bookmarkEnd w:id="246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采用粮温比较、取样分析、虫霉检测、感官检查等方法，综合判断，发现粮堆发热部位，分析原因，采取相应处置措施。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害虫引起的发热，应采取熏蒸防治措施，杀灭害虫，再通风降低粮温。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杂质多或后熟作用引起的粮堆发热，应清除杂质，杂质不易清除时可通过打探管，通风降温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消除发热点。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表层粮堆发生轻微结块发热时，粮面板结，松散度降低，应翻动粮面，开启门窗自然通风散湿散热</w:t>
      </w:r>
      <w:r>
        <w:rPr>
          <w:rFonts w:hint="eastAsia"/>
          <w:color w:val="000000"/>
          <w:sz w:val="28"/>
          <w:szCs w:val="28"/>
        </w:rPr>
        <w:t>。无自然通风条件的应密闭仓房，内部利用除湿机，吸湿散热，</w:t>
      </w:r>
      <w:r>
        <w:rPr>
          <w:color w:val="000000"/>
          <w:sz w:val="28"/>
          <w:szCs w:val="28"/>
        </w:rPr>
        <w:t>或进行密闭熏蒸，降低粮温。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水分过高结块霉变引起的局部粮堆发热，应先采取机械通</w:t>
      </w:r>
      <w:r>
        <w:rPr>
          <w:color w:val="000000"/>
          <w:sz w:val="28"/>
          <w:szCs w:val="28"/>
        </w:rPr>
        <w:t>风、仓内翻倒、翻仓倒囤、谷冷通风或熏蒸抑菌等措施降低粮温，再采取就仓通风干燥或出仓晾晒、烘干等措施降低水分。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全仓或粮堆大部出现结块发热，应及时翻仓倒囤，或出仓干燥。</w:t>
      </w:r>
    </w:p>
    <w:bookmarkStart w:id="249" w:name="_Toc1753"/>
    <w:bookmarkStart w:id="250" w:name="_Toc22644"/>
    <w:bookmarkStart w:id="251" w:name="_Toc1865"/>
    <w:bookmarkStart w:id="252" w:name="_Toc18619"/>
    <w:bookmarkStart w:id="253" w:name="_Toc15522"/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HYPERLINK \l _Toc24229 </w:instrText>
      </w:r>
      <w:r>
        <w:rPr>
          <w:color w:val="000000"/>
        </w:rPr>
        <w:fldChar w:fldCharType="separate"/>
      </w:r>
      <w:bookmarkStart w:id="254" w:name="_Toc459112019"/>
      <w:bookmarkStart w:id="255" w:name="_Toc461111788"/>
      <w:r>
        <w:rPr>
          <w:color w:val="000000"/>
        </w:rPr>
        <w:t>结露处置</w:t>
      </w:r>
      <w:bookmarkEnd w:id="254"/>
      <w:bookmarkEnd w:id="255"/>
      <w:r>
        <w:rPr>
          <w:color w:val="000000"/>
        </w:rPr>
        <w:fldChar w:fldCharType="end"/>
      </w:r>
      <w:bookmarkEnd w:id="251"/>
      <w:bookmarkEnd w:id="252"/>
      <w:bookmarkEnd w:id="253"/>
      <w:bookmarkEnd w:id="249"/>
      <w:bookmarkEnd w:id="25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粮堆表层结露时，应适时通风、除湿，以及翻动粮面。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bookmarkStart w:id="256" w:name="_Toc24302"/>
      <w:r>
        <w:rPr>
          <w:color w:val="000000"/>
          <w:sz w:val="28"/>
          <w:szCs w:val="28"/>
        </w:rPr>
        <w:t>低温粮仓、地下粮仓储粮出现结露时，如外界温度、湿度较高，严禁开仓通风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可使用谷物冷却机、除湿机或吸潮剂等处理。</w:t>
      </w:r>
      <w:bookmarkEnd w:id="256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粮面密封膜内结露时，应揭开薄膜，晾干结露水，驱散粮面表层水分。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仓顶仓壁结露时，应采取措施防止结露水流入粮堆。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57" w:name="_Toc459112020"/>
      <w:bookmarkStart w:id="258" w:name="_Toc2015"/>
      <w:bookmarkStart w:id="259" w:name="_Toc30422"/>
      <w:bookmarkStart w:id="260" w:name="_Toc461111789"/>
      <w:bookmarkStart w:id="261" w:name="_Toc25313"/>
      <w:bookmarkStart w:id="262" w:name="_Toc13570"/>
      <w:bookmarkStart w:id="263" w:name="_Toc29058"/>
      <w:r>
        <w:rPr>
          <w:color w:val="000000"/>
        </w:rPr>
        <w:t>高水分</w:t>
      </w:r>
      <w:r>
        <w:rPr>
          <w:color w:val="000000"/>
        </w:rPr>
        <w:t>粮处置</w:t>
      </w:r>
      <w:bookmarkEnd w:id="257"/>
      <w:bookmarkEnd w:id="258"/>
      <w:bookmarkEnd w:id="259"/>
      <w:bookmarkEnd w:id="260"/>
      <w:bookmarkEnd w:id="261"/>
      <w:bookmarkEnd w:id="262"/>
      <w:bookmarkEnd w:id="263"/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粮食水分高于当地安全水分</w:t>
      </w:r>
      <w:r>
        <w:rPr>
          <w:rFonts w:hint="eastAsia"/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个百分点以上</w:t>
      </w:r>
      <w:r>
        <w:rPr>
          <w:color w:val="000000"/>
          <w:sz w:val="28"/>
          <w:szCs w:val="28"/>
        </w:rPr>
        <w:t>的高水分粮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一般情况不许直接入仓储存。</w:t>
      </w:r>
      <w:r>
        <w:rPr>
          <w:rFonts w:hint="eastAsia"/>
          <w:color w:val="000000"/>
          <w:sz w:val="28"/>
          <w:szCs w:val="28"/>
        </w:rPr>
        <w:t>因气候条件等特殊原因收购的</w:t>
      </w:r>
      <w:r>
        <w:rPr>
          <w:color w:val="000000"/>
          <w:sz w:val="28"/>
          <w:szCs w:val="28"/>
        </w:rPr>
        <w:t>高水分粮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应通过晾晒、烘干机干燥、通风干燥、谷冷降温降水等方法将水分降至安全水分以下，再入仓储藏。</w:t>
      </w:r>
    </w:p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在储藏期间，局部高水分粮，应采取机械通风、就仓干燥等降水措施。</w:t>
      </w:r>
      <w:r>
        <w:rPr>
          <w:rFonts w:hint="eastAsia"/>
          <w:color w:val="000000"/>
          <w:sz w:val="28"/>
          <w:szCs w:val="28"/>
        </w:rPr>
        <w:t>必</w:t>
      </w:r>
      <w:r>
        <w:rPr>
          <w:color w:val="000000"/>
          <w:sz w:val="28"/>
          <w:szCs w:val="28"/>
        </w:rPr>
        <w:t>要时局部挖掘粮食，移出粮仓</w:t>
      </w:r>
      <w:r>
        <w:rPr>
          <w:rFonts w:hint="eastAsia"/>
          <w:color w:val="000000"/>
          <w:sz w:val="28"/>
          <w:szCs w:val="28"/>
        </w:rPr>
        <w:t>晾晒</w:t>
      </w:r>
      <w:r>
        <w:rPr>
          <w:color w:val="000000"/>
          <w:sz w:val="28"/>
          <w:szCs w:val="28"/>
        </w:rPr>
        <w:t>干燥。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发现特殊粮情后，仓储管理部门要分析原因，有针对性地</w:t>
      </w:r>
      <w:r>
        <w:rPr>
          <w:color w:val="000000"/>
          <w:sz w:val="28"/>
          <w:szCs w:val="28"/>
        </w:rPr>
        <w:t>采取措施</w:t>
      </w:r>
      <w:r>
        <w:rPr>
          <w:rFonts w:hint="eastAsia"/>
          <w:color w:val="000000"/>
          <w:sz w:val="28"/>
          <w:szCs w:val="28"/>
        </w:rPr>
        <w:t>进行</w:t>
      </w:r>
      <w:r>
        <w:rPr>
          <w:color w:val="000000"/>
          <w:sz w:val="28"/>
          <w:szCs w:val="28"/>
        </w:rPr>
        <w:t>处置。</w:t>
      </w:r>
    </w:p>
    <w:p w:rsidR="00000000" w:rsidRDefault="0033138B">
      <w:pPr>
        <w:spacing w:line="360" w:lineRule="auto"/>
        <w:ind w:firstLineChars="200" w:firstLine="420"/>
      </w:pP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r>
        <w:rPr>
          <w:rFonts w:ascii="Times New Roman" w:hAnsi="Times New Roman"/>
        </w:rPr>
        <w:br w:type="page"/>
      </w:r>
      <w:bookmarkStart w:id="264" w:name="_Toc459112025"/>
      <w:bookmarkStart w:id="265" w:name="_Toc4256"/>
      <w:bookmarkStart w:id="266" w:name="_Toc10983"/>
      <w:bookmarkStart w:id="267" w:name="_Toc461111790"/>
      <w:bookmarkStart w:id="268" w:name="_Toc25654"/>
      <w:bookmarkStart w:id="269" w:name="_Toc10682"/>
      <w:r>
        <w:rPr>
          <w:rFonts w:ascii="黑体" w:eastAsia="黑体" w:hAnsi="Times New Roman" w:hint="eastAsia"/>
          <w:b w:val="0"/>
        </w:rPr>
        <w:t xml:space="preserve"> </w:t>
      </w:r>
      <w:bookmarkStart w:id="270" w:name="_Toc23571"/>
      <w:r>
        <w:rPr>
          <w:rFonts w:ascii="黑体" w:eastAsia="黑体" w:hAnsi="Times New Roman"/>
          <w:b w:val="0"/>
        </w:rPr>
        <w:t>粮食出仓作业</w:t>
      </w:r>
      <w:bookmarkEnd w:id="264"/>
      <w:bookmarkEnd w:id="265"/>
      <w:bookmarkEnd w:id="266"/>
      <w:bookmarkEnd w:id="267"/>
      <w:bookmarkEnd w:id="268"/>
      <w:bookmarkEnd w:id="269"/>
      <w:bookmarkEnd w:id="270"/>
    </w:p>
    <w:p w:rsidR="00000000" w:rsidRDefault="0033138B">
      <w:pPr>
        <w:rPr>
          <w:rFonts w:hint="eastAsia"/>
        </w:rPr>
      </w:pP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71" w:name="_Toc22482"/>
      <w:bookmarkStart w:id="272" w:name="_Toc30720"/>
      <w:bookmarkStart w:id="273" w:name="_Toc5486"/>
      <w:bookmarkStart w:id="274" w:name="_Toc11184"/>
      <w:bookmarkStart w:id="275" w:name="_Toc6368"/>
      <w:bookmarkStart w:id="276" w:name="_Toc458893809"/>
      <w:bookmarkStart w:id="277" w:name="_Toc459112026"/>
      <w:bookmarkStart w:id="278" w:name="_Toc30493"/>
      <w:bookmarkStart w:id="279" w:name="_Toc10759"/>
      <w:bookmarkStart w:id="280" w:name="_Toc461111791"/>
      <w:bookmarkStart w:id="281" w:name="_Toc11792"/>
      <w:bookmarkStart w:id="282" w:name="_Toc27608"/>
      <w:bookmarkStart w:id="283" w:name="_Toc7331"/>
      <w:r>
        <w:rPr>
          <w:color w:val="000000"/>
        </w:rPr>
        <w:t>出仓作业</w:t>
      </w:r>
      <w:bookmarkEnd w:id="271"/>
      <w:bookmarkEnd w:id="272"/>
      <w:bookmarkEnd w:id="273"/>
      <w:bookmarkEnd w:id="274"/>
      <w:bookmarkEnd w:id="275"/>
      <w:r>
        <w:rPr>
          <w:color w:val="000000"/>
        </w:rPr>
        <w:t>前准备</w:t>
      </w:r>
      <w:bookmarkEnd w:id="276"/>
      <w:bookmarkEnd w:id="277"/>
      <w:bookmarkEnd w:id="278"/>
      <w:bookmarkEnd w:id="279"/>
      <w:bookmarkEnd w:id="280"/>
      <w:bookmarkEnd w:id="281"/>
      <w:bookmarkEnd w:id="282"/>
      <w:bookmarkEnd w:id="283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粮食出仓作业前，</w:t>
      </w:r>
      <w:r>
        <w:rPr>
          <w:rFonts w:hint="eastAsia"/>
          <w:color w:val="000000"/>
          <w:sz w:val="28"/>
          <w:szCs w:val="28"/>
        </w:rPr>
        <w:t>粮库仓储管理部门统筹做好各项准备：协助粮油质量检验员</w:t>
      </w:r>
      <w:r>
        <w:rPr>
          <w:color w:val="000000"/>
          <w:sz w:val="28"/>
          <w:szCs w:val="28"/>
        </w:rPr>
        <w:t>取样化验，检验粮食质量，</w:t>
      </w:r>
      <w:r>
        <w:rPr>
          <w:color w:val="000000"/>
          <w:sz w:val="28"/>
          <w:szCs w:val="28"/>
        </w:rPr>
        <w:t>评定等级；完成粮面粮膜、走道板、测温电缆、膜下熏蒸环流管道、挡鼠板等器材的拆除整理存放工作；准备出仓相关的设施设备；粮库有关人员核查储粮账卡、出库单、检化验单无误后，安排出仓作业。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84" w:name="_Toc458893810"/>
      <w:bookmarkStart w:id="285" w:name="_Toc459112027"/>
      <w:bookmarkStart w:id="286" w:name="_Toc8551"/>
      <w:bookmarkStart w:id="287" w:name="_Toc12893"/>
      <w:bookmarkStart w:id="288" w:name="_Toc461111792"/>
      <w:bookmarkStart w:id="289" w:name="_Toc2148"/>
      <w:bookmarkStart w:id="290" w:name="_Toc7647"/>
      <w:bookmarkStart w:id="291" w:name="_Toc13785"/>
      <w:r>
        <w:rPr>
          <w:color w:val="000000"/>
        </w:rPr>
        <w:t>出仓作业</w:t>
      </w:r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出仓作业中，应</w:t>
      </w:r>
      <w:r>
        <w:rPr>
          <w:sz w:val="28"/>
          <w:szCs w:val="28"/>
        </w:rPr>
        <w:t>提高机械化水平和效率，降低劳动强度，做好防虫、防鼠、防雀工作，加强除尘防尘工作，保护环境。</w:t>
      </w:r>
      <w:r>
        <w:rPr>
          <w:color w:val="000000"/>
          <w:sz w:val="28"/>
          <w:szCs w:val="28"/>
        </w:rPr>
        <w:t>核实粮食数量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质量和进度，配合监督检查。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选择合理的作业时间和作业方式，冷热粮面应常翻动，防止温差过大引起结露；减少机械碾压、抛撒等作业损耗。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分批次出仓时，一个批次结束后，应平整粮面，避免温差过大造成粮堆结露，避免</w:t>
      </w:r>
      <w:r>
        <w:rPr>
          <w:color w:val="000000"/>
          <w:sz w:val="28"/>
          <w:szCs w:val="28"/>
        </w:rPr>
        <w:t>检温系统、熏蒸系统和通风系统无法正常使用。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292" w:name="_Toc458893811"/>
      <w:bookmarkStart w:id="293" w:name="_Toc459112028"/>
      <w:bookmarkStart w:id="294" w:name="_Toc10421"/>
      <w:bookmarkStart w:id="295" w:name="_Toc11243"/>
      <w:bookmarkStart w:id="296" w:name="_Toc461111793"/>
      <w:bookmarkStart w:id="297" w:name="_Toc11631"/>
      <w:bookmarkStart w:id="298" w:name="_Toc21268"/>
      <w:bookmarkStart w:id="299" w:name="_Toc1652"/>
      <w:r>
        <w:rPr>
          <w:color w:val="000000"/>
        </w:rPr>
        <w:t>出仓结束整理</w:t>
      </w:r>
      <w:bookmarkEnd w:id="292"/>
      <w:bookmarkEnd w:id="293"/>
      <w:bookmarkEnd w:id="294"/>
      <w:bookmarkEnd w:id="295"/>
      <w:bookmarkEnd w:id="296"/>
      <w:bookmarkEnd w:id="297"/>
      <w:bookmarkEnd w:id="298"/>
      <w:bookmarkEnd w:id="299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粮食出仓结束后，清理器材，打扫仓房场地，整理地脚粮。做到不留残粮，不留缝隙孔洞、杀灭储粮害虫，重点对虫茧、垃圾、蜘蛛网等进行清扫，不留死角。</w:t>
      </w:r>
    </w:p>
    <w:p w:rsidR="00000000" w:rsidRDefault="0033138B">
      <w:pPr>
        <w:spacing w:line="360" w:lineRule="auto"/>
        <w:ind w:firstLineChars="200" w:firstLine="560"/>
        <w:rPr>
          <w:color w:val="000000"/>
          <w:sz w:val="28"/>
          <w:szCs w:val="28"/>
        </w:rPr>
      </w:pPr>
    </w:p>
    <w:p w:rsidR="00000000" w:rsidRDefault="0033138B">
      <w:pPr>
        <w:pStyle w:val="1"/>
        <w:numPr>
          <w:ilvl w:val="0"/>
          <w:numId w:val="7"/>
        </w:numPr>
        <w:rPr>
          <w:rFonts w:ascii="黑体" w:eastAsia="黑体" w:hAnsi="Times New Roman" w:hint="eastAsia"/>
          <w:b w:val="0"/>
        </w:rPr>
      </w:pPr>
      <w:r>
        <w:rPr>
          <w:color w:val="000000"/>
          <w:sz w:val="28"/>
          <w:szCs w:val="28"/>
        </w:rPr>
        <w:br w:type="page"/>
      </w:r>
      <w:bookmarkStart w:id="300" w:name="_Toc461111794"/>
      <w:bookmarkStart w:id="301" w:name="_Toc20267"/>
      <w:bookmarkStart w:id="302" w:name="_Toc29769"/>
      <w:r>
        <w:rPr>
          <w:rFonts w:ascii="黑体" w:eastAsia="黑体" w:hAnsi="Times New Roman" w:hint="eastAsia"/>
          <w:b w:val="0"/>
        </w:rPr>
        <w:t xml:space="preserve"> </w:t>
      </w:r>
      <w:bookmarkStart w:id="303" w:name="_Toc31006"/>
      <w:r>
        <w:rPr>
          <w:rFonts w:ascii="黑体" w:eastAsia="黑体" w:hAnsi="Times New Roman" w:hint="eastAsia"/>
          <w:b w:val="0"/>
        </w:rPr>
        <w:t>植物油脂储存</w:t>
      </w:r>
      <w:bookmarkEnd w:id="300"/>
      <w:bookmarkEnd w:id="301"/>
      <w:bookmarkEnd w:id="302"/>
      <w:bookmarkEnd w:id="303"/>
    </w:p>
    <w:p w:rsidR="00000000" w:rsidRDefault="0033138B">
      <w:pPr>
        <w:pStyle w:val="11"/>
        <w:numPr>
          <w:ilvl w:val="0"/>
          <w:numId w:val="0"/>
        </w:numPr>
        <w:tabs>
          <w:tab w:val="left" w:pos="1277"/>
        </w:tabs>
        <w:spacing w:line="500" w:lineRule="exact"/>
        <w:rPr>
          <w:color w:val="000000"/>
        </w:rPr>
      </w:pPr>
      <w:bookmarkStart w:id="304" w:name="_Toc461690866"/>
      <w:bookmarkStart w:id="305" w:name="_Toc9754"/>
      <w:bookmarkStart w:id="306" w:name="_Toc461111795"/>
      <w:bookmarkStart w:id="307" w:name="_Toc28815"/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08" w:name="_Toc2081"/>
      <w:r>
        <w:rPr>
          <w:rFonts w:hint="eastAsia"/>
          <w:color w:val="000000"/>
        </w:rPr>
        <w:t>入库前准备</w:t>
      </w:r>
      <w:bookmarkEnd w:id="304"/>
      <w:bookmarkEnd w:id="308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油脂入库要考虑油库区局部地基下沉，应均衡整个油罐区的承载压力。对油罐、管路、加热管，阀门、油泵、电器、温度计、压力计、流量计等进行检查和清洁，确保清洁无渗漏、无破损、通气孔畅通，油泵润滑充足、转动灵活、密封良好，所有设备、仪器、仪表运转正常；第一次使用的油罐，内壁应涂抹同类油脂</w:t>
      </w:r>
      <w:r>
        <w:rPr>
          <w:rFonts w:hint="eastAsia"/>
          <w:color w:val="000000"/>
          <w:sz w:val="28"/>
          <w:szCs w:val="28"/>
        </w:rPr>
        <w:t>。检查确保进油管线合理，需要开启的阀门和泵正确无误，防止混油。准备负责人应填写油罐入油准备单并签字。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09" w:name="_Toc461690867"/>
      <w:bookmarkStart w:id="310" w:name="_Toc10438"/>
      <w:r>
        <w:rPr>
          <w:rFonts w:hint="eastAsia"/>
          <w:color w:val="000000"/>
        </w:rPr>
        <w:t>入库质量要求</w:t>
      </w:r>
      <w:bookmarkEnd w:id="309"/>
      <w:bookmarkEnd w:id="31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储存的油脂符合国家标准和卫生规范，不得将非食用油脂储存在食用油库中。食用植物油脂应按品种、等级、生产年度分开储藏；压榨与浸出、转基因与非转基因油脂应分开储存。油库不得存放溶剂含量超过</w:t>
      </w:r>
      <w:r>
        <w:rPr>
          <w:color w:val="000000"/>
          <w:sz w:val="28"/>
          <w:szCs w:val="28"/>
        </w:rPr>
        <w:t>300ppm</w:t>
      </w:r>
      <w:r>
        <w:rPr>
          <w:rFonts w:hint="eastAsia"/>
          <w:color w:val="000000"/>
          <w:sz w:val="28"/>
          <w:szCs w:val="28"/>
        </w:rPr>
        <w:t>的油脂。油罐已有油脂需要补罐前，应认真核对现存油脂和补充油脂品种、检测级别，严防混油。质量检验负责人应填写油脂质量检验单并签字。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11" w:name="_Toc461690868"/>
      <w:bookmarkStart w:id="312" w:name="_Toc5567"/>
      <w:r>
        <w:rPr>
          <w:rFonts w:hint="eastAsia"/>
          <w:color w:val="000000"/>
        </w:rPr>
        <w:t>油脂入库作业</w:t>
      </w:r>
      <w:bookmarkEnd w:id="311"/>
      <w:bookmarkEnd w:id="312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每个油罐应建立独立的档案，油脂入库前，储油管理负责人应检查</w:t>
      </w:r>
      <w:r>
        <w:rPr>
          <w:rFonts w:hint="eastAsia"/>
          <w:color w:val="000000"/>
          <w:sz w:val="28"/>
          <w:szCs w:val="28"/>
        </w:rPr>
        <w:t>油罐入油准备单和油脂检测质量单并签字。符合入罐储存要求的，填写入库作业单并签字后，实施作业。所有单据应存档。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在入库过程中，应安排人员巡视检查，查验罐体有无变形和跑冒滴漏问题，发现情况应立即停止进油进行处置。单罐油脂储藏量不应超过检定容积，未检定容积的油罐，装油量应低于罐壁上沿</w:t>
      </w:r>
      <w:r>
        <w:rPr>
          <w:color w:val="000000"/>
          <w:sz w:val="28"/>
          <w:szCs w:val="28"/>
        </w:rPr>
        <w:t>0.3 m</w:t>
      </w:r>
      <w:r>
        <w:rPr>
          <w:rFonts w:hint="eastAsia"/>
          <w:color w:val="000000"/>
          <w:sz w:val="28"/>
          <w:szCs w:val="28"/>
        </w:rPr>
        <w:t>。入油完毕后，每个罐（垂直方向）布设不少于</w:t>
      </w:r>
      <w:r>
        <w:rPr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个测温点，其中上层和底层测点位置分别距液面和罐底的距离为</w:t>
      </w:r>
      <w:r>
        <w:rPr>
          <w:rFonts w:hint="eastAsia"/>
          <w:color w:val="000000"/>
          <w:sz w:val="28"/>
          <w:szCs w:val="28"/>
        </w:rPr>
        <w:t>0.</w:t>
      </w:r>
      <w:r>
        <w:rPr>
          <w:color w:val="000000"/>
          <w:sz w:val="28"/>
          <w:szCs w:val="28"/>
        </w:rPr>
        <w:t>5 m</w:t>
      </w:r>
      <w:r>
        <w:rPr>
          <w:rFonts w:hint="eastAsia"/>
          <w:color w:val="000000"/>
          <w:sz w:val="28"/>
          <w:szCs w:val="28"/>
        </w:rPr>
        <w:t>。完成作业后，关闭阀门，应查验入库油脂数量和质量，及时封闭罐体，填写入仓油脂数量质量检验单并签字。</w:t>
      </w:r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13" w:name="_Toc461690869"/>
      <w:bookmarkStart w:id="314" w:name="_Toc31307"/>
      <w:r>
        <w:rPr>
          <w:rFonts w:hint="eastAsia"/>
          <w:color w:val="000000"/>
        </w:rPr>
        <w:t>储油期间作业</w:t>
      </w:r>
      <w:bookmarkEnd w:id="313"/>
      <w:bookmarkEnd w:id="314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防溢油</w:t>
      </w:r>
      <w:r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管理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每天都应检查液位高度，确认储油数量正常；确认油罐底部阀门关闭良好并上锁；对储油数量波动异常的要及时分析原因并处理。定期检查油罐区地坪是否完好，有无异常沉降情况；检查油罐罐壁防腐层是否完好，有无严重锈蚀、腐蚀等情况；检查罐壁焊缝有无渗漏、裂纹等异常情况，若有异常及时倒罐进行维修。对新装入油脂的油罐及相应设备，第一周应每天检查一次完好情况，之后每</w:t>
      </w:r>
      <w:r>
        <w:rPr>
          <w:color w:val="000000"/>
          <w:sz w:val="28"/>
          <w:szCs w:val="28"/>
        </w:rPr>
        <w:t>7</w:t>
      </w:r>
      <w:r>
        <w:rPr>
          <w:rFonts w:hint="eastAsia"/>
          <w:color w:val="000000"/>
          <w:sz w:val="28"/>
          <w:szCs w:val="28"/>
        </w:rPr>
        <w:t>天检查一次；应检查护油堤和浸出油脂管路连接部门的密封情况，如果发现密封出现故障等应及时修复。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）“保质量”管理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在</w:t>
      </w:r>
      <w:r>
        <w:rPr>
          <w:rFonts w:hint="eastAsia"/>
          <w:color w:val="000000"/>
          <w:sz w:val="28"/>
          <w:szCs w:val="28"/>
        </w:rPr>
        <w:t>常规储存</w:t>
      </w:r>
      <w:r>
        <w:rPr>
          <w:rFonts w:hint="eastAsia"/>
          <w:color w:val="000000"/>
          <w:sz w:val="28"/>
          <w:szCs w:val="28"/>
        </w:rPr>
        <w:t>条件下，植物油脂储</w:t>
      </w:r>
      <w:r>
        <w:rPr>
          <w:rFonts w:hint="eastAsia"/>
          <w:color w:val="000000"/>
          <w:sz w:val="28"/>
          <w:szCs w:val="28"/>
        </w:rPr>
        <w:t>存时间不宜超过</w:t>
      </w:r>
      <w:r>
        <w:rPr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年。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严格按照要求开展雨中三查，加强对罐顶的通光孔、计量孔密封性的检查，避免雨雪水渗流入油罐内影响储油品质。</w:t>
      </w:r>
    </w:p>
    <w:p w:rsidR="00000000" w:rsidRDefault="0033138B">
      <w:pPr>
        <w:spacing w:line="500" w:lineRule="exact"/>
        <w:ind w:firstLineChars="200" w:firstLine="560"/>
        <w:rPr>
          <w:color w:val="000000"/>
        </w:rPr>
      </w:pPr>
      <w:r>
        <w:rPr>
          <w:rFonts w:hint="eastAsia"/>
          <w:color w:val="000000"/>
          <w:sz w:val="28"/>
          <w:szCs w:val="28"/>
        </w:rPr>
        <w:t>储存期间每</w:t>
      </w:r>
      <w:r>
        <w:rPr>
          <w:color w:val="000000"/>
          <w:sz w:val="28"/>
          <w:szCs w:val="28"/>
        </w:rPr>
        <w:t>15</w:t>
      </w:r>
      <w:r>
        <w:rPr>
          <w:rFonts w:hint="eastAsia"/>
          <w:color w:val="000000"/>
          <w:sz w:val="28"/>
          <w:szCs w:val="28"/>
        </w:rPr>
        <w:t>天至少检测</w:t>
      </w:r>
      <w:r>
        <w:rPr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次油罐和罐外气温，并按照国家有关标准和要求定期对库存油脂开展取样检测工作，跟踪储油品质变化，对品质变化异常的及时分析并处理。有条件的可采用油罐空间充氮气调保质储藏技术、抗氧化剂储藏技术、罐体保温及防辐射热等技术。</w:t>
      </w:r>
      <w:bookmarkStart w:id="315" w:name="_Toc461690870"/>
    </w:p>
    <w:p w:rsidR="00000000" w:rsidRDefault="0033138B">
      <w:pPr>
        <w:pStyle w:val="11"/>
        <w:numPr>
          <w:ilvl w:val="0"/>
          <w:numId w:val="6"/>
        </w:numPr>
        <w:tabs>
          <w:tab w:val="left" w:pos="1277"/>
        </w:tabs>
        <w:spacing w:line="500" w:lineRule="exact"/>
        <w:ind w:firstLineChars="200" w:firstLine="562"/>
        <w:rPr>
          <w:color w:val="000000"/>
        </w:rPr>
      </w:pPr>
      <w:bookmarkStart w:id="316" w:name="_Toc16816"/>
      <w:r>
        <w:rPr>
          <w:rFonts w:hint="eastAsia"/>
          <w:color w:val="000000"/>
        </w:rPr>
        <w:t>出库作业</w:t>
      </w:r>
      <w:bookmarkEnd w:id="315"/>
      <w:bookmarkEnd w:id="316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）出油前的准备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出库前，按《粮食质量安全监管办法》要求进行质量检测，出具检测报告。检查输油管道系统和输油设备是否满足使用要求，检查方</w:t>
      </w:r>
      <w:r>
        <w:rPr>
          <w:rFonts w:hint="eastAsia"/>
          <w:color w:val="000000"/>
          <w:sz w:val="28"/>
          <w:szCs w:val="28"/>
        </w:rPr>
        <w:t>法和入库作业时相同；仓储管理部门要检查油罐的呼吸阀或透气孔的状态是否完好，避免油罐出油后罐内形成负压导致罐体吸憋事故的发生。应检查油库区局部地基下沉情况，均衡整个油罐区的承载压力。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）出油作业监控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出油作业中，保持油罐通气孔畅通，加强对油罐液位的跟踪，防止超发或者罐内油脂出空和油泵空转；要检查输油系统，正常作业期间严禁操作阀门，防止管道超压。应尽量缩短出库时间，操作完毕后及时封闭罐体。冬季出库时，加热已经凝固的油脂要缓慢，减少局部升温过快对油脂质量的影响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3</w:t>
      </w:r>
      <w:r>
        <w:rPr>
          <w:rFonts w:hint="eastAsia"/>
          <w:color w:val="000000"/>
          <w:sz w:val="28"/>
          <w:szCs w:val="28"/>
        </w:rPr>
        <w:t>）出油后，按规定清理维护油泵、管道、阀门、</w:t>
      </w:r>
      <w:r>
        <w:rPr>
          <w:rFonts w:hint="eastAsia"/>
          <w:color w:val="000000"/>
          <w:sz w:val="28"/>
          <w:szCs w:val="28"/>
        </w:rPr>
        <w:t>油罐等设备设施。</w:t>
      </w:r>
    </w:p>
    <w:bookmarkEnd w:id="306"/>
    <w:bookmarkEnd w:id="307"/>
    <w:bookmarkEnd w:id="305"/>
    <w:p w:rsidR="00000000" w:rsidRDefault="0033138B">
      <w:pPr>
        <w:spacing w:line="500" w:lineRule="exact"/>
        <w:ind w:firstLineChars="200" w:firstLine="560"/>
        <w:jc w:val="left"/>
        <w:rPr>
          <w:rFonts w:hint="eastAsia"/>
          <w:color w:val="000000"/>
          <w:sz w:val="28"/>
          <w:szCs w:val="28"/>
        </w:rPr>
      </w:pPr>
    </w:p>
    <w:p w:rsidR="00000000" w:rsidRDefault="0033138B">
      <w:pPr>
        <w:pStyle w:val="1"/>
        <w:numPr>
          <w:ilvl w:val="0"/>
          <w:numId w:val="0"/>
        </w:numPr>
        <w:spacing w:line="500" w:lineRule="exact"/>
        <w:ind w:left="2"/>
        <w:jc w:val="left"/>
        <w:rPr>
          <w:sz w:val="28"/>
          <w:szCs w:val="28"/>
        </w:rPr>
      </w:pPr>
      <w:r>
        <w:rPr>
          <w:rFonts w:ascii="Times New Roman" w:hAnsi="Times New Roman"/>
        </w:rPr>
        <w:br w:type="page"/>
      </w:r>
      <w:bookmarkStart w:id="317" w:name="_Toc458702337"/>
      <w:bookmarkStart w:id="318" w:name="_Toc2340"/>
      <w:bookmarkStart w:id="319" w:name="_Toc11122"/>
      <w:bookmarkStart w:id="320" w:name="_Toc5359"/>
      <w:bookmarkStart w:id="321" w:name="_Toc28946"/>
      <w:bookmarkStart w:id="322" w:name="_Toc9535"/>
      <w:bookmarkStart w:id="323" w:name="_Toc458893813"/>
      <w:bookmarkStart w:id="324" w:name="_Toc459112030"/>
      <w:bookmarkStart w:id="325" w:name="_Toc25507"/>
      <w:bookmarkStart w:id="326" w:name="_Toc13368"/>
      <w:bookmarkStart w:id="327" w:name="_Toc461111799"/>
      <w:bookmarkStart w:id="328" w:name="_Toc16541"/>
      <w:bookmarkStart w:id="329" w:name="_Toc9942"/>
      <w:bookmarkStart w:id="330" w:name="_Toc15407"/>
      <w:r>
        <w:rPr>
          <w:sz w:val="28"/>
          <w:szCs w:val="28"/>
        </w:rPr>
        <w:t>附录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:rsidR="00000000" w:rsidRDefault="0033138B">
      <w:pPr>
        <w:pStyle w:val="1"/>
        <w:numPr>
          <w:ilvl w:val="0"/>
          <w:numId w:val="0"/>
        </w:numPr>
        <w:spacing w:line="500" w:lineRule="exact"/>
        <w:ind w:left="2"/>
        <w:rPr>
          <w:sz w:val="28"/>
          <w:szCs w:val="28"/>
        </w:rPr>
      </w:pPr>
      <w:r>
        <w:rPr>
          <w:sz w:val="28"/>
          <w:szCs w:val="28"/>
        </w:rPr>
        <w:t>粮粒霉菌孢子检测</w:t>
      </w:r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参考储粮害虫检测布点，在粮堆扦取</w:t>
      </w:r>
      <w:r>
        <w:rPr>
          <w:color w:val="000000"/>
          <w:sz w:val="28"/>
          <w:szCs w:val="28"/>
        </w:rPr>
        <w:t>10g</w:t>
      </w:r>
      <w:r>
        <w:rPr>
          <w:color w:val="000000"/>
          <w:sz w:val="28"/>
          <w:szCs w:val="28"/>
        </w:rPr>
        <w:t>粮食样品，通过清洗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过滤</w:t>
      </w: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镜检，观察统计危害霉菌孢子数，对储粮的安全性进行评价，标准参见下表。</w:t>
      </w:r>
    </w:p>
    <w:p w:rsidR="00000000" w:rsidRDefault="0033138B">
      <w:pPr>
        <w:jc w:val="center"/>
        <w:rPr>
          <w:b/>
          <w:color w:val="000000"/>
        </w:rPr>
      </w:pPr>
      <w:r>
        <w:rPr>
          <w:b/>
          <w:color w:val="000000"/>
        </w:rPr>
        <w:t>储粮霉菌危害的安全性评价表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2"/>
        <w:gridCol w:w="2457"/>
        <w:gridCol w:w="1689"/>
        <w:gridCol w:w="3992"/>
      </w:tblGrid>
      <w:tr w:rsidR="00000000">
        <w:trPr>
          <w:trHeight w:val="381"/>
          <w:jc w:val="center"/>
        </w:trPr>
        <w:tc>
          <w:tcPr>
            <w:tcW w:w="922" w:type="dxa"/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级别</w:t>
            </w:r>
          </w:p>
        </w:tc>
        <w:tc>
          <w:tcPr>
            <w:tcW w:w="2457" w:type="dxa"/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危害霉菌孢子数</w:t>
            </w:r>
            <w:r>
              <w:rPr>
                <w:b/>
                <w:color w:val="000000"/>
              </w:rPr>
              <w:t>(</w:t>
            </w:r>
            <w:r>
              <w:rPr>
                <w:b/>
                <w:color w:val="000000"/>
              </w:rPr>
              <w:t>个</w:t>
            </w:r>
            <w:r>
              <w:rPr>
                <w:b/>
                <w:color w:val="000000"/>
              </w:rPr>
              <w:t>/g)</w:t>
            </w:r>
          </w:p>
        </w:tc>
        <w:tc>
          <w:tcPr>
            <w:tcW w:w="1689" w:type="dxa"/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安全性评价</w:t>
            </w:r>
          </w:p>
        </w:tc>
        <w:tc>
          <w:tcPr>
            <w:tcW w:w="3992" w:type="dxa"/>
            <w:vAlign w:val="center"/>
          </w:tcPr>
          <w:p w:rsidR="00000000" w:rsidRDefault="0033138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主要危害霉菌</w:t>
            </w:r>
          </w:p>
        </w:tc>
      </w:tr>
      <w:tr w:rsidR="00000000">
        <w:trPr>
          <w:trHeight w:val="381"/>
          <w:jc w:val="center"/>
        </w:trPr>
        <w:tc>
          <w:tcPr>
            <w:tcW w:w="922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Ⅰ</w:t>
            </w:r>
          </w:p>
        </w:tc>
        <w:tc>
          <w:tcPr>
            <w:tcW w:w="2457" w:type="dxa"/>
            <w:vAlign w:val="center"/>
          </w:tcPr>
          <w:p w:rsidR="00000000" w:rsidRDefault="0033138B">
            <w:pPr>
              <w:rPr>
                <w:color w:val="000000"/>
                <w:vertAlign w:val="superscript"/>
              </w:rPr>
            </w:pPr>
            <w:r>
              <w:rPr>
                <w:color w:val="000000"/>
              </w:rPr>
              <w:t>＜</w:t>
            </w:r>
            <w:r>
              <w:rPr>
                <w:color w:val="000000"/>
              </w:rPr>
              <w:t>1.0×10</w:t>
            </w:r>
            <w:r>
              <w:rPr>
                <w:color w:val="000000"/>
                <w:vertAlign w:val="superscript"/>
              </w:rPr>
              <w:t>5</w:t>
            </w:r>
          </w:p>
        </w:tc>
        <w:tc>
          <w:tcPr>
            <w:tcW w:w="1689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安全</w:t>
            </w:r>
          </w:p>
        </w:tc>
        <w:tc>
          <w:tcPr>
            <w:tcW w:w="3992" w:type="dxa"/>
            <w:vAlign w:val="center"/>
          </w:tcPr>
          <w:p w:rsidR="00000000" w:rsidRDefault="0033138B">
            <w:pPr>
              <w:ind w:firstLineChars="100" w:firstLine="210"/>
              <w:rPr>
                <w:color w:val="000000"/>
              </w:rPr>
            </w:pPr>
            <w:r>
              <w:rPr>
                <w:color w:val="000000"/>
              </w:rPr>
              <w:t>未出现危害霉菌生长</w:t>
            </w:r>
          </w:p>
        </w:tc>
      </w:tr>
      <w:tr w:rsidR="00000000">
        <w:trPr>
          <w:trHeight w:val="659"/>
          <w:jc w:val="center"/>
        </w:trPr>
        <w:tc>
          <w:tcPr>
            <w:tcW w:w="922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Ⅱ</w:t>
            </w:r>
          </w:p>
        </w:tc>
        <w:tc>
          <w:tcPr>
            <w:tcW w:w="2457" w:type="dxa"/>
            <w:vAlign w:val="center"/>
          </w:tcPr>
          <w:p w:rsidR="00000000" w:rsidRDefault="0033138B">
            <w:pPr>
              <w:rPr>
                <w:color w:val="000000"/>
              </w:rPr>
            </w:pPr>
            <w:r>
              <w:rPr>
                <w:color w:val="000000"/>
              </w:rPr>
              <w:t>1.0×10</w:t>
            </w:r>
            <w:r>
              <w:rPr>
                <w:color w:val="000000"/>
                <w:vertAlign w:val="superscript"/>
              </w:rPr>
              <w:t>5</w:t>
            </w:r>
            <w:r>
              <w:rPr>
                <w:color w:val="000000"/>
              </w:rPr>
              <w:t>～</w:t>
            </w:r>
            <w:r>
              <w:rPr>
                <w:color w:val="000000"/>
              </w:rPr>
              <w:t>9.9×10</w:t>
            </w:r>
            <w:r>
              <w:rPr>
                <w:color w:val="000000"/>
                <w:vertAlign w:val="superscript"/>
              </w:rPr>
              <w:t>5</w:t>
            </w:r>
          </w:p>
        </w:tc>
        <w:tc>
          <w:tcPr>
            <w:tcW w:w="1689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临界</w:t>
            </w:r>
          </w:p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关键控制区</w:t>
            </w:r>
            <w:r>
              <w:rPr>
                <w:color w:val="000000"/>
              </w:rPr>
              <w:t>)</w:t>
            </w:r>
          </w:p>
        </w:tc>
        <w:tc>
          <w:tcPr>
            <w:tcW w:w="3992" w:type="dxa"/>
          </w:tcPr>
          <w:p w:rsidR="00000000" w:rsidRDefault="0033138B">
            <w:pPr>
              <w:ind w:firstLineChars="100" w:firstLine="210"/>
              <w:rPr>
                <w:color w:val="000000"/>
              </w:rPr>
            </w:pPr>
            <w:r>
              <w:rPr>
                <w:color w:val="000000"/>
              </w:rPr>
              <w:t>以灰绿曲霉为主，后期，会出现少量白曲霉等的生长。</w:t>
            </w:r>
          </w:p>
        </w:tc>
      </w:tr>
      <w:tr w:rsidR="00000000">
        <w:trPr>
          <w:trHeight w:val="632"/>
          <w:jc w:val="center"/>
        </w:trPr>
        <w:tc>
          <w:tcPr>
            <w:tcW w:w="922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Ⅲ</w:t>
            </w:r>
          </w:p>
        </w:tc>
        <w:tc>
          <w:tcPr>
            <w:tcW w:w="2457" w:type="dxa"/>
            <w:vAlign w:val="center"/>
          </w:tcPr>
          <w:p w:rsidR="00000000" w:rsidRDefault="0033138B">
            <w:pPr>
              <w:rPr>
                <w:color w:val="000000"/>
              </w:rPr>
            </w:pPr>
            <w:r>
              <w:rPr>
                <w:color w:val="000000"/>
              </w:rPr>
              <w:t>1.0×10</w:t>
            </w:r>
            <w:r>
              <w:rPr>
                <w:color w:val="000000"/>
                <w:vertAlign w:val="superscript"/>
              </w:rPr>
              <w:t>6</w:t>
            </w:r>
            <w:r>
              <w:rPr>
                <w:color w:val="000000"/>
              </w:rPr>
              <w:t>～</w:t>
            </w:r>
            <w:r>
              <w:rPr>
                <w:color w:val="000000"/>
              </w:rPr>
              <w:t>9.9×10</w:t>
            </w:r>
            <w:r>
              <w:rPr>
                <w:color w:val="000000"/>
                <w:vertAlign w:val="superscript"/>
              </w:rPr>
              <w:t>6</w:t>
            </w:r>
          </w:p>
        </w:tc>
        <w:tc>
          <w:tcPr>
            <w:tcW w:w="1689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危害</w:t>
            </w:r>
          </w:p>
        </w:tc>
        <w:tc>
          <w:tcPr>
            <w:tcW w:w="3992" w:type="dxa"/>
          </w:tcPr>
          <w:p w:rsidR="00000000" w:rsidRDefault="0033138B">
            <w:pPr>
              <w:ind w:firstLineChars="100" w:firstLine="210"/>
              <w:rPr>
                <w:color w:val="000000"/>
              </w:rPr>
            </w:pPr>
            <w:r>
              <w:rPr>
                <w:color w:val="000000"/>
              </w:rPr>
              <w:t>灰绿曲霉生长优势逐渐被白曲霉替代，并会</w:t>
            </w:r>
            <w:r>
              <w:rPr>
                <w:color w:val="000000"/>
              </w:rPr>
              <w:t>出现少量</w:t>
            </w:r>
            <w:r>
              <w:rPr>
                <w:rFonts w:hint="eastAsia"/>
                <w:color w:val="000000"/>
              </w:rPr>
              <w:t>其他</w:t>
            </w:r>
            <w:r>
              <w:rPr>
                <w:color w:val="000000"/>
              </w:rPr>
              <w:t>真菌的生长。</w:t>
            </w:r>
          </w:p>
        </w:tc>
      </w:tr>
      <w:tr w:rsidR="00000000">
        <w:trPr>
          <w:trHeight w:val="557"/>
          <w:jc w:val="center"/>
        </w:trPr>
        <w:tc>
          <w:tcPr>
            <w:tcW w:w="922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Ⅳ</w:t>
            </w:r>
          </w:p>
        </w:tc>
        <w:tc>
          <w:tcPr>
            <w:tcW w:w="2457" w:type="dxa"/>
            <w:vAlign w:val="center"/>
          </w:tcPr>
          <w:p w:rsidR="00000000" w:rsidRDefault="0033138B">
            <w:pPr>
              <w:rPr>
                <w:color w:val="000000"/>
              </w:rPr>
            </w:pPr>
            <w:r>
              <w:rPr>
                <w:color w:val="000000"/>
              </w:rPr>
              <w:t>≥1.0×10</w:t>
            </w:r>
            <w:r>
              <w:rPr>
                <w:color w:val="000000"/>
                <w:vertAlign w:val="superscript"/>
              </w:rPr>
              <w:t>7</w:t>
            </w:r>
          </w:p>
        </w:tc>
        <w:tc>
          <w:tcPr>
            <w:tcW w:w="1689" w:type="dxa"/>
            <w:vAlign w:val="center"/>
          </w:tcPr>
          <w:p w:rsidR="00000000" w:rsidRDefault="003313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严重危害</w:t>
            </w:r>
          </w:p>
        </w:tc>
        <w:tc>
          <w:tcPr>
            <w:tcW w:w="3992" w:type="dxa"/>
          </w:tcPr>
          <w:p w:rsidR="00000000" w:rsidRDefault="0033138B">
            <w:pPr>
              <w:ind w:firstLineChars="100" w:firstLine="210"/>
              <w:rPr>
                <w:color w:val="000000"/>
              </w:rPr>
            </w:pPr>
            <w:r>
              <w:rPr>
                <w:color w:val="000000"/>
              </w:rPr>
              <w:t>以白曲霉为主，后期会出现一些黄曲霉、青霉等危害真菌的生长。</w:t>
            </w:r>
          </w:p>
        </w:tc>
      </w:tr>
    </w:tbl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当小麦、玉米和大豆检出的霉菌孢子数达到</w:t>
      </w:r>
      <w:r>
        <w:rPr>
          <w:color w:val="000000"/>
          <w:sz w:val="28"/>
          <w:szCs w:val="28"/>
        </w:rPr>
        <w:t>3×10</w:t>
      </w:r>
      <w:r>
        <w:rPr>
          <w:color w:val="000000"/>
          <w:sz w:val="28"/>
          <w:szCs w:val="28"/>
          <w:vertAlign w:val="superscript"/>
        </w:rPr>
        <w:t>5</w:t>
      </w:r>
      <w:r>
        <w:rPr>
          <w:color w:val="000000"/>
          <w:sz w:val="28"/>
          <w:szCs w:val="28"/>
        </w:rPr>
        <w:t>个</w:t>
      </w:r>
      <w:r>
        <w:rPr>
          <w:color w:val="000000"/>
          <w:sz w:val="28"/>
          <w:szCs w:val="28"/>
        </w:rPr>
        <w:t>/g</w:t>
      </w:r>
      <w:r>
        <w:rPr>
          <w:color w:val="000000"/>
          <w:sz w:val="28"/>
          <w:szCs w:val="28"/>
        </w:rPr>
        <w:t>、稻谷检出的霉菌孢子数达到</w:t>
      </w:r>
      <w:r>
        <w:rPr>
          <w:color w:val="000000"/>
          <w:sz w:val="28"/>
          <w:szCs w:val="28"/>
        </w:rPr>
        <w:t>9.9×10</w:t>
      </w:r>
      <w:r>
        <w:rPr>
          <w:color w:val="000000"/>
          <w:sz w:val="28"/>
          <w:szCs w:val="28"/>
          <w:vertAlign w:val="superscript"/>
        </w:rPr>
        <w:t>5</w:t>
      </w:r>
      <w:r>
        <w:rPr>
          <w:color w:val="000000"/>
          <w:sz w:val="28"/>
          <w:szCs w:val="28"/>
        </w:rPr>
        <w:t>个</w:t>
      </w:r>
      <w:r>
        <w:rPr>
          <w:color w:val="000000"/>
          <w:sz w:val="28"/>
          <w:szCs w:val="28"/>
        </w:rPr>
        <w:t>/g</w:t>
      </w:r>
      <w:r>
        <w:rPr>
          <w:color w:val="000000"/>
          <w:sz w:val="28"/>
          <w:szCs w:val="28"/>
        </w:rPr>
        <w:t>时，需要采取翻动粮面、单管或多管通风、谷冷通风等降水措施，抑制霉菌继续生长。</w:t>
      </w:r>
    </w:p>
    <w:p w:rsidR="00000000" w:rsidRDefault="0033138B">
      <w:pPr>
        <w:pStyle w:val="11"/>
        <w:numPr>
          <w:ilvl w:val="0"/>
          <w:numId w:val="0"/>
        </w:numPr>
        <w:rPr>
          <w:rFonts w:hint="eastAsia"/>
          <w:szCs w:val="28"/>
        </w:rPr>
      </w:pPr>
      <w:r>
        <w:rPr>
          <w:color w:val="000000"/>
          <w:szCs w:val="28"/>
        </w:rPr>
        <w:br w:type="page"/>
      </w:r>
      <w:bookmarkStart w:id="331" w:name="_Toc5958"/>
      <w:bookmarkStart w:id="332" w:name="_Toc458702343"/>
      <w:bookmarkStart w:id="333" w:name="_Toc4996"/>
      <w:bookmarkStart w:id="334" w:name="_Toc6493"/>
      <w:bookmarkStart w:id="335" w:name="_Toc458893819"/>
      <w:bookmarkStart w:id="336" w:name="_Toc459112031"/>
      <w:bookmarkStart w:id="337" w:name="_Toc17783"/>
      <w:bookmarkStart w:id="338" w:name="_Toc27936"/>
      <w:bookmarkStart w:id="339" w:name="_Toc461111800"/>
      <w:bookmarkStart w:id="340" w:name="_Toc803"/>
      <w:bookmarkStart w:id="341" w:name="_Toc2663"/>
      <w:bookmarkStart w:id="342" w:name="_Toc14492"/>
      <w:bookmarkStart w:id="343" w:name="_Toc27288"/>
      <w:bookmarkStart w:id="344" w:name="_Toc17022"/>
      <w:r>
        <w:rPr>
          <w:rFonts w:hint="eastAsia"/>
          <w:szCs w:val="28"/>
        </w:rPr>
        <w:t>附录</w:t>
      </w:r>
      <w:r>
        <w:rPr>
          <w:rFonts w:hint="eastAsia"/>
          <w:szCs w:val="28"/>
        </w:rPr>
        <w:t xml:space="preserve">2 </w:t>
      </w:r>
    </w:p>
    <w:p w:rsidR="00000000" w:rsidRDefault="0033138B">
      <w:pPr>
        <w:pStyle w:val="11"/>
        <w:numPr>
          <w:ilvl w:val="0"/>
          <w:numId w:val="0"/>
        </w:numPr>
        <w:jc w:val="center"/>
      </w:pPr>
      <w:r>
        <w:rPr>
          <w:rFonts w:hint="eastAsia"/>
        </w:rPr>
        <w:t>房式仓粮情（粮温）报表模板</w:t>
      </w:r>
      <w:bookmarkEnd w:id="331"/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32"/>
        <w:gridCol w:w="214"/>
        <w:gridCol w:w="340"/>
        <w:gridCol w:w="79"/>
        <w:gridCol w:w="271"/>
        <w:gridCol w:w="46"/>
        <w:gridCol w:w="316"/>
        <w:gridCol w:w="287"/>
        <w:gridCol w:w="188"/>
        <w:gridCol w:w="158"/>
        <w:gridCol w:w="269"/>
        <w:gridCol w:w="364"/>
        <w:gridCol w:w="340"/>
        <w:gridCol w:w="55"/>
        <w:gridCol w:w="238"/>
        <w:gridCol w:w="323"/>
        <w:gridCol w:w="310"/>
        <w:gridCol w:w="306"/>
        <w:gridCol w:w="10"/>
        <w:gridCol w:w="316"/>
        <w:gridCol w:w="290"/>
        <w:gridCol w:w="343"/>
        <w:gridCol w:w="238"/>
        <w:gridCol w:w="35"/>
        <w:gridCol w:w="360"/>
        <w:gridCol w:w="276"/>
        <w:gridCol w:w="357"/>
        <w:gridCol w:w="158"/>
        <w:gridCol w:w="193"/>
        <w:gridCol w:w="282"/>
        <w:gridCol w:w="316"/>
        <w:gridCol w:w="57"/>
        <w:gridCol w:w="260"/>
        <w:gridCol w:w="79"/>
        <w:gridCol w:w="280"/>
        <w:gridCol w:w="274"/>
        <w:gridCol w:w="633"/>
      </w:tblGrid>
      <w:tr w:rsidR="00000000">
        <w:trPr>
          <w:trHeight w:val="270"/>
          <w:jc w:val="center"/>
        </w:trPr>
        <w:tc>
          <w:tcPr>
            <w:tcW w:w="9493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eastAsia="Times New Roman"/>
                <w:kern w:val="0"/>
                <w:sz w:val="22"/>
                <w:szCs w:val="22"/>
              </w:rPr>
            </w:pPr>
            <w:r>
              <w:rPr>
                <w:rFonts w:hint="eastAsia"/>
                <w:b/>
                <w:color w:val="000000"/>
                <w:sz w:val="22"/>
                <w:szCs w:val="22"/>
              </w:rPr>
              <w:t>某</w:t>
            </w:r>
            <w:r>
              <w:rPr>
                <w:rFonts w:hint="eastAsia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color w:val="000000"/>
                <w:sz w:val="22"/>
                <w:szCs w:val="22"/>
              </w:rPr>
              <w:t>号</w:t>
            </w:r>
            <w:r>
              <w:rPr>
                <w:rFonts w:hint="eastAsia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color w:val="000000"/>
                <w:sz w:val="22"/>
                <w:szCs w:val="22"/>
              </w:rPr>
              <w:t>房式仓粮情（粮温）报表</w:t>
            </w:r>
          </w:p>
        </w:tc>
      </w:tr>
      <w:tr w:rsidR="00000000">
        <w:trPr>
          <w:trHeight w:val="270"/>
          <w:jc w:val="center"/>
        </w:trPr>
        <w:tc>
          <w:tcPr>
            <w:tcW w:w="15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粮食品种</w:t>
            </w:r>
          </w:p>
        </w:tc>
        <w:tc>
          <w:tcPr>
            <w:tcW w:w="15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eastAsia="Times New Roman"/>
                <w:kern w:val="0"/>
                <w:sz w:val="22"/>
                <w:szCs w:val="22"/>
              </w:rPr>
            </w:pPr>
          </w:p>
        </w:tc>
        <w:tc>
          <w:tcPr>
            <w:tcW w:w="15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eastAsia="Times New Roman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天气</w:t>
            </w:r>
          </w:p>
        </w:tc>
        <w:tc>
          <w:tcPr>
            <w:tcW w:w="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rPr>
                <w:rFonts w:eastAsia="Times New Roman"/>
                <w:kern w:val="0"/>
                <w:sz w:val="22"/>
                <w:szCs w:val="22"/>
              </w:rPr>
            </w:pPr>
          </w:p>
        </w:tc>
        <w:tc>
          <w:tcPr>
            <w:tcW w:w="12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检测时间：</w:t>
            </w:r>
          </w:p>
        </w:tc>
        <w:tc>
          <w:tcPr>
            <w:tcW w:w="25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/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/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/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时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行（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7740" w:type="dxa"/>
            <w:gridSpan w:val="3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列（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Y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90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层（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Z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）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90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49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15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04" w:type="dxa"/>
            <w:gridSpan w:val="2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616" w:type="dxa"/>
            <w:gridSpan w:val="2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655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  <w:tc>
          <w:tcPr>
            <w:tcW w:w="619" w:type="dxa"/>
            <w:gridSpan w:val="3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907" w:type="dxa"/>
            <w:gridSpan w:val="2"/>
            <w:vMerge/>
            <w:tcBorders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90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 w:val="restart"/>
            <w:tcBorders>
              <w:top w:val="single" w:sz="18" w:space="0" w:color="auto"/>
              <w:left w:val="nil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</w:p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表层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309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90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90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90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Z</w:t>
            </w:r>
          </w:p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底层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…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</w:t>
            </w:r>
          </w:p>
        </w:tc>
        <w:tc>
          <w:tcPr>
            <w:tcW w:w="690" w:type="dxa"/>
            <w:gridSpan w:val="3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55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7" w:type="dxa"/>
            <w:gridSpan w:val="2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118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仓温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  <w:t>℃)</w:t>
            </w:r>
          </w:p>
        </w:tc>
        <w:tc>
          <w:tcPr>
            <w:tcW w:w="1187" w:type="dxa"/>
            <w:gridSpan w:val="6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6" w:type="dxa"/>
            <w:gridSpan w:val="5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仓湿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(%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187" w:type="dxa"/>
            <w:gridSpan w:val="5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gridSpan w:val="4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气温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  <w:t>℃)</w:t>
            </w:r>
          </w:p>
        </w:tc>
        <w:tc>
          <w:tcPr>
            <w:tcW w:w="1186" w:type="dxa"/>
            <w:gridSpan w:val="5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87" w:type="dxa"/>
            <w:gridSpan w:val="6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气湿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(%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187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61"/>
          <w:jc w:val="center"/>
        </w:trPr>
        <w:tc>
          <w:tcPr>
            <w:tcW w:w="9493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  <w:t>各层粮温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  <w:t>℃)</w:t>
            </w:r>
          </w:p>
        </w:tc>
      </w:tr>
      <w:tr w:rsidR="00000000">
        <w:trPr>
          <w:trHeight w:val="261"/>
          <w:jc w:val="center"/>
        </w:trPr>
        <w:tc>
          <w:tcPr>
            <w:tcW w:w="18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层</w:t>
            </w:r>
          </w:p>
        </w:tc>
        <w:tc>
          <w:tcPr>
            <w:tcW w:w="18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层</w:t>
            </w:r>
          </w:p>
        </w:tc>
        <w:tc>
          <w:tcPr>
            <w:tcW w:w="18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层</w:t>
            </w:r>
          </w:p>
        </w:tc>
        <w:tc>
          <w:tcPr>
            <w:tcW w:w="18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层</w:t>
            </w:r>
          </w:p>
        </w:tc>
        <w:tc>
          <w:tcPr>
            <w:tcW w:w="18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整仓</w:t>
            </w:r>
          </w:p>
        </w:tc>
      </w:tr>
      <w:tr w:rsidR="00000000">
        <w:trPr>
          <w:trHeight w:val="27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最高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最低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平均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最高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最低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平均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最高</w:t>
            </w:r>
          </w:p>
        </w:tc>
        <w:tc>
          <w:tcPr>
            <w:tcW w:w="63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最低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平均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最高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最低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平均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最高</w:t>
            </w: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最低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平均</w:t>
            </w:r>
          </w:p>
        </w:tc>
      </w:tr>
      <w:tr w:rsidR="00000000">
        <w:trPr>
          <w:trHeight w:val="270"/>
          <w:jc w:val="center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15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生产年份</w:t>
            </w: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数量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kg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粮堆尺寸（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m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15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长×宽×高</w:t>
            </w:r>
          </w:p>
        </w:tc>
      </w:tr>
      <w:tr w:rsidR="00000000">
        <w:trPr>
          <w:trHeight w:val="270"/>
          <w:jc w:val="center"/>
        </w:trPr>
        <w:tc>
          <w:tcPr>
            <w:tcW w:w="15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入仓水分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(%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当前水分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(%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产地</w:t>
            </w:r>
          </w:p>
        </w:tc>
        <w:tc>
          <w:tcPr>
            <w:tcW w:w="15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316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色泽、气味</w:t>
            </w:r>
          </w:p>
        </w:tc>
        <w:tc>
          <w:tcPr>
            <w:tcW w:w="158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64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面筋吸水量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/(%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5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316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脂肪酸值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(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KOH/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干基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/mg/100g)</w:t>
            </w:r>
          </w:p>
        </w:tc>
        <w:tc>
          <w:tcPr>
            <w:tcW w:w="158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64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品尝评分值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/(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分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5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15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入仓时间</w:t>
            </w:r>
          </w:p>
        </w:tc>
        <w:tc>
          <w:tcPr>
            <w:tcW w:w="3164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/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/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/</w:t>
            </w:r>
          </w:p>
        </w:tc>
        <w:tc>
          <w:tcPr>
            <w:tcW w:w="158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165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00000">
        <w:trPr>
          <w:trHeight w:val="270"/>
          <w:jc w:val="center"/>
        </w:trPr>
        <w:tc>
          <w:tcPr>
            <w:tcW w:w="23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检测人</w:t>
            </w:r>
          </w:p>
        </w:tc>
        <w:tc>
          <w:tcPr>
            <w:tcW w:w="237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保管员</w:t>
            </w:r>
          </w:p>
        </w:tc>
        <w:tc>
          <w:tcPr>
            <w:tcW w:w="237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:rsidR="00000000" w:rsidRDefault="0033138B">
      <w:pPr>
        <w:pStyle w:val="11"/>
        <w:numPr>
          <w:ilvl w:val="0"/>
          <w:numId w:val="0"/>
        </w:numPr>
        <w:spacing w:line="240" w:lineRule="auto"/>
        <w:rPr>
          <w:rFonts w:hint="eastAsia"/>
          <w:sz w:val="21"/>
        </w:rPr>
      </w:pPr>
      <w:bookmarkStart w:id="345" w:name="_Toc14368"/>
      <w:r>
        <w:rPr>
          <w:rFonts w:ascii="楷体_GB2312" w:eastAsia="楷体_GB2312" w:hAnsi="楷体" w:hint="eastAsia"/>
          <w:color w:val="000000"/>
          <w:sz w:val="21"/>
        </w:rPr>
        <w:t>注：东南角最上层点（表中左上角）为第一个检测点，其位置采用先长度方向</w:t>
      </w:r>
      <w:r>
        <w:rPr>
          <w:rFonts w:ascii="楷体_GB2312" w:eastAsia="楷体_GB2312" w:hAnsi="楷体" w:hint="eastAsia"/>
          <w:color w:val="000000"/>
          <w:sz w:val="21"/>
        </w:rPr>
        <w:t>(X</w:t>
      </w:r>
      <w:r>
        <w:rPr>
          <w:rFonts w:ascii="楷体_GB2312" w:eastAsia="楷体_GB2312" w:hAnsi="楷体" w:hint="eastAsia"/>
          <w:color w:val="000000"/>
          <w:sz w:val="21"/>
        </w:rPr>
        <w:t>行</w:t>
      </w:r>
      <w:r>
        <w:rPr>
          <w:rFonts w:ascii="楷体_GB2312" w:eastAsia="楷体_GB2312" w:hAnsi="楷体" w:hint="eastAsia"/>
          <w:color w:val="000000"/>
          <w:sz w:val="21"/>
        </w:rPr>
        <w:t>)</w:t>
      </w:r>
      <w:r>
        <w:rPr>
          <w:rFonts w:ascii="楷体_GB2312" w:eastAsia="楷体_GB2312" w:hAnsi="楷体" w:hint="eastAsia"/>
          <w:color w:val="000000"/>
          <w:sz w:val="21"/>
        </w:rPr>
        <w:t>，再宽度方向</w:t>
      </w:r>
      <w:r>
        <w:rPr>
          <w:rFonts w:ascii="楷体_GB2312" w:eastAsia="楷体_GB2312" w:hAnsi="楷体" w:hint="eastAsia"/>
          <w:color w:val="000000"/>
          <w:sz w:val="21"/>
        </w:rPr>
        <w:t>(Y</w:t>
      </w:r>
      <w:r>
        <w:rPr>
          <w:rFonts w:ascii="楷体_GB2312" w:eastAsia="楷体_GB2312" w:hAnsi="楷体" w:hint="eastAsia"/>
          <w:color w:val="000000"/>
          <w:sz w:val="21"/>
        </w:rPr>
        <w:t>列</w:t>
      </w:r>
      <w:r>
        <w:rPr>
          <w:rFonts w:ascii="楷体_GB2312" w:eastAsia="楷体_GB2312" w:hAnsi="楷体" w:hint="eastAsia"/>
          <w:color w:val="000000"/>
          <w:sz w:val="21"/>
        </w:rPr>
        <w:t>)</w:t>
      </w:r>
      <w:r>
        <w:rPr>
          <w:rFonts w:ascii="楷体_GB2312" w:eastAsia="楷体_GB2312" w:hAnsi="楷体" w:hint="eastAsia"/>
          <w:color w:val="000000"/>
          <w:sz w:val="21"/>
        </w:rPr>
        <w:t>，最后高度方向（</w:t>
      </w:r>
      <w:r>
        <w:rPr>
          <w:rFonts w:ascii="楷体_GB2312" w:eastAsia="楷体_GB2312" w:hAnsi="楷体" w:hint="eastAsia"/>
          <w:color w:val="000000"/>
          <w:sz w:val="21"/>
        </w:rPr>
        <w:t>Z</w:t>
      </w:r>
      <w:r>
        <w:rPr>
          <w:rFonts w:ascii="楷体_GB2312" w:eastAsia="楷体_GB2312" w:hAnsi="楷体" w:hint="eastAsia"/>
          <w:color w:val="000000"/>
          <w:sz w:val="21"/>
        </w:rPr>
        <w:t>层</w:t>
      </w:r>
      <w:r>
        <w:rPr>
          <w:rFonts w:ascii="楷体_GB2312" w:eastAsia="楷体_GB2312" w:hAnsi="楷体" w:hint="eastAsia"/>
          <w:color w:val="000000"/>
          <w:sz w:val="21"/>
        </w:rPr>
        <w:t>)</w:t>
      </w:r>
      <w:r>
        <w:rPr>
          <w:rFonts w:ascii="楷体_GB2312" w:eastAsia="楷体_GB2312" w:hAnsi="楷体" w:hint="eastAsia"/>
          <w:color w:val="000000"/>
          <w:sz w:val="21"/>
        </w:rPr>
        <w:t>的顺序描述，坐标为（</w:t>
      </w:r>
      <w:r>
        <w:rPr>
          <w:rFonts w:ascii="楷体_GB2312" w:eastAsia="楷体_GB2312" w:hAnsi="楷体" w:hint="eastAsia"/>
          <w:color w:val="000000"/>
          <w:sz w:val="21"/>
        </w:rPr>
        <w:t>1-1-1</w:t>
      </w:r>
      <w:r>
        <w:rPr>
          <w:rFonts w:ascii="楷体_GB2312" w:eastAsia="楷体_GB2312" w:hAnsi="楷体" w:hint="eastAsia"/>
          <w:color w:val="000000"/>
          <w:sz w:val="21"/>
        </w:rPr>
        <w:t>）点，含义是：行、列、层。</w:t>
      </w:r>
      <w:bookmarkEnd w:id="345"/>
    </w:p>
    <w:bookmarkEnd w:id="333"/>
    <w:bookmarkEnd w:id="334"/>
    <w:bookmarkEnd w:id="335"/>
    <w:bookmarkEnd w:id="336"/>
    <w:bookmarkEnd w:id="337"/>
    <w:bookmarkEnd w:id="338"/>
    <w:bookmarkEnd w:id="339"/>
    <w:bookmarkEnd w:id="340"/>
    <w:bookmarkEnd w:id="341"/>
    <w:bookmarkEnd w:id="332"/>
    <w:bookmarkEnd w:id="342"/>
    <w:bookmarkEnd w:id="343"/>
    <w:bookmarkEnd w:id="344"/>
    <w:p w:rsidR="00000000" w:rsidRDefault="0033138B">
      <w:pPr>
        <w:pStyle w:val="11"/>
        <w:numPr>
          <w:ilvl w:val="0"/>
          <w:numId w:val="0"/>
        </w:numPr>
        <w:rPr>
          <w:rFonts w:hint="eastAsia"/>
          <w:szCs w:val="28"/>
        </w:rPr>
      </w:pPr>
      <w:r>
        <w:br w:type="page"/>
      </w:r>
      <w:bookmarkStart w:id="346" w:name="_Toc17327"/>
      <w:bookmarkStart w:id="347" w:name="_Toc28200"/>
      <w:bookmarkStart w:id="348" w:name="_Toc461111802"/>
      <w:bookmarkStart w:id="349" w:name="_Toc1389"/>
      <w:bookmarkStart w:id="350" w:name="_Toc8160"/>
      <w:r>
        <w:rPr>
          <w:rFonts w:hint="eastAsia"/>
          <w:szCs w:val="28"/>
        </w:rPr>
        <w:t>附录</w:t>
      </w:r>
      <w:r>
        <w:rPr>
          <w:rFonts w:hint="eastAsia"/>
          <w:szCs w:val="28"/>
        </w:rPr>
        <w:t xml:space="preserve">3 </w:t>
      </w:r>
    </w:p>
    <w:p w:rsidR="00000000" w:rsidRDefault="0033138B">
      <w:pPr>
        <w:pStyle w:val="11"/>
        <w:numPr>
          <w:ilvl w:val="0"/>
          <w:numId w:val="0"/>
        </w:numPr>
        <w:jc w:val="center"/>
        <w:rPr>
          <w:rFonts w:ascii="黑体" w:eastAsia="黑体"/>
        </w:rPr>
      </w:pPr>
      <w:r>
        <w:rPr>
          <w:rFonts w:hint="eastAsia"/>
          <w:szCs w:val="28"/>
        </w:rPr>
        <w:t>筒式仓和简易囤粮温日报表格式</w:t>
      </w:r>
      <w:bookmarkEnd w:id="346"/>
      <w:bookmarkEnd w:id="347"/>
      <w:bookmarkEnd w:id="348"/>
      <w:bookmarkEnd w:id="349"/>
      <w:bookmarkEnd w:id="350"/>
    </w:p>
    <w:tbl>
      <w:tblPr>
        <w:tblW w:w="0" w:type="auto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5"/>
        <w:gridCol w:w="322"/>
        <w:gridCol w:w="777"/>
        <w:gridCol w:w="1046"/>
        <w:gridCol w:w="1117"/>
        <w:gridCol w:w="720"/>
        <w:gridCol w:w="205"/>
        <w:gridCol w:w="887"/>
        <w:gridCol w:w="200"/>
        <w:gridCol w:w="1150"/>
        <w:gridCol w:w="242"/>
        <w:gridCol w:w="1050"/>
        <w:gridCol w:w="157"/>
        <w:gridCol w:w="69"/>
        <w:gridCol w:w="375"/>
        <w:gridCol w:w="685"/>
        <w:gridCol w:w="8"/>
      </w:tblGrid>
      <w:tr w:rsidR="00000000">
        <w:trPr>
          <w:trHeight w:val="285"/>
          <w:jc w:val="center"/>
        </w:trPr>
        <w:tc>
          <w:tcPr>
            <w:tcW w:w="9985" w:type="dxa"/>
            <w:gridSpan w:val="17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Cs/>
                <w:kern w:val="0"/>
                <w:sz w:val="24"/>
              </w:rPr>
              <w:t>XX</w:t>
            </w:r>
            <w:r>
              <w:rPr>
                <w:rFonts w:ascii="宋体" w:hAnsi="宋体" w:cs="宋体" w:hint="eastAsia"/>
                <w:bCs/>
                <w:kern w:val="0"/>
              </w:rPr>
              <w:t>库粮情检测数据报表</w:t>
            </w:r>
          </w:p>
        </w:tc>
      </w:tr>
      <w:tr w:rsidR="00000000">
        <w:trPr>
          <w:gridAfter w:val="1"/>
          <w:wAfter w:w="8" w:type="dxa"/>
          <w:trHeight w:val="285"/>
          <w:jc w:val="center"/>
        </w:trPr>
        <w:tc>
          <w:tcPr>
            <w:tcW w:w="129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仓房名称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82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仓房类型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925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检测日期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150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18" w:type="dxa"/>
            <w:gridSpan w:val="4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天气状况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60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gridAfter w:val="1"/>
          <w:wAfter w:w="8" w:type="dxa"/>
          <w:trHeight w:val="285"/>
          <w:jc w:val="center"/>
        </w:trPr>
        <w:tc>
          <w:tcPr>
            <w:tcW w:w="129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实际储量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82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粮食品种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925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入仓时间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150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18" w:type="dxa"/>
            <w:gridSpan w:val="4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等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级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060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gridAfter w:val="1"/>
          <w:wAfter w:w="8" w:type="dxa"/>
          <w:trHeight w:val="285"/>
          <w:jc w:val="center"/>
        </w:trPr>
        <w:tc>
          <w:tcPr>
            <w:tcW w:w="129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收获年份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82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入仓水分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925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87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保管单位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150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518" w:type="dxa"/>
            <w:gridSpan w:val="4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保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管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员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1060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val="285"/>
          <w:jc w:val="center"/>
        </w:trPr>
        <w:tc>
          <w:tcPr>
            <w:tcW w:w="3120" w:type="dxa"/>
            <w:gridSpan w:val="4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其他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:</w:t>
            </w:r>
          </w:p>
        </w:tc>
        <w:tc>
          <w:tcPr>
            <w:tcW w:w="6865" w:type="dxa"/>
            <w:gridSpan w:val="13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val="311"/>
          <w:jc w:val="center"/>
        </w:trPr>
        <w:tc>
          <w:tcPr>
            <w:tcW w:w="975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层号（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Z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09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000000" w:rsidRDefault="0033138B">
            <w:pPr>
              <w:widowControl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θ</w:t>
            </w:r>
          </w:p>
          <w:p w:rsidR="00000000" w:rsidRDefault="0033138B">
            <w:pPr>
              <w:widowControl/>
              <w:snapToGrid w:val="0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4335" w:type="dxa"/>
            <w:gridSpan w:val="9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693" w:type="dxa"/>
            <w:gridSpan w:val="2"/>
            <w:tcBorders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n</w:t>
            </w: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1099" w:type="dxa"/>
            <w:gridSpan w:val="2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m</w:t>
            </w:r>
          </w:p>
        </w:tc>
        <w:tc>
          <w:tcPr>
            <w:tcW w:w="1046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1099" w:type="dxa"/>
            <w:gridSpan w:val="2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m</w:t>
            </w:r>
          </w:p>
        </w:tc>
        <w:tc>
          <w:tcPr>
            <w:tcW w:w="1046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cantSplit/>
          <w:trHeight w:hRule="exact" w:val="272"/>
          <w:jc w:val="center"/>
        </w:trPr>
        <w:tc>
          <w:tcPr>
            <w:tcW w:w="975" w:type="dxa"/>
            <w:vMerge w:val="restart"/>
            <w:tcBorders>
              <w:top w:val="single" w:sz="12" w:space="0" w:color="auto"/>
              <w:right w:val="single" w:sz="2" w:space="0" w:color="auto"/>
            </w:tcBorders>
            <w:textDirection w:val="tbRlV"/>
            <w:vAlign w:val="center"/>
          </w:tcPr>
          <w:p w:rsidR="00000000" w:rsidRDefault="0033138B">
            <w:pPr>
              <w:ind w:left="113" w:right="113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99" w:type="dxa"/>
            <w:gridSpan w:val="2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cantSplit/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cantSplit/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cantSplit/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cantSplit/>
          <w:trHeight w:hRule="exact" w:val="272"/>
          <w:jc w:val="center"/>
        </w:trPr>
        <w:tc>
          <w:tcPr>
            <w:tcW w:w="975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m</w:t>
            </w:r>
          </w:p>
        </w:tc>
        <w:tc>
          <w:tcPr>
            <w:tcW w:w="1046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k</w:t>
            </w:r>
          </w:p>
        </w:tc>
        <w:tc>
          <w:tcPr>
            <w:tcW w:w="1099" w:type="dxa"/>
            <w:gridSpan w:val="2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04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9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m</w:t>
            </w:r>
          </w:p>
        </w:tc>
        <w:tc>
          <w:tcPr>
            <w:tcW w:w="1046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4335" w:type="dxa"/>
            <w:gridSpan w:val="9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tcBorders>
              <w:left w:val="single" w:sz="2" w:space="0" w:color="auto"/>
              <w:bottom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ind w:rightChars="-51" w:right="-107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仓温：</w:t>
            </w:r>
          </w:p>
        </w:tc>
        <w:tc>
          <w:tcPr>
            <w:tcW w:w="1099" w:type="dxa"/>
            <w:gridSpan w:val="2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ind w:left="2" w:rightChars="-51" w:right="-107" w:hangingChars="1" w:hanging="2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46" w:type="dxa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气温：</w:t>
            </w:r>
          </w:p>
        </w:tc>
        <w:tc>
          <w:tcPr>
            <w:tcW w:w="1837" w:type="dxa"/>
            <w:gridSpan w:val="2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92" w:type="dxa"/>
            <w:gridSpan w:val="2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仓湿：</w:t>
            </w:r>
          </w:p>
        </w:tc>
        <w:tc>
          <w:tcPr>
            <w:tcW w:w="1592" w:type="dxa"/>
            <w:gridSpan w:val="3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气湿：</w:t>
            </w:r>
          </w:p>
        </w:tc>
        <w:tc>
          <w:tcPr>
            <w:tcW w:w="1294" w:type="dxa"/>
            <w:gridSpan w:val="5"/>
            <w:tcBorders>
              <w:top w:val="single" w:sz="12" w:space="0" w:color="auto"/>
            </w:tcBorders>
            <w:vAlign w:val="center"/>
          </w:tcPr>
          <w:p w:rsidR="00000000" w:rsidRDefault="0033138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层数</w:t>
            </w:r>
          </w:p>
        </w:tc>
        <w:tc>
          <w:tcPr>
            <w:tcW w:w="1099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46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5728" w:type="dxa"/>
            <w:gridSpan w:val="9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444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k</w:t>
            </w:r>
          </w:p>
        </w:tc>
        <w:tc>
          <w:tcPr>
            <w:tcW w:w="69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整仓</w:t>
            </w: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最高温</w:t>
            </w:r>
          </w:p>
        </w:tc>
        <w:tc>
          <w:tcPr>
            <w:tcW w:w="1099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5728" w:type="dxa"/>
            <w:gridSpan w:val="9"/>
          </w:tcPr>
          <w:p w:rsidR="00000000" w:rsidRDefault="0033138B">
            <w:pPr>
              <w:ind w:leftChars="-30" w:left="-63" w:firstLineChars="35" w:firstLine="63"/>
              <w:jc w:val="center"/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444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最低温</w:t>
            </w:r>
          </w:p>
        </w:tc>
        <w:tc>
          <w:tcPr>
            <w:tcW w:w="1099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5728" w:type="dxa"/>
            <w:gridSpan w:val="9"/>
          </w:tcPr>
          <w:p w:rsidR="00000000" w:rsidRDefault="0033138B">
            <w:pPr>
              <w:jc w:val="center"/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444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75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平均温</w:t>
            </w:r>
          </w:p>
        </w:tc>
        <w:tc>
          <w:tcPr>
            <w:tcW w:w="1099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5728" w:type="dxa"/>
            <w:gridSpan w:val="9"/>
          </w:tcPr>
          <w:p w:rsidR="00000000" w:rsidRDefault="0033138B">
            <w:pPr>
              <w:jc w:val="center"/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444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>
        <w:trPr>
          <w:trHeight w:hRule="exact" w:val="272"/>
          <w:jc w:val="center"/>
        </w:trPr>
        <w:tc>
          <w:tcPr>
            <w:tcW w:w="9985" w:type="dxa"/>
            <w:gridSpan w:val="17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检测结果分析及处理意见</w:t>
            </w:r>
          </w:p>
        </w:tc>
      </w:tr>
      <w:tr w:rsidR="00000000">
        <w:trPr>
          <w:trHeight w:val="666"/>
          <w:jc w:val="center"/>
        </w:trPr>
        <w:tc>
          <w:tcPr>
            <w:tcW w:w="9985" w:type="dxa"/>
            <w:gridSpan w:val="17"/>
            <w:vAlign w:val="center"/>
          </w:tcPr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  <w:p w:rsidR="00000000" w:rsidRDefault="003313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</w:p>
        </w:tc>
      </w:tr>
    </w:tbl>
    <w:p w:rsidR="00000000" w:rsidRDefault="0033138B">
      <w:pPr>
        <w:widowControl/>
        <w:adjustRightInd w:val="0"/>
        <w:snapToGrid w:val="0"/>
        <w:jc w:val="left"/>
        <w:rPr>
          <w:b/>
          <w:bCs/>
          <w:sz w:val="32"/>
          <w:szCs w:val="32"/>
        </w:rPr>
      </w:pPr>
      <w:r>
        <w:rPr>
          <w:rFonts w:ascii="楷体" w:eastAsia="楷体" w:hAnsi="楷体" w:cs="宋体"/>
          <w:b/>
          <w:bCs/>
          <w:kern w:val="0"/>
        </w:rPr>
        <w:t>注：</w:t>
      </w:r>
      <w:r>
        <w:rPr>
          <w:rFonts w:ascii="楷体" w:eastAsia="楷体" w:hAnsi="楷体" w:hint="eastAsia"/>
          <w:b/>
          <w:bCs/>
        </w:rPr>
        <w:t>规定</w:t>
      </w:r>
      <w:r>
        <w:rPr>
          <w:rFonts w:ascii="楷体" w:eastAsia="楷体" w:hAnsi="楷体" w:hint="eastAsia"/>
          <w:b/>
          <w:bCs/>
        </w:rPr>
        <w:t>R</w:t>
      </w:r>
      <w:r>
        <w:rPr>
          <w:rFonts w:ascii="楷体" w:eastAsia="楷体" w:hAnsi="楷体" w:hint="eastAsia"/>
          <w:b/>
          <w:bCs/>
        </w:rPr>
        <w:t>轴代表筒式仓和简易囤的半径方向布置电缆的圈数（中心点为</w:t>
      </w:r>
      <w:r>
        <w:rPr>
          <w:rFonts w:ascii="楷体" w:eastAsia="楷体" w:hAnsi="楷体" w:hint="eastAsia"/>
          <w:b/>
          <w:bCs/>
        </w:rPr>
        <w:t>0,</w:t>
      </w:r>
      <w:r>
        <w:rPr>
          <w:rFonts w:ascii="楷体" w:eastAsia="楷体" w:hAnsi="楷体" w:hint="eastAsia"/>
          <w:b/>
          <w:bCs/>
        </w:rPr>
        <w:t>），</w:t>
      </w:r>
      <w:r>
        <w:rPr>
          <w:rFonts w:ascii="楷体" w:eastAsia="楷体" w:hAnsi="楷体" w:hint="eastAsia"/>
          <w:b/>
          <w:bCs/>
        </w:rPr>
        <w:t>Z</w:t>
      </w:r>
      <w:r>
        <w:rPr>
          <w:rFonts w:ascii="楷体" w:eastAsia="楷体" w:hAnsi="楷体" w:hint="eastAsia"/>
          <w:b/>
          <w:bCs/>
        </w:rPr>
        <w:t>轴代表仓房的高度方向层数（自上向下），θ代表距离中心点</w:t>
      </w:r>
      <w:r>
        <w:rPr>
          <w:rFonts w:ascii="楷体" w:eastAsia="楷体" w:hAnsi="楷体" w:hint="eastAsia"/>
          <w:b/>
          <w:bCs/>
        </w:rPr>
        <w:t>R</w:t>
      </w:r>
      <w:r>
        <w:rPr>
          <w:rFonts w:ascii="楷体" w:eastAsia="楷体" w:hAnsi="楷体" w:hint="eastAsia"/>
          <w:b/>
          <w:bCs/>
        </w:rPr>
        <w:t>圈圆弧方向上逆时针计算的点号。中心测温点是（必须设）中心电缆的表层点，为</w:t>
      </w:r>
      <w:r>
        <w:rPr>
          <w:rFonts w:ascii="楷体" w:eastAsia="楷体" w:hAnsi="楷体" w:hint="eastAsia"/>
          <w:b/>
          <w:bCs/>
        </w:rPr>
        <w:t>(r=0)</w:t>
      </w:r>
      <w:r>
        <w:rPr>
          <w:rFonts w:ascii="楷体" w:eastAsia="楷体" w:hAnsi="楷体" w:hint="eastAsia"/>
          <w:b/>
          <w:bCs/>
        </w:rPr>
        <w:t>圈，从中心点（电缆）向外的各圈记为</w:t>
      </w:r>
      <w:r>
        <w:rPr>
          <w:rFonts w:ascii="楷体" w:eastAsia="楷体" w:hAnsi="楷体" w:hint="eastAsia"/>
          <w:b/>
          <w:bCs/>
        </w:rPr>
        <w:t>1,2,3,</w:t>
      </w:r>
      <w:r>
        <w:rPr>
          <w:rFonts w:ascii="楷体" w:eastAsia="楷体" w:hAnsi="楷体"/>
          <w:b/>
          <w:bCs/>
        </w:rPr>
        <w:t>…</w:t>
      </w:r>
      <w:r>
        <w:rPr>
          <w:rFonts w:ascii="楷体" w:eastAsia="楷体" w:hAnsi="楷体" w:hint="eastAsia"/>
          <w:b/>
          <w:bCs/>
        </w:rPr>
        <w:t>，</w:t>
      </w:r>
      <w:r>
        <w:rPr>
          <w:rFonts w:ascii="楷体" w:eastAsia="楷体" w:hAnsi="楷体" w:hint="eastAsia"/>
          <w:b/>
          <w:bCs/>
        </w:rPr>
        <w:t>m</w:t>
      </w:r>
      <w:r>
        <w:rPr>
          <w:rFonts w:ascii="楷体" w:eastAsia="楷体" w:hAnsi="楷体" w:hint="eastAsia"/>
          <w:b/>
          <w:bCs/>
        </w:rPr>
        <w:t>等。θ为从正北半径的某圈上，逆时针计算的点号，正北半径的点为</w:t>
      </w:r>
      <w:r>
        <w:rPr>
          <w:rFonts w:ascii="楷体" w:eastAsia="楷体" w:hAnsi="楷体" w:hint="eastAsia"/>
          <w:b/>
          <w:bCs/>
        </w:rPr>
        <w:t>1</w:t>
      </w:r>
      <w:r>
        <w:rPr>
          <w:rFonts w:ascii="楷体" w:eastAsia="楷体" w:hAnsi="楷体" w:hint="eastAsia"/>
          <w:b/>
          <w:bCs/>
        </w:rPr>
        <w:t>，逆时针</w:t>
      </w:r>
      <w:r>
        <w:rPr>
          <w:rFonts w:ascii="楷体" w:eastAsia="楷体" w:hAnsi="楷体" w:hint="eastAsia"/>
          <w:b/>
          <w:bCs/>
        </w:rPr>
        <w:t>计数时分别是</w:t>
      </w:r>
      <w:r>
        <w:rPr>
          <w:rFonts w:ascii="楷体" w:eastAsia="楷体" w:hAnsi="楷体" w:hint="eastAsia"/>
          <w:b/>
          <w:bCs/>
        </w:rPr>
        <w:t>1,2,3,</w:t>
      </w:r>
      <w:r>
        <w:rPr>
          <w:rFonts w:ascii="楷体" w:eastAsia="楷体" w:hAnsi="楷体"/>
          <w:b/>
          <w:bCs/>
        </w:rPr>
        <w:t>…</w:t>
      </w:r>
      <w:r>
        <w:rPr>
          <w:rFonts w:ascii="楷体" w:eastAsia="楷体" w:hAnsi="楷体" w:hint="eastAsia"/>
          <w:b/>
          <w:bCs/>
        </w:rPr>
        <w:t>，</w:t>
      </w:r>
      <w:r>
        <w:rPr>
          <w:rFonts w:ascii="楷体" w:eastAsia="楷体" w:hAnsi="楷体" w:hint="eastAsia"/>
          <w:b/>
          <w:bCs/>
        </w:rPr>
        <w:t>n</w:t>
      </w:r>
      <w:r>
        <w:rPr>
          <w:rFonts w:ascii="楷体" w:eastAsia="楷体" w:hAnsi="楷体" w:hint="eastAsia"/>
          <w:b/>
          <w:bCs/>
        </w:rPr>
        <w:t>等。</w:t>
      </w:r>
      <w:r>
        <w:rPr>
          <w:rFonts w:ascii="楷体" w:eastAsia="楷体" w:hAnsi="楷体" w:hint="eastAsia"/>
          <w:b/>
          <w:bCs/>
        </w:rPr>
        <w:t>Z</w:t>
      </w:r>
      <w:r>
        <w:rPr>
          <w:rFonts w:ascii="楷体" w:eastAsia="楷体" w:hAnsi="楷体" w:hint="eastAsia"/>
          <w:b/>
          <w:bCs/>
        </w:rPr>
        <w:t>为从上向下的层数，表层为记为</w:t>
      </w:r>
      <w:r>
        <w:rPr>
          <w:rFonts w:ascii="楷体" w:eastAsia="楷体" w:hAnsi="楷体" w:hint="eastAsia"/>
          <w:b/>
          <w:bCs/>
        </w:rPr>
        <w:t>1</w:t>
      </w:r>
      <w:r>
        <w:rPr>
          <w:rFonts w:ascii="楷体" w:eastAsia="楷体" w:hAnsi="楷体" w:hint="eastAsia"/>
          <w:b/>
          <w:bCs/>
        </w:rPr>
        <w:t>，依次向下</w:t>
      </w:r>
      <w:r>
        <w:rPr>
          <w:rFonts w:ascii="楷体" w:eastAsia="楷体" w:hAnsi="楷体" w:hint="eastAsia"/>
          <w:b/>
          <w:bCs/>
        </w:rPr>
        <w:t>2,3</w:t>
      </w:r>
      <w:r>
        <w:rPr>
          <w:rFonts w:ascii="楷体" w:eastAsia="楷体" w:hAnsi="楷体"/>
          <w:b/>
          <w:bCs/>
        </w:rPr>
        <w:t>…</w:t>
      </w:r>
      <w:r>
        <w:rPr>
          <w:rFonts w:ascii="楷体" w:eastAsia="楷体" w:hAnsi="楷体" w:hint="eastAsia"/>
          <w:b/>
          <w:bCs/>
        </w:rPr>
        <w:t>，</w:t>
      </w:r>
      <w:r>
        <w:rPr>
          <w:rFonts w:ascii="楷体" w:eastAsia="楷体" w:hAnsi="楷体" w:hint="eastAsia"/>
          <w:b/>
          <w:bCs/>
        </w:rPr>
        <w:t>k</w:t>
      </w:r>
      <w:r>
        <w:rPr>
          <w:rFonts w:ascii="楷体" w:eastAsia="楷体" w:hAnsi="楷体" w:hint="eastAsia"/>
          <w:b/>
          <w:bCs/>
        </w:rPr>
        <w:t>等。排序方法是：若点标记为</w:t>
      </w:r>
      <w:r>
        <w:rPr>
          <w:rFonts w:ascii="楷体" w:eastAsia="楷体" w:hAnsi="楷体" w:hint="eastAsia"/>
          <w:b/>
          <w:bCs/>
        </w:rPr>
        <w:t>Q</w:t>
      </w:r>
      <w:r>
        <w:rPr>
          <w:rFonts w:ascii="楷体" w:eastAsia="楷体" w:hAnsi="楷体"/>
          <w:b/>
          <w:bCs/>
        </w:rPr>
        <w:t>[R,</w:t>
      </w:r>
      <w:r>
        <w:rPr>
          <w:rFonts w:ascii="楷体" w:eastAsia="楷体" w:hAnsi="楷体" w:hint="eastAsia"/>
          <w:b/>
          <w:bCs/>
        </w:rPr>
        <w:t>θ</w:t>
      </w:r>
      <w:r>
        <w:rPr>
          <w:rFonts w:ascii="楷体" w:eastAsia="楷体" w:hAnsi="楷体" w:hint="eastAsia"/>
          <w:b/>
          <w:bCs/>
        </w:rPr>
        <w:t>,Z</w:t>
      </w:r>
      <w:r>
        <w:rPr>
          <w:rFonts w:ascii="楷体" w:eastAsia="楷体" w:hAnsi="楷体"/>
          <w:b/>
          <w:bCs/>
        </w:rPr>
        <w:t>]</w:t>
      </w:r>
      <w:r>
        <w:rPr>
          <w:rFonts w:ascii="楷体" w:eastAsia="楷体" w:hAnsi="楷体" w:hint="eastAsia"/>
          <w:b/>
          <w:bCs/>
        </w:rPr>
        <w:t>，则最表层中心点位置标记为</w:t>
      </w:r>
      <w:r>
        <w:rPr>
          <w:rFonts w:ascii="楷体" w:eastAsia="楷体" w:hAnsi="楷体" w:hint="eastAsia"/>
          <w:b/>
          <w:bCs/>
        </w:rPr>
        <w:t>Q</w:t>
      </w:r>
      <w:r>
        <w:rPr>
          <w:rFonts w:ascii="楷体" w:eastAsia="楷体" w:hAnsi="楷体"/>
          <w:b/>
          <w:bCs/>
        </w:rPr>
        <w:t>[0,0,1]</w:t>
      </w:r>
      <w:r>
        <w:rPr>
          <w:rFonts w:ascii="楷体" w:eastAsia="楷体" w:hAnsi="楷体" w:hint="eastAsia"/>
          <w:b/>
          <w:bCs/>
        </w:rPr>
        <w:t>。</w:t>
      </w:r>
      <w:r>
        <w:rPr>
          <w:rFonts w:ascii="楷体" w:eastAsia="楷体" w:hAnsi="楷体"/>
          <w:b/>
          <w:bCs/>
        </w:rPr>
        <w:t>从表层中心点</w:t>
      </w:r>
      <w:r>
        <w:rPr>
          <w:rFonts w:ascii="楷体" w:eastAsia="楷体" w:hAnsi="楷体" w:hint="eastAsia"/>
          <w:b/>
          <w:bCs/>
        </w:rPr>
        <w:t>正北方向第一圈的第一个检测点，标记</w:t>
      </w:r>
      <w:r>
        <w:rPr>
          <w:rFonts w:ascii="楷体" w:eastAsia="楷体" w:hAnsi="楷体" w:hint="eastAsia"/>
          <w:b/>
          <w:bCs/>
        </w:rPr>
        <w:t>Q</w:t>
      </w:r>
      <w:r>
        <w:rPr>
          <w:rFonts w:ascii="楷体" w:eastAsia="楷体" w:hAnsi="楷体"/>
          <w:b/>
          <w:bCs/>
        </w:rPr>
        <w:t>[1,</w:t>
      </w:r>
      <w:r>
        <w:rPr>
          <w:rFonts w:ascii="楷体" w:eastAsia="楷体" w:hAnsi="楷体" w:hint="eastAsia"/>
          <w:b/>
          <w:bCs/>
        </w:rPr>
        <w:t>1</w:t>
      </w:r>
      <w:r>
        <w:rPr>
          <w:rFonts w:ascii="楷体" w:eastAsia="楷体" w:hAnsi="楷体"/>
          <w:b/>
          <w:bCs/>
        </w:rPr>
        <w:t>,1]</w:t>
      </w:r>
      <w:r>
        <w:rPr>
          <w:rFonts w:ascii="楷体" w:eastAsia="楷体" w:hAnsi="楷体" w:hint="eastAsia"/>
          <w:b/>
          <w:bCs/>
        </w:rPr>
        <w:t>,</w:t>
      </w:r>
      <w:r>
        <w:rPr>
          <w:rFonts w:ascii="楷体" w:eastAsia="楷体" w:hAnsi="楷体" w:hint="eastAsia"/>
          <w:b/>
          <w:bCs/>
        </w:rPr>
        <w:t>沿该点所在圆弧沿逆时针方向下一个检测点为第二检测点，依次类推。</w:t>
      </w:r>
    </w:p>
    <w:p w:rsidR="00000000" w:rsidRDefault="0033138B">
      <w:pPr>
        <w:pStyle w:val="11"/>
        <w:numPr>
          <w:ilvl w:val="0"/>
          <w:numId w:val="0"/>
        </w:numPr>
        <w:rPr>
          <w:rFonts w:hint="eastAsia"/>
          <w:szCs w:val="28"/>
        </w:rPr>
      </w:pPr>
      <w:r>
        <w:br w:type="page"/>
      </w:r>
      <w:bookmarkStart w:id="351" w:name="_Toc20015"/>
      <w:bookmarkStart w:id="352" w:name="_Toc10149"/>
      <w:r>
        <w:rPr>
          <w:rFonts w:hint="eastAsia"/>
          <w:szCs w:val="28"/>
        </w:rPr>
        <w:t>附录</w:t>
      </w:r>
      <w:r>
        <w:rPr>
          <w:rFonts w:hint="eastAsia"/>
          <w:szCs w:val="28"/>
        </w:rPr>
        <w:t xml:space="preserve">4 </w:t>
      </w:r>
    </w:p>
    <w:p w:rsidR="00000000" w:rsidRDefault="0033138B">
      <w:pPr>
        <w:pStyle w:val="11"/>
        <w:numPr>
          <w:ilvl w:val="0"/>
          <w:numId w:val="0"/>
        </w:numPr>
        <w:jc w:val="center"/>
        <w:rPr>
          <w:rFonts w:hint="eastAsia"/>
          <w:szCs w:val="28"/>
        </w:rPr>
      </w:pPr>
      <w:r>
        <w:rPr>
          <w:rFonts w:hint="eastAsia"/>
          <w:szCs w:val="28"/>
        </w:rPr>
        <w:t>食品级惰性粉防虫技术</w:t>
      </w:r>
      <w:bookmarkEnd w:id="351"/>
      <w:bookmarkEnd w:id="352"/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食品级惰性粉是符合</w:t>
      </w:r>
      <w:r>
        <w:rPr>
          <w:color w:val="000000"/>
          <w:sz w:val="28"/>
          <w:szCs w:val="28"/>
        </w:rPr>
        <w:t>GB 25576</w:t>
      </w:r>
      <w:r>
        <w:rPr>
          <w:color w:val="000000"/>
          <w:sz w:val="28"/>
          <w:szCs w:val="28"/>
        </w:rPr>
        <w:t>要求的食品添加剂，按</w:t>
      </w:r>
      <w:r>
        <w:rPr>
          <w:color w:val="000000"/>
          <w:sz w:val="28"/>
          <w:szCs w:val="28"/>
        </w:rPr>
        <w:t>GB2760</w:t>
      </w:r>
      <w:r>
        <w:rPr>
          <w:color w:val="000000"/>
          <w:sz w:val="28"/>
          <w:szCs w:val="28"/>
        </w:rPr>
        <w:t>的推荐添加量用做原粮抗结剂</w:t>
      </w:r>
      <w:r>
        <w:rPr>
          <w:rFonts w:hint="eastAsia"/>
          <w:color w:val="000000"/>
          <w:sz w:val="28"/>
          <w:szCs w:val="28"/>
        </w:rPr>
        <w:t>。</w:t>
      </w:r>
      <w:r>
        <w:rPr>
          <w:color w:val="000000"/>
          <w:sz w:val="28"/>
          <w:szCs w:val="28"/>
        </w:rPr>
        <w:t>研究发现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该食品级惰性粉兼具物理杀虫防虫作用（简称惰性粉）。杀虫机理是惰性粉粒落入</w:t>
      </w:r>
      <w:r>
        <w:rPr>
          <w:color w:val="000000"/>
          <w:sz w:val="28"/>
          <w:szCs w:val="28"/>
        </w:rPr>
        <w:t>害虫关节，磨损节间膜，导致害虫死亡。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）惰性粉空仓杀虫。适用于各种未入粮的空仓杀虫处理，用粉量为</w:t>
      </w:r>
      <w:r>
        <w:rPr>
          <w:color w:val="000000"/>
          <w:sz w:val="28"/>
          <w:szCs w:val="28"/>
        </w:rPr>
        <w:t>0.25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0.5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g/m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。使用喷粉机，将惰性粉喷施到空仓内，关闭仓房门窗及通风口，密闭</w:t>
      </w:r>
      <w:r>
        <w:rPr>
          <w:color w:val="000000"/>
          <w:sz w:val="28"/>
          <w:szCs w:val="28"/>
        </w:rPr>
        <w:t>7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>天，达到彻底杀虫目的。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）惰性粉防虫线。按</w:t>
      </w:r>
      <w:r>
        <w:rPr>
          <w:color w:val="000000"/>
          <w:sz w:val="28"/>
          <w:szCs w:val="28"/>
        </w:rPr>
        <w:t>120 g/m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的用粉量，在门、窗、通风道口和排风扇口布置宽</w:t>
      </w:r>
      <w:r>
        <w:rPr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20 cm</w:t>
      </w:r>
      <w:r>
        <w:rPr>
          <w:color w:val="000000"/>
          <w:sz w:val="28"/>
          <w:szCs w:val="28"/>
        </w:rPr>
        <w:t>的惰性粉防虫线。</w:t>
      </w:r>
    </w:p>
    <w:p w:rsidR="00000000" w:rsidRDefault="0033138B">
      <w:pPr>
        <w:adjustRightInd w:val="0"/>
        <w:snapToGrid w:val="0"/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）惰性粉气溶胶防虫。竖向通风选用大于</w:t>
      </w:r>
      <w:r>
        <w:rPr>
          <w:color w:val="000000"/>
          <w:sz w:val="28"/>
          <w:szCs w:val="28"/>
        </w:rPr>
        <w:t>0.0025 m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/s/m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单位面积通风量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横向通风大于</w:t>
      </w:r>
      <w:r>
        <w:rPr>
          <w:color w:val="000000"/>
          <w:sz w:val="28"/>
          <w:szCs w:val="28"/>
        </w:rPr>
        <w:t>0.015 m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/s/m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按</w:t>
      </w:r>
      <w:r>
        <w:rPr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30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g/t</w:t>
      </w:r>
      <w:r>
        <w:rPr>
          <w:color w:val="000000"/>
          <w:sz w:val="28"/>
          <w:szCs w:val="28"/>
        </w:rPr>
        <w:t>计算用粉量。用喷粉机在仓内或通风</w:t>
      </w:r>
      <w:r>
        <w:rPr>
          <w:color w:val="000000"/>
          <w:sz w:val="28"/>
          <w:szCs w:val="28"/>
        </w:rPr>
        <w:t>道空间形成气溶胶，在气流牵引下施入粮堆。</w:t>
      </w:r>
    </w:p>
    <w:p w:rsidR="00000000" w:rsidRDefault="0033138B">
      <w:pPr>
        <w:spacing w:line="500" w:lineRule="exact"/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）粮堆表层拌合惰性粉防虫。人工将惰性粉拌合到</w:t>
      </w:r>
      <w:r>
        <w:rPr>
          <w:color w:val="000000"/>
          <w:sz w:val="28"/>
          <w:szCs w:val="28"/>
        </w:rPr>
        <w:t>30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50 cm</w:t>
      </w:r>
      <w:r>
        <w:rPr>
          <w:color w:val="000000"/>
          <w:sz w:val="28"/>
          <w:szCs w:val="28"/>
        </w:rPr>
        <w:t>厚的粮堆表层。</w:t>
      </w:r>
      <w:r>
        <w:rPr>
          <w:rFonts w:hint="eastAsia"/>
          <w:color w:val="000000"/>
          <w:sz w:val="28"/>
          <w:szCs w:val="28"/>
        </w:rPr>
        <w:t>宜</w:t>
      </w:r>
      <w:r>
        <w:rPr>
          <w:color w:val="000000"/>
          <w:sz w:val="28"/>
          <w:szCs w:val="28"/>
        </w:rPr>
        <w:t>采用喷粉机向粮面施粉，人工拌合。用粉量见下表。</w:t>
      </w:r>
    </w:p>
    <w:p w:rsidR="00000000" w:rsidRDefault="0033138B">
      <w:pPr>
        <w:spacing w:beforeLines="50" w:before="156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惰性粉拌合处理不同粮种粮堆表层的用粉量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9"/>
        <w:gridCol w:w="2966"/>
        <w:gridCol w:w="3465"/>
      </w:tblGrid>
      <w:tr w:rsidR="00000000">
        <w:trPr>
          <w:trHeight w:val="340"/>
          <w:jc w:val="center"/>
        </w:trPr>
        <w:tc>
          <w:tcPr>
            <w:tcW w:w="2629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粮种</w:t>
            </w:r>
          </w:p>
        </w:tc>
        <w:tc>
          <w:tcPr>
            <w:tcW w:w="6431" w:type="dxa"/>
            <w:gridSpan w:val="2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用粉量</w:t>
            </w:r>
          </w:p>
        </w:tc>
      </w:tr>
      <w:tr w:rsidR="00000000">
        <w:trPr>
          <w:trHeight w:val="340"/>
          <w:jc w:val="center"/>
        </w:trPr>
        <w:tc>
          <w:tcPr>
            <w:tcW w:w="2629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小麦</w:t>
            </w:r>
          </w:p>
        </w:tc>
        <w:tc>
          <w:tcPr>
            <w:tcW w:w="2966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100 g/t (</w:t>
            </w:r>
            <w:r>
              <w:rPr>
                <w:color w:val="000000"/>
              </w:rPr>
              <w:t>粮</w:t>
            </w:r>
            <w:r>
              <w:rPr>
                <w:color w:val="000000"/>
              </w:rPr>
              <w:t>)</w:t>
            </w:r>
          </w:p>
        </w:tc>
        <w:tc>
          <w:tcPr>
            <w:tcW w:w="3465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50 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（粮面</w:t>
            </w:r>
            <w:r>
              <w:rPr>
                <w:color w:val="000000"/>
              </w:rPr>
              <w:t>)</w:t>
            </w:r>
          </w:p>
        </w:tc>
      </w:tr>
      <w:tr w:rsidR="00000000">
        <w:trPr>
          <w:trHeight w:val="340"/>
          <w:jc w:val="center"/>
        </w:trPr>
        <w:tc>
          <w:tcPr>
            <w:tcW w:w="2629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玉米、稻谷</w:t>
            </w:r>
          </w:p>
        </w:tc>
        <w:tc>
          <w:tcPr>
            <w:tcW w:w="2966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150 g/t (</w:t>
            </w:r>
            <w:r>
              <w:rPr>
                <w:color w:val="000000"/>
              </w:rPr>
              <w:t>粮</w:t>
            </w:r>
            <w:r>
              <w:rPr>
                <w:color w:val="000000"/>
              </w:rPr>
              <w:t>)</w:t>
            </w:r>
          </w:p>
        </w:tc>
        <w:tc>
          <w:tcPr>
            <w:tcW w:w="3465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75 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（粮面</w:t>
            </w:r>
            <w:r>
              <w:rPr>
                <w:color w:val="000000"/>
              </w:rPr>
              <w:t>)</w:t>
            </w:r>
          </w:p>
        </w:tc>
      </w:tr>
      <w:tr w:rsidR="00000000">
        <w:trPr>
          <w:trHeight w:val="340"/>
          <w:jc w:val="center"/>
        </w:trPr>
        <w:tc>
          <w:tcPr>
            <w:tcW w:w="2629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大豆</w:t>
            </w:r>
          </w:p>
        </w:tc>
        <w:tc>
          <w:tcPr>
            <w:tcW w:w="2966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50 g/t (</w:t>
            </w:r>
            <w:r>
              <w:rPr>
                <w:color w:val="000000"/>
              </w:rPr>
              <w:t>粮</w:t>
            </w:r>
            <w:r>
              <w:rPr>
                <w:color w:val="000000"/>
              </w:rPr>
              <w:t>)</w:t>
            </w:r>
          </w:p>
        </w:tc>
        <w:tc>
          <w:tcPr>
            <w:tcW w:w="3465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25 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（粮面</w:t>
            </w:r>
            <w:r>
              <w:rPr>
                <w:color w:val="000000"/>
              </w:rPr>
              <w:t>)</w:t>
            </w:r>
          </w:p>
        </w:tc>
      </w:tr>
      <w:tr w:rsidR="00000000">
        <w:trPr>
          <w:trHeight w:val="340"/>
          <w:jc w:val="center"/>
        </w:trPr>
        <w:tc>
          <w:tcPr>
            <w:tcW w:w="2629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糙米</w:t>
            </w:r>
          </w:p>
        </w:tc>
        <w:tc>
          <w:tcPr>
            <w:tcW w:w="2966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100 g/t (</w:t>
            </w:r>
            <w:r>
              <w:rPr>
                <w:color w:val="000000"/>
              </w:rPr>
              <w:t>粮</w:t>
            </w:r>
            <w:r>
              <w:rPr>
                <w:color w:val="000000"/>
              </w:rPr>
              <w:t>)</w:t>
            </w:r>
          </w:p>
        </w:tc>
        <w:tc>
          <w:tcPr>
            <w:tcW w:w="3465" w:type="dxa"/>
            <w:vAlign w:val="center"/>
          </w:tcPr>
          <w:p w:rsidR="00000000" w:rsidRDefault="0033138B">
            <w:pPr>
              <w:suppressAutoHyphens/>
              <w:adjustRightInd w:val="0"/>
              <w:snapToGrid w:val="0"/>
              <w:ind w:leftChars="-208" w:left="-437"/>
              <w:jc w:val="center"/>
              <w:rPr>
                <w:color w:val="000000"/>
              </w:rPr>
            </w:pPr>
            <w:r>
              <w:rPr>
                <w:color w:val="000000"/>
              </w:rPr>
              <w:t>50 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（粮面</w:t>
            </w:r>
            <w:r>
              <w:rPr>
                <w:color w:val="000000"/>
              </w:rPr>
              <w:t>)</w:t>
            </w:r>
          </w:p>
        </w:tc>
      </w:tr>
    </w:tbl>
    <w:p w:rsidR="00000000" w:rsidRDefault="0033138B">
      <w:pPr>
        <w:spacing w:line="500" w:lineRule="exact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（</w:t>
      </w:r>
      <w:r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）惰性粉防治粮堆局部害虫。适用于各种粮堆表层的局部虫</w:t>
      </w:r>
      <w:r>
        <w:rPr>
          <w:color w:val="000000"/>
          <w:sz w:val="28"/>
          <w:szCs w:val="28"/>
        </w:rPr>
        <w:t>害处理。按</w:t>
      </w:r>
      <w:r>
        <w:rPr>
          <w:color w:val="000000"/>
          <w:sz w:val="28"/>
          <w:szCs w:val="28"/>
        </w:rPr>
        <w:t>200 g/m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的用粉量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测量计算局部虫害危害面积，确定用粉量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直接向局部危害区表层</w:t>
      </w:r>
      <w:r>
        <w:rPr>
          <w:color w:val="000000"/>
          <w:sz w:val="28"/>
          <w:szCs w:val="28"/>
        </w:rPr>
        <w:t>30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50 cm</w:t>
      </w:r>
      <w:r>
        <w:rPr>
          <w:color w:val="000000"/>
          <w:sz w:val="28"/>
          <w:szCs w:val="28"/>
        </w:rPr>
        <w:t>施粉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拌合即可</w:t>
      </w:r>
      <w:r>
        <w:rPr>
          <w:rFonts w:hint="eastAsia"/>
          <w:color w:val="000000"/>
          <w:sz w:val="28"/>
          <w:szCs w:val="28"/>
        </w:rPr>
        <w:t>。</w:t>
      </w:r>
    </w:p>
    <w:p w:rsidR="00000000" w:rsidRDefault="0033138B">
      <w:pPr>
        <w:adjustRightInd w:val="0"/>
        <w:snapToGrid w:val="0"/>
        <w:spacing w:line="500" w:lineRule="exact"/>
        <w:ind w:firstLineChars="200" w:firstLine="560"/>
        <w:rPr>
          <w:rStyle w:val="af2"/>
          <w:rFonts w:ascii="宋体" w:hAnsi="宋体" w:cs="Arial"/>
          <w:bCs/>
          <w:color w:val="000000"/>
          <w:kern w:val="0"/>
          <w:szCs w:val="20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6</w:t>
      </w:r>
      <w:r>
        <w:rPr>
          <w:rFonts w:hint="eastAsia"/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包装粮表面惰性粉防虫。根据粮堆面积按</w:t>
      </w:r>
      <w:r>
        <w:rPr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～</w:t>
      </w:r>
      <w:r>
        <w:rPr>
          <w:color w:val="000000"/>
          <w:sz w:val="28"/>
          <w:szCs w:val="28"/>
        </w:rPr>
        <w:t>5 g/m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的用粉量，将惰性粉均匀的撒在包装粮堆表面即可。成品粮库可参照此方法防虫。</w:t>
      </w:r>
    </w:p>
    <w:sectPr w:rsidR="00000000">
      <w:footerReference w:type="default" r:id="rId13"/>
      <w:pgSz w:w="11906" w:h="16838"/>
      <w:pgMar w:top="1928" w:right="1531" w:bottom="1531" w:left="1531" w:header="851" w:footer="1531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3138B">
      <w:r>
        <w:separator/>
      </w:r>
    </w:p>
  </w:endnote>
  <w:endnote w:type="continuationSeparator" w:id="0">
    <w:p w:rsidR="00000000" w:rsidRDefault="00331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康简标题宋">
    <w:altName w:val="宋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separate"/>
    </w:r>
    <w:r>
      <w:fldChar w:fldCharType="end"/>
    </w:r>
  </w:p>
  <w:p w:rsidR="00000000" w:rsidRDefault="0033138B">
    <w:pPr>
      <w:pStyle w:val="a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  <w:rFonts w:ascii="宋体" w:hAnsi="宋体" w:hint="eastAsia"/>
        <w:sz w:val="28"/>
        <w:szCs w:val="28"/>
      </w:rPr>
    </w:pPr>
    <w:r>
      <w:rPr>
        <w:rStyle w:val="af1"/>
        <w:rFonts w:ascii="宋体" w:hAnsi="宋体" w:hint="eastAsia"/>
        <w:sz w:val="28"/>
        <w:szCs w:val="28"/>
      </w:rPr>
      <w:t>—</w:t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f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1"/>
        <w:rFonts w:ascii="宋体" w:hAnsi="宋体"/>
        <w:sz w:val="28"/>
        <w:szCs w:val="28"/>
        <w:lang w:val="en-US" w:eastAsia="zh-CN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Style w:val="af1"/>
        <w:rFonts w:ascii="宋体" w:hAnsi="宋体" w:hint="eastAsia"/>
        <w:sz w:val="28"/>
        <w:szCs w:val="28"/>
      </w:rPr>
      <w:t>—</w:t>
    </w:r>
  </w:p>
  <w:p w:rsidR="00000000" w:rsidRDefault="0033138B">
    <w:pPr>
      <w:pStyle w:val="ae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  <w:rFonts w:ascii="宋体" w:hAnsi="宋体" w:hint="eastAsia"/>
        <w:sz w:val="28"/>
        <w:szCs w:val="28"/>
      </w:rPr>
    </w:pPr>
    <w:r>
      <w:rPr>
        <w:rStyle w:val="af1"/>
        <w:rFonts w:ascii="宋体" w:hAnsi="宋体" w:hint="eastAsia"/>
        <w:sz w:val="28"/>
        <w:szCs w:val="28"/>
      </w:rPr>
      <w:t>—</w:t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f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1"/>
        <w:rFonts w:ascii="宋体" w:hAnsi="宋体"/>
        <w:sz w:val="28"/>
        <w:szCs w:val="28"/>
        <w:lang w:val="en-US" w:eastAsia="zh-CN"/>
      </w:rPr>
      <w:t>4</w:t>
    </w:r>
    <w:r>
      <w:rPr>
        <w:rFonts w:ascii="宋体" w:hAnsi="宋体"/>
        <w:sz w:val="28"/>
        <w:szCs w:val="28"/>
      </w:rPr>
      <w:fldChar w:fldCharType="end"/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Style w:val="af1"/>
        <w:rFonts w:ascii="宋体" w:hAnsi="宋体" w:hint="eastAsia"/>
        <w:sz w:val="28"/>
        <w:szCs w:val="28"/>
      </w:rPr>
      <w:t>—</w:t>
    </w:r>
  </w:p>
  <w:p w:rsidR="00000000" w:rsidRDefault="0033138B">
    <w:pPr>
      <w:pStyle w:val="ae"/>
      <w:ind w:right="360" w:firstLine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  <w:rFonts w:ascii="宋体" w:hAnsi="宋体" w:hint="eastAsia"/>
        <w:sz w:val="28"/>
        <w:szCs w:val="28"/>
      </w:rPr>
    </w:pPr>
    <w:r>
      <w:rPr>
        <w:rStyle w:val="af1"/>
        <w:rFonts w:ascii="宋体" w:hAnsi="宋体" w:hint="eastAsia"/>
        <w:sz w:val="28"/>
        <w:szCs w:val="28"/>
      </w:rPr>
      <w:t>—</w:t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f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1"/>
        <w:rFonts w:ascii="宋体" w:hAnsi="宋体"/>
        <w:sz w:val="28"/>
        <w:szCs w:val="28"/>
        <w:lang w:val="en-US" w:eastAsia="zh-CN"/>
      </w:rPr>
      <w:t>6</w:t>
    </w:r>
    <w:r>
      <w:rPr>
        <w:rFonts w:ascii="宋体" w:hAnsi="宋体"/>
        <w:sz w:val="28"/>
        <w:szCs w:val="28"/>
      </w:rPr>
      <w:fldChar w:fldCharType="end"/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Style w:val="af1"/>
        <w:rFonts w:ascii="宋体" w:hAnsi="宋体" w:hint="eastAsia"/>
        <w:sz w:val="28"/>
        <w:szCs w:val="28"/>
      </w:rPr>
      <w:t>—</w:t>
    </w:r>
  </w:p>
  <w:p w:rsidR="00000000" w:rsidRDefault="0033138B">
    <w:pPr>
      <w:pStyle w:val="ae"/>
      <w:ind w:right="360" w:firstLine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  <w:rFonts w:ascii="宋体" w:hAnsi="宋体" w:hint="eastAsia"/>
        <w:sz w:val="28"/>
        <w:szCs w:val="28"/>
      </w:rPr>
    </w:pPr>
    <w:r>
      <w:rPr>
        <w:rStyle w:val="af1"/>
        <w:rFonts w:ascii="宋体" w:hAnsi="宋体" w:hint="eastAsia"/>
        <w:sz w:val="28"/>
        <w:szCs w:val="28"/>
      </w:rPr>
      <w:t>—</w:t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f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1"/>
        <w:rFonts w:ascii="宋体" w:hAnsi="宋体"/>
        <w:sz w:val="28"/>
        <w:szCs w:val="28"/>
        <w:lang w:val="en-US" w:eastAsia="zh-CN"/>
      </w:rPr>
      <w:t>12</w:t>
    </w:r>
    <w:r>
      <w:rPr>
        <w:rFonts w:ascii="宋体" w:hAnsi="宋体"/>
        <w:sz w:val="28"/>
        <w:szCs w:val="28"/>
      </w:rPr>
      <w:fldChar w:fldCharType="end"/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Style w:val="af1"/>
        <w:rFonts w:ascii="宋体" w:hAnsi="宋体" w:hint="eastAsia"/>
        <w:sz w:val="28"/>
        <w:szCs w:val="28"/>
      </w:rPr>
      <w:t>—</w:t>
    </w:r>
  </w:p>
  <w:p w:rsidR="00000000" w:rsidRDefault="0033138B">
    <w:pPr>
      <w:pStyle w:val="ae"/>
      <w:ind w:right="360" w:firstLine="36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e"/>
      <w:framePr w:wrap="around" w:vAnchor="text" w:hAnchor="margin" w:xAlign="outside" w:y="1"/>
      <w:rPr>
        <w:rStyle w:val="af1"/>
        <w:rFonts w:ascii="宋体" w:hAnsi="宋体" w:hint="eastAsia"/>
        <w:sz w:val="28"/>
        <w:szCs w:val="28"/>
      </w:rPr>
    </w:pPr>
    <w:r>
      <w:rPr>
        <w:rStyle w:val="af1"/>
        <w:rFonts w:ascii="宋体" w:hAnsi="宋体" w:hint="eastAsia"/>
        <w:sz w:val="28"/>
        <w:szCs w:val="28"/>
      </w:rPr>
      <w:t>—</w:t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Style w:val="af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af1"/>
        <w:rFonts w:ascii="宋体" w:hAnsi="宋体"/>
        <w:sz w:val="28"/>
        <w:szCs w:val="28"/>
        <w:lang w:val="en-US" w:eastAsia="zh-CN"/>
      </w:rPr>
      <w:t>26</w:t>
    </w:r>
    <w:r>
      <w:rPr>
        <w:rFonts w:ascii="宋体" w:hAnsi="宋体"/>
        <w:sz w:val="28"/>
        <w:szCs w:val="28"/>
      </w:rPr>
      <w:fldChar w:fldCharType="end"/>
    </w:r>
    <w:r>
      <w:rPr>
        <w:rStyle w:val="af1"/>
        <w:rFonts w:ascii="宋体" w:hAnsi="宋体" w:hint="eastAsia"/>
        <w:sz w:val="28"/>
        <w:szCs w:val="28"/>
      </w:rPr>
      <w:t xml:space="preserve"> </w:t>
    </w:r>
    <w:r>
      <w:rPr>
        <w:rStyle w:val="af1"/>
        <w:rFonts w:ascii="宋体" w:hAnsi="宋体" w:hint="eastAsia"/>
        <w:sz w:val="28"/>
        <w:szCs w:val="28"/>
      </w:rPr>
      <w:t>—</w:t>
    </w:r>
  </w:p>
  <w:p w:rsidR="00000000" w:rsidRDefault="0033138B">
    <w:pPr>
      <w:pStyle w:val="ae"/>
      <w:ind w:right="360"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3138B">
      <w:r>
        <w:separator/>
      </w:r>
    </w:p>
  </w:footnote>
  <w:footnote w:type="continuationSeparator" w:id="0">
    <w:p w:rsidR="00000000" w:rsidRDefault="00331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3138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%1、"/>
      <w:lvlJc w:val="left"/>
      <w:pPr>
        <w:ind w:left="426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chineseCountingThousand"/>
      <w:lvlText w:val="第%1章 "/>
      <w:lvlJc w:val="center"/>
      <w:pPr>
        <w:ind w:left="3964" w:hanging="420"/>
      </w:pPr>
      <w:rPr>
        <w:rFonts w:hint="eastAsia"/>
      </w:rPr>
    </w:lvl>
    <w:lvl w:ilvl="1">
      <w:start w:val="4"/>
      <w:numFmt w:val="japaneseCounting"/>
      <w:lvlText w:val="%2、"/>
      <w:lvlJc w:val="left"/>
      <w:pPr>
        <w:ind w:left="3124" w:hanging="720"/>
      </w:pPr>
      <w:rPr>
        <w:rFonts w:hint="eastAsia"/>
      </w:rPr>
    </w:lvl>
    <w:lvl w:ilvl="2">
      <w:start w:val="6"/>
      <w:numFmt w:val="japaneseCounting"/>
      <w:lvlText w:val="%3、"/>
      <w:lvlJc w:val="left"/>
      <w:pPr>
        <w:ind w:left="4122" w:hanging="720"/>
      </w:pPr>
      <w:rPr>
        <w:rFonts w:hint="eastAsia"/>
      </w:rPr>
    </w:lvl>
    <w:lvl w:ilvl="3">
      <w:start w:val="3"/>
      <w:numFmt w:val="decimal"/>
      <w:lvlText w:val="%4、"/>
      <w:lvlJc w:val="left"/>
      <w:pPr>
        <w:ind w:left="3964" w:hanging="7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08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0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92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534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4" w:hanging="420"/>
      </w:pPr>
      <w:rPr>
        <w:rFonts w:hint="eastAsia"/>
      </w:r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%1——"/>
      <w:lvlJc w:val="left"/>
      <w:pPr>
        <w:ind w:left="1038" w:hanging="408"/>
      </w:pPr>
      <w:rPr>
        <w:rFonts w:hint="eastAsia"/>
      </w:rPr>
    </w:lvl>
    <w:lvl w:ilvl="1">
      <w:start w:val="1"/>
      <w:numFmt w:val="bullet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3" w15:restartNumberingAfterBreak="0">
    <w:nsid w:val="0000000F"/>
    <w:multiLevelType w:val="multilevel"/>
    <w:tmpl w:val="0000000F"/>
    <w:lvl w:ilvl="0">
      <w:start w:val="1"/>
      <w:numFmt w:val="chineseCountingThousand"/>
      <w:lvlText w:val="%1、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00000010"/>
    <w:multiLevelType w:val="multilevel"/>
    <w:tmpl w:val="00000010"/>
    <w:lvl w:ilvl="0">
      <w:start w:val="1"/>
      <w:numFmt w:val="chineseCounting"/>
      <w:suff w:val="nothing"/>
      <w:lvlText w:val="第%1章"/>
      <w:lvlJc w:val="left"/>
      <w:pPr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5" w15:restartNumberingAfterBreak="0">
    <w:nsid w:val="00000011"/>
    <w:multiLevelType w:val="singleLevel"/>
    <w:tmpl w:val="0000001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106B1E79"/>
    <w:multiLevelType w:val="multilevel"/>
    <w:tmpl w:val="106B1E79"/>
    <w:lvl w:ilvl="0">
      <w:start w:val="3"/>
      <w:numFmt w:val="japaneseCounting"/>
      <w:lvlText w:val="第%1章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-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7CF0"/>
    <w:rsid w:val="000705AE"/>
    <w:rsid w:val="000760C0"/>
    <w:rsid w:val="00085D0D"/>
    <w:rsid w:val="000F57AA"/>
    <w:rsid w:val="0013032D"/>
    <w:rsid w:val="00132B04"/>
    <w:rsid w:val="001D4B39"/>
    <w:rsid w:val="001F09E4"/>
    <w:rsid w:val="00237BB9"/>
    <w:rsid w:val="002412F1"/>
    <w:rsid w:val="00284A4F"/>
    <w:rsid w:val="002E35FA"/>
    <w:rsid w:val="003306D6"/>
    <w:rsid w:val="0033138B"/>
    <w:rsid w:val="00361EC5"/>
    <w:rsid w:val="003B05F8"/>
    <w:rsid w:val="004C6EFC"/>
    <w:rsid w:val="00533387"/>
    <w:rsid w:val="00536D83"/>
    <w:rsid w:val="00546E02"/>
    <w:rsid w:val="005A30F7"/>
    <w:rsid w:val="005B48BD"/>
    <w:rsid w:val="005F7127"/>
    <w:rsid w:val="0063298A"/>
    <w:rsid w:val="00665B3F"/>
    <w:rsid w:val="006960AC"/>
    <w:rsid w:val="00726770"/>
    <w:rsid w:val="007404A5"/>
    <w:rsid w:val="00742F4E"/>
    <w:rsid w:val="00787C49"/>
    <w:rsid w:val="007B6A28"/>
    <w:rsid w:val="007D21A3"/>
    <w:rsid w:val="00806E00"/>
    <w:rsid w:val="00826E27"/>
    <w:rsid w:val="008369A4"/>
    <w:rsid w:val="008A4B1D"/>
    <w:rsid w:val="008A7F0A"/>
    <w:rsid w:val="008E4D71"/>
    <w:rsid w:val="0090126C"/>
    <w:rsid w:val="009753AC"/>
    <w:rsid w:val="00983F84"/>
    <w:rsid w:val="00997BEE"/>
    <w:rsid w:val="009D2D83"/>
    <w:rsid w:val="009F312C"/>
    <w:rsid w:val="00A11B9B"/>
    <w:rsid w:val="00A26176"/>
    <w:rsid w:val="00A31CC9"/>
    <w:rsid w:val="00AE4357"/>
    <w:rsid w:val="00B143CC"/>
    <w:rsid w:val="00B52FF9"/>
    <w:rsid w:val="00B57B36"/>
    <w:rsid w:val="00B64564"/>
    <w:rsid w:val="00B93315"/>
    <w:rsid w:val="00BD6B40"/>
    <w:rsid w:val="00C05F21"/>
    <w:rsid w:val="00C077A5"/>
    <w:rsid w:val="00C81E0D"/>
    <w:rsid w:val="00C93056"/>
    <w:rsid w:val="00CB6E56"/>
    <w:rsid w:val="00CC3008"/>
    <w:rsid w:val="00D56E79"/>
    <w:rsid w:val="00D64F41"/>
    <w:rsid w:val="00D6657A"/>
    <w:rsid w:val="00D707A9"/>
    <w:rsid w:val="00D768AF"/>
    <w:rsid w:val="00E0097B"/>
    <w:rsid w:val="00E94869"/>
    <w:rsid w:val="00EC4579"/>
    <w:rsid w:val="00F73E22"/>
    <w:rsid w:val="00F97607"/>
    <w:rsid w:val="00FA4C91"/>
    <w:rsid w:val="00FD4094"/>
    <w:rsid w:val="01172159"/>
    <w:rsid w:val="012E64FB"/>
    <w:rsid w:val="01CF1907"/>
    <w:rsid w:val="02DF1744"/>
    <w:rsid w:val="0314419D"/>
    <w:rsid w:val="034B6875"/>
    <w:rsid w:val="038D72DF"/>
    <w:rsid w:val="03970EF3"/>
    <w:rsid w:val="03E43571"/>
    <w:rsid w:val="047C49E9"/>
    <w:rsid w:val="05B5126E"/>
    <w:rsid w:val="06A52D74"/>
    <w:rsid w:val="06C510AB"/>
    <w:rsid w:val="07684137"/>
    <w:rsid w:val="08161CD1"/>
    <w:rsid w:val="082B1C77"/>
    <w:rsid w:val="0832334F"/>
    <w:rsid w:val="08C330EF"/>
    <w:rsid w:val="08EF7436"/>
    <w:rsid w:val="09511A59"/>
    <w:rsid w:val="0971450C"/>
    <w:rsid w:val="09B24F76"/>
    <w:rsid w:val="09FE75F3"/>
    <w:rsid w:val="0BB0283D"/>
    <w:rsid w:val="0C13125D"/>
    <w:rsid w:val="0C9F46C4"/>
    <w:rsid w:val="0CF550D2"/>
    <w:rsid w:val="0DC444A6"/>
    <w:rsid w:val="0DE46F59"/>
    <w:rsid w:val="0E326D66"/>
    <w:rsid w:val="0E9E6388"/>
    <w:rsid w:val="0EBE46BE"/>
    <w:rsid w:val="0FB748D6"/>
    <w:rsid w:val="10036F54"/>
    <w:rsid w:val="109B03CC"/>
    <w:rsid w:val="10B10371"/>
    <w:rsid w:val="114917E9"/>
    <w:rsid w:val="11755B31"/>
    <w:rsid w:val="11AB3E0C"/>
    <w:rsid w:val="12180BBD"/>
    <w:rsid w:val="12A44024"/>
    <w:rsid w:val="12DB66FD"/>
    <w:rsid w:val="133C549C"/>
    <w:rsid w:val="134B71F7"/>
    <w:rsid w:val="14AE4079"/>
    <w:rsid w:val="14FA66F7"/>
    <w:rsid w:val="15C75E4B"/>
    <w:rsid w:val="163F0F8C"/>
    <w:rsid w:val="16AC1941"/>
    <w:rsid w:val="17442DB9"/>
    <w:rsid w:val="17592D5E"/>
    <w:rsid w:val="176E7480"/>
    <w:rsid w:val="17A553DC"/>
    <w:rsid w:val="17B0376D"/>
    <w:rsid w:val="183D6854"/>
    <w:rsid w:val="18B51996"/>
    <w:rsid w:val="19216AC6"/>
    <w:rsid w:val="19414DFD"/>
    <w:rsid w:val="198E41FD"/>
    <w:rsid w:val="19CF7EE4"/>
    <w:rsid w:val="19EF621A"/>
    <w:rsid w:val="1A065E3F"/>
    <w:rsid w:val="1A674BDF"/>
    <w:rsid w:val="1AB3725D"/>
    <w:rsid w:val="1ABE55EE"/>
    <w:rsid w:val="1B142779"/>
    <w:rsid w:val="1B4A0A55"/>
    <w:rsid w:val="1B5B65FA"/>
    <w:rsid w:val="1B764D9C"/>
    <w:rsid w:val="1B822DAD"/>
    <w:rsid w:val="1BE77DCA"/>
    <w:rsid w:val="1BF91AF2"/>
    <w:rsid w:val="1C6F4FB4"/>
    <w:rsid w:val="1CB112A1"/>
    <w:rsid w:val="1D1E6052"/>
    <w:rsid w:val="1DAA14B9"/>
    <w:rsid w:val="1DAB4D3C"/>
    <w:rsid w:val="1DF63B37"/>
    <w:rsid w:val="1F271CAA"/>
    <w:rsid w:val="1F9D516C"/>
    <w:rsid w:val="211F4B2B"/>
    <w:rsid w:val="214F03B6"/>
    <w:rsid w:val="21510035"/>
    <w:rsid w:val="21862A8E"/>
    <w:rsid w:val="21C734F7"/>
    <w:rsid w:val="221E7789"/>
    <w:rsid w:val="224A024D"/>
    <w:rsid w:val="225F01F3"/>
    <w:rsid w:val="226A1E07"/>
    <w:rsid w:val="22750198"/>
    <w:rsid w:val="230D1610"/>
    <w:rsid w:val="23C50DBF"/>
    <w:rsid w:val="242877DE"/>
    <w:rsid w:val="24D40F7C"/>
    <w:rsid w:val="24E06F8D"/>
    <w:rsid w:val="254215B0"/>
    <w:rsid w:val="25CF0E14"/>
    <w:rsid w:val="265930EC"/>
    <w:rsid w:val="26675B0F"/>
    <w:rsid w:val="27156F2D"/>
    <w:rsid w:val="272A364F"/>
    <w:rsid w:val="273419E0"/>
    <w:rsid w:val="283A348C"/>
    <w:rsid w:val="28B1694E"/>
    <w:rsid w:val="28F22C3A"/>
    <w:rsid w:val="29082BE0"/>
    <w:rsid w:val="29EC66D5"/>
    <w:rsid w:val="2A012DF7"/>
    <w:rsid w:val="2A997AF3"/>
    <w:rsid w:val="2AAC7FE1"/>
    <w:rsid w:val="2B2962C3"/>
    <w:rsid w:val="2B937D0B"/>
    <w:rsid w:val="2BF46AAA"/>
    <w:rsid w:val="2C8D37A6"/>
    <w:rsid w:val="2D901D4F"/>
    <w:rsid w:val="2E3E316C"/>
    <w:rsid w:val="2E451E16"/>
    <w:rsid w:val="2F4C2A75"/>
    <w:rsid w:val="2F797671"/>
    <w:rsid w:val="2F9959A7"/>
    <w:rsid w:val="2FC51CEF"/>
    <w:rsid w:val="30316E1F"/>
    <w:rsid w:val="305D3167"/>
    <w:rsid w:val="30D41EAC"/>
    <w:rsid w:val="31520047"/>
    <w:rsid w:val="31B859A2"/>
    <w:rsid w:val="31D900D5"/>
    <w:rsid w:val="328714F2"/>
    <w:rsid w:val="329C1497"/>
    <w:rsid w:val="332A457E"/>
    <w:rsid w:val="33766BFC"/>
    <w:rsid w:val="33C259F7"/>
    <w:rsid w:val="33CD760B"/>
    <w:rsid w:val="33E23D2D"/>
    <w:rsid w:val="347914E6"/>
    <w:rsid w:val="352765C3"/>
    <w:rsid w:val="3569702C"/>
    <w:rsid w:val="35895362"/>
    <w:rsid w:val="36584736"/>
    <w:rsid w:val="366D0E58"/>
    <w:rsid w:val="36E5781D"/>
    <w:rsid w:val="36FB77C2"/>
    <w:rsid w:val="372E13CA"/>
    <w:rsid w:val="37C83693"/>
    <w:rsid w:val="38203D22"/>
    <w:rsid w:val="38EC052C"/>
    <w:rsid w:val="39037B98"/>
    <w:rsid w:val="395A05A6"/>
    <w:rsid w:val="397B655D"/>
    <w:rsid w:val="39902C7F"/>
    <w:rsid w:val="39D26F6B"/>
    <w:rsid w:val="39FD3633"/>
    <w:rsid w:val="3A8A2E97"/>
    <w:rsid w:val="3AA12ABC"/>
    <w:rsid w:val="3AEB54BA"/>
    <w:rsid w:val="3B227B92"/>
    <w:rsid w:val="3BBA100A"/>
    <w:rsid w:val="3BF072E6"/>
    <w:rsid w:val="3C057493"/>
    <w:rsid w:val="3CC913E0"/>
    <w:rsid w:val="3D351B7B"/>
    <w:rsid w:val="3D7725E5"/>
    <w:rsid w:val="3DCF2C73"/>
    <w:rsid w:val="3E040F4F"/>
    <w:rsid w:val="3E0E69B8"/>
    <w:rsid w:val="3E0F72E0"/>
    <w:rsid w:val="3E9C6B44"/>
    <w:rsid w:val="3EF37553"/>
    <w:rsid w:val="3F135889"/>
    <w:rsid w:val="3FA76F26"/>
    <w:rsid w:val="3FED2FEE"/>
    <w:rsid w:val="40022F93"/>
    <w:rsid w:val="41485829"/>
    <w:rsid w:val="41CA257F"/>
    <w:rsid w:val="42212F8E"/>
    <w:rsid w:val="43056A83"/>
    <w:rsid w:val="434774ED"/>
    <w:rsid w:val="435C3C0F"/>
    <w:rsid w:val="43713BB4"/>
    <w:rsid w:val="439C027C"/>
    <w:rsid w:val="442B2FE3"/>
    <w:rsid w:val="443F2AAC"/>
    <w:rsid w:val="444B1319"/>
    <w:rsid w:val="44EE0B22"/>
    <w:rsid w:val="4649335D"/>
    <w:rsid w:val="46BF20A2"/>
    <w:rsid w:val="46D66444"/>
    <w:rsid w:val="46EB2B66"/>
    <w:rsid w:val="477914D1"/>
    <w:rsid w:val="48054938"/>
    <w:rsid w:val="484636CE"/>
    <w:rsid w:val="484653A1"/>
    <w:rsid w:val="492A0E97"/>
    <w:rsid w:val="498C34BA"/>
    <w:rsid w:val="4B745559"/>
    <w:rsid w:val="4B7F716D"/>
    <w:rsid w:val="4BB66596"/>
    <w:rsid w:val="4CA536CC"/>
    <w:rsid w:val="4CB052E1"/>
    <w:rsid w:val="4CBA3672"/>
    <w:rsid w:val="4D3267B3"/>
    <w:rsid w:val="4D7D11B1"/>
    <w:rsid w:val="4DB33889"/>
    <w:rsid w:val="4DEB17E5"/>
    <w:rsid w:val="4E3605DF"/>
    <w:rsid w:val="4E566916"/>
    <w:rsid w:val="4E6D2CB8"/>
    <w:rsid w:val="4E8D0FEE"/>
    <w:rsid w:val="4EEE7D8E"/>
    <w:rsid w:val="4F7C2E75"/>
    <w:rsid w:val="4F9360E5"/>
    <w:rsid w:val="4FA7753C"/>
    <w:rsid w:val="4FBE7162"/>
    <w:rsid w:val="50291142"/>
    <w:rsid w:val="506B057F"/>
    <w:rsid w:val="50D756B0"/>
    <w:rsid w:val="510E7D88"/>
    <w:rsid w:val="51442461"/>
    <w:rsid w:val="515A2406"/>
    <w:rsid w:val="51A61200"/>
    <w:rsid w:val="51F2387E"/>
    <w:rsid w:val="51FC1C0F"/>
    <w:rsid w:val="52295F56"/>
    <w:rsid w:val="5249428D"/>
    <w:rsid w:val="527F6965"/>
    <w:rsid w:val="529F4C9C"/>
    <w:rsid w:val="536227DB"/>
    <w:rsid w:val="54B26C85"/>
    <w:rsid w:val="55AC6E9D"/>
    <w:rsid w:val="55CD4E53"/>
    <w:rsid w:val="55E34DF9"/>
    <w:rsid w:val="57335A1F"/>
    <w:rsid w:val="580C7901"/>
    <w:rsid w:val="580D3184"/>
    <w:rsid w:val="58DB6CD4"/>
    <w:rsid w:val="59473E05"/>
    <w:rsid w:val="59D80FE8"/>
    <w:rsid w:val="59F50AA6"/>
    <w:rsid w:val="5A615BD7"/>
    <w:rsid w:val="5AA26640"/>
    <w:rsid w:val="5AAD0254"/>
    <w:rsid w:val="5AB43A4D"/>
    <w:rsid w:val="5AEE19A6"/>
    <w:rsid w:val="5B3A7AB8"/>
    <w:rsid w:val="5B872136"/>
    <w:rsid w:val="5B9D1AEC"/>
    <w:rsid w:val="5BB3647D"/>
    <w:rsid w:val="5C1F35AE"/>
    <w:rsid w:val="5C882BFD"/>
    <w:rsid w:val="5CEE2982"/>
    <w:rsid w:val="5D385380"/>
    <w:rsid w:val="5D6F7A58"/>
    <w:rsid w:val="5DF247AE"/>
    <w:rsid w:val="5E325597"/>
    <w:rsid w:val="5E731884"/>
    <w:rsid w:val="5EDF69B5"/>
    <w:rsid w:val="60104B28"/>
    <w:rsid w:val="607D18D9"/>
    <w:rsid w:val="60A85FA1"/>
    <w:rsid w:val="60C75D14"/>
    <w:rsid w:val="615D49E3"/>
    <w:rsid w:val="61CE5D83"/>
    <w:rsid w:val="626671FB"/>
    <w:rsid w:val="629038C3"/>
    <w:rsid w:val="6295289D"/>
    <w:rsid w:val="62D27BAF"/>
    <w:rsid w:val="637F0FCD"/>
    <w:rsid w:val="638A735E"/>
    <w:rsid w:val="63CB7DC7"/>
    <w:rsid w:val="646E75D0"/>
    <w:rsid w:val="64E65F95"/>
    <w:rsid w:val="653B6D24"/>
    <w:rsid w:val="6567306B"/>
    <w:rsid w:val="659473B3"/>
    <w:rsid w:val="66154489"/>
    <w:rsid w:val="66CF38B7"/>
    <w:rsid w:val="679113F7"/>
    <w:rsid w:val="67E60BCD"/>
    <w:rsid w:val="68344483"/>
    <w:rsid w:val="68696EDC"/>
    <w:rsid w:val="688B4E92"/>
    <w:rsid w:val="68C2756A"/>
    <w:rsid w:val="68EC3C32"/>
    <w:rsid w:val="698F343B"/>
    <w:rsid w:val="6A120191"/>
    <w:rsid w:val="6ABF15AE"/>
    <w:rsid w:val="6B4A76AE"/>
    <w:rsid w:val="6BCE176C"/>
    <w:rsid w:val="6BEE7AA2"/>
    <w:rsid w:val="6D5502EE"/>
    <w:rsid w:val="6D60667F"/>
    <w:rsid w:val="6DB7708E"/>
    <w:rsid w:val="6E7064BC"/>
    <w:rsid w:val="6EBB0EBA"/>
    <w:rsid w:val="6EDC6E70"/>
    <w:rsid w:val="6F1C7C5A"/>
    <w:rsid w:val="6FAA2D41"/>
    <w:rsid w:val="700C1760"/>
    <w:rsid w:val="70540959"/>
    <w:rsid w:val="71072E96"/>
    <w:rsid w:val="7263789C"/>
    <w:rsid w:val="726B2544"/>
    <w:rsid w:val="72A10820"/>
    <w:rsid w:val="73704370"/>
    <w:rsid w:val="73707BF4"/>
    <w:rsid w:val="7386708A"/>
    <w:rsid w:val="73873F96"/>
    <w:rsid w:val="742873A2"/>
    <w:rsid w:val="745F1A7B"/>
    <w:rsid w:val="748B5DC2"/>
    <w:rsid w:val="74AB40F8"/>
    <w:rsid w:val="753871DF"/>
    <w:rsid w:val="75581C92"/>
    <w:rsid w:val="76473B19"/>
    <w:rsid w:val="76A9613C"/>
    <w:rsid w:val="76F44F37"/>
    <w:rsid w:val="76F507BA"/>
    <w:rsid w:val="774B5945"/>
    <w:rsid w:val="7782001E"/>
    <w:rsid w:val="77D44B79"/>
    <w:rsid w:val="77FA69E3"/>
    <w:rsid w:val="78304CBF"/>
    <w:rsid w:val="784F7772"/>
    <w:rsid w:val="785173F2"/>
    <w:rsid w:val="78711EA5"/>
    <w:rsid w:val="791407B4"/>
    <w:rsid w:val="791F6B45"/>
    <w:rsid w:val="79AC1C2C"/>
    <w:rsid w:val="79B77FBE"/>
    <w:rsid w:val="79CC7F63"/>
    <w:rsid w:val="7A186D5D"/>
    <w:rsid w:val="7A230972"/>
    <w:rsid w:val="7A5A304A"/>
    <w:rsid w:val="7AD0650C"/>
    <w:rsid w:val="7B7A27FA"/>
    <w:rsid w:val="7B8A593A"/>
    <w:rsid w:val="7BCA1FA7"/>
    <w:rsid w:val="7C8E7766"/>
    <w:rsid w:val="7CFA4897"/>
    <w:rsid w:val="7D0F483D"/>
    <w:rsid w:val="7D306F70"/>
    <w:rsid w:val="7D466F15"/>
    <w:rsid w:val="7E20467A"/>
    <w:rsid w:val="7F242C23"/>
    <w:rsid w:val="7F392BC8"/>
    <w:rsid w:val="7F5B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-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542E486A-E510-4044-BAA9-E09D2E67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2"/>
      </w:numPr>
      <w:adjustRightInd w:val="0"/>
      <w:snapToGrid w:val="0"/>
      <w:jc w:val="center"/>
      <w:outlineLvl w:val="0"/>
    </w:pPr>
    <w:rPr>
      <w:rFonts w:ascii="Calibri" w:hAnsi="Calibr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numId w:val="1"/>
      </w:numPr>
      <w:adjustRightInd w:val="0"/>
      <w:snapToGrid w:val="0"/>
      <w:spacing w:line="360" w:lineRule="auto"/>
      <w:ind w:left="0" w:firstLineChars="200" w:firstLine="560"/>
      <w:jc w:val="left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6" w:lineRule="auto"/>
      <w:jc w:val="left"/>
      <w:outlineLvl w:val="2"/>
    </w:pPr>
    <w:rPr>
      <w:b/>
      <w:bCs/>
      <w:sz w:val="24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t">
    <w:name w:val="t"/>
    <w:basedOn w:val="a0"/>
  </w:style>
  <w:style w:type="character" w:customStyle="1" w:styleId="HTML">
    <w:name w:val="HTML 预设格式 字符"/>
    <w:link w:val="HTML0"/>
    <w:rPr>
      <w:rFonts w:ascii="宋体" w:hAnsi="宋体" w:cs="宋体"/>
      <w:sz w:val="24"/>
      <w:szCs w:val="24"/>
    </w:rPr>
  </w:style>
  <w:style w:type="character" w:customStyle="1" w:styleId="a5">
    <w:name w:val="文档结构图 字符"/>
    <w:link w:val="a6"/>
    <w:rPr>
      <w:rFonts w:ascii="Microsoft YaHei UI" w:eastAsia="Microsoft YaHei UI"/>
      <w:kern w:val="2"/>
      <w:sz w:val="18"/>
      <w:szCs w:val="18"/>
    </w:rPr>
  </w:style>
  <w:style w:type="character" w:customStyle="1" w:styleId="41Char">
    <w:name w:val="标题41 Char"/>
    <w:link w:val="41"/>
    <w:rPr>
      <w:b/>
      <w:kern w:val="2"/>
      <w:sz w:val="28"/>
      <w:szCs w:val="21"/>
    </w:rPr>
  </w:style>
  <w:style w:type="character" w:customStyle="1" w:styleId="MingLiU5">
    <w:name w:val="正文文本 + MingLiU5"/>
    <w:aliases w:val="10.5 pt,间距 -2 pt"/>
    <w:rPr>
      <w:rFonts w:ascii="MingLiU" w:eastAsia="MingLiU" w:cs="MingLiU"/>
      <w:spacing w:val="-40"/>
      <w:sz w:val="21"/>
      <w:szCs w:val="21"/>
      <w:u w:val="none"/>
    </w:rPr>
  </w:style>
  <w:style w:type="character" w:customStyle="1" w:styleId="a7">
    <w:name w:val="批注主题 字符"/>
    <w:link w:val="a8"/>
    <w:rPr>
      <w:b/>
      <w:bCs/>
      <w:kern w:val="2"/>
      <w:sz w:val="21"/>
      <w:szCs w:val="21"/>
    </w:rPr>
  </w:style>
  <w:style w:type="character" w:customStyle="1" w:styleId="on">
    <w:name w:val="on"/>
    <w:rPr>
      <w:vanish/>
      <w:shd w:val="clear" w:color="auto" w:fill="FFFFFF"/>
    </w:rPr>
  </w:style>
  <w:style w:type="character" w:customStyle="1" w:styleId="8ArialUnicodeMS">
    <w:name w:val="正文文本 (8) + Arial Unicode MS"/>
    <w:aliases w:val="10 pt"/>
    <w:rPr>
      <w:rFonts w:ascii="Arial Unicode MS" w:eastAsia="Arial Unicode MS" w:cs="Arial Unicode MS"/>
      <w:sz w:val="20"/>
      <w:szCs w:val="20"/>
      <w:u w:val="none"/>
    </w:rPr>
  </w:style>
  <w:style w:type="character" w:customStyle="1" w:styleId="a9">
    <w:name w:val="正文文本 字符"/>
    <w:link w:val="aa"/>
    <w:rPr>
      <w:rFonts w:ascii="Arial Unicode MS" w:eastAsia="Arial Unicode MS" w:cs="Arial Unicode MS"/>
      <w:shd w:val="clear" w:color="auto" w:fill="FFFFFF"/>
    </w:rPr>
  </w:style>
  <w:style w:type="character" w:customStyle="1" w:styleId="10">
    <w:name w:val="标题 1 字符"/>
    <w:link w:val="1"/>
    <w:rPr>
      <w:rFonts w:ascii="Calibri" w:eastAsia="宋体" w:hAnsi="Calibri"/>
      <w:b/>
      <w:bCs/>
      <w:kern w:val="44"/>
      <w:sz w:val="32"/>
      <w:szCs w:val="44"/>
    </w:rPr>
  </w:style>
  <w:style w:type="character" w:customStyle="1" w:styleId="20">
    <w:name w:val="标题 2 字符"/>
    <w:link w:val="2"/>
    <w:rPr>
      <w:rFonts w:ascii="Times New Roman" w:hAnsi="Times New Roman"/>
      <w:b/>
      <w:bCs/>
      <w:kern w:val="2"/>
      <w:sz w:val="28"/>
      <w:szCs w:val="32"/>
    </w:rPr>
  </w:style>
  <w:style w:type="character" w:customStyle="1" w:styleId="MingLiU">
    <w:name w:val="正文文本 + MingLiU"/>
    <w:rPr>
      <w:rFonts w:ascii="MingLiU" w:eastAsia="MingLiU" w:cs="MingLiU"/>
      <w:sz w:val="20"/>
      <w:szCs w:val="20"/>
      <w:u w:val="none"/>
      <w:lang w:val="en-US" w:eastAsia="en-US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8">
    <w:name w:val="正文文本 (8)_"/>
    <w:link w:val="80"/>
    <w:rPr>
      <w:rFonts w:ascii="Century Schoolbook" w:eastAsia="Century Schoolbook" w:cs="Century Schoolbook"/>
      <w:sz w:val="19"/>
      <w:szCs w:val="19"/>
      <w:shd w:val="clear" w:color="auto" w:fill="FFFFFF"/>
    </w:rPr>
  </w:style>
  <w:style w:type="character" w:customStyle="1" w:styleId="Char">
    <w:name w:val="正文文本 Char"/>
    <w:rPr>
      <w:kern w:val="2"/>
      <w:sz w:val="21"/>
      <w:szCs w:val="21"/>
    </w:rPr>
  </w:style>
  <w:style w:type="character" w:customStyle="1" w:styleId="ad">
    <w:name w:val="页脚 字符"/>
    <w:link w:val="ae"/>
    <w:rPr>
      <w:kern w:val="2"/>
      <w:sz w:val="18"/>
      <w:szCs w:val="18"/>
    </w:rPr>
  </w:style>
  <w:style w:type="character" w:customStyle="1" w:styleId="CenturySchoolbook">
    <w:name w:val="正文文本 + Century Schoolbook"/>
    <w:aliases w:val="9.5 pt"/>
    <w:rPr>
      <w:rFonts w:ascii="Century Schoolbook" w:eastAsia="Century Schoolbook" w:cs="Century Schoolbook"/>
      <w:sz w:val="19"/>
      <w:szCs w:val="19"/>
      <w:u w:val="none"/>
    </w:rPr>
  </w:style>
  <w:style w:type="character" w:styleId="af">
    <w:name w:val="FollowedHyperlink"/>
    <w:rPr>
      <w:color w:val="555555"/>
      <w:u w:val="none"/>
    </w:rPr>
  </w:style>
  <w:style w:type="character" w:customStyle="1" w:styleId="1Char">
    <w:name w:val="1 Char"/>
    <w:link w:val="11"/>
    <w:rPr>
      <w:rFonts w:ascii="Times New Roman" w:hAnsi="Times New Roman"/>
      <w:b/>
      <w:kern w:val="2"/>
      <w:sz w:val="28"/>
      <w:szCs w:val="21"/>
    </w:rPr>
  </w:style>
  <w:style w:type="character" w:styleId="af0">
    <w:name w:val="annotation reference"/>
    <w:rPr>
      <w:sz w:val="21"/>
      <w:szCs w:val="21"/>
    </w:rPr>
  </w:style>
  <w:style w:type="character" w:styleId="af1">
    <w:name w:val="page number"/>
    <w:basedOn w:val="a0"/>
  </w:style>
  <w:style w:type="character" w:styleId="af2">
    <w:name w:val="Hyperlink"/>
    <w:uiPriority w:val="99"/>
    <w:rPr>
      <w:color w:val="0563C1"/>
      <w:u w:val="single"/>
    </w:rPr>
  </w:style>
  <w:style w:type="character" w:customStyle="1" w:styleId="af3">
    <w:name w:val="批注文字 字符"/>
    <w:link w:val="af4"/>
    <w:rPr>
      <w:kern w:val="2"/>
      <w:sz w:val="21"/>
      <w:szCs w:val="21"/>
    </w:rPr>
  </w:style>
  <w:style w:type="paragraph" w:styleId="aa">
    <w:name w:val="Body Text"/>
    <w:basedOn w:val="a"/>
    <w:link w:val="a9"/>
    <w:pPr>
      <w:shd w:val="clear" w:color="auto" w:fill="FFFFFF"/>
      <w:spacing w:line="367" w:lineRule="exact"/>
      <w:ind w:hanging="420"/>
      <w:jc w:val="left"/>
    </w:pPr>
    <w:rPr>
      <w:rFonts w:ascii="Arial Unicode MS" w:eastAsia="Arial Unicode MS"/>
      <w:kern w:val="0"/>
      <w:sz w:val="20"/>
      <w:szCs w:val="20"/>
      <w:shd w:val="clear" w:color="auto" w:fill="FFFFFF"/>
    </w:rPr>
  </w:style>
  <w:style w:type="paragraph" w:styleId="TOC9">
    <w:name w:val="toc 9"/>
    <w:basedOn w:val="a"/>
    <w:next w:val="a"/>
    <w:pPr>
      <w:ind w:leftChars="1600" w:left="3360"/>
    </w:pPr>
  </w:style>
  <w:style w:type="paragraph" w:styleId="TOC6">
    <w:name w:val="toc 6"/>
    <w:basedOn w:val="a"/>
    <w:next w:val="a"/>
    <w:pPr>
      <w:ind w:leftChars="1000" w:left="21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customStyle="1" w:styleId="80">
    <w:name w:val="正文文本 (8)"/>
    <w:basedOn w:val="a"/>
    <w:link w:val="8"/>
    <w:pPr>
      <w:shd w:val="clear" w:color="auto" w:fill="FFFFFF"/>
      <w:spacing w:line="313" w:lineRule="exact"/>
      <w:jc w:val="distribute"/>
    </w:pPr>
    <w:rPr>
      <w:rFonts w:ascii="Century Schoolbook" w:eastAsia="Century Schoolbook"/>
      <w:kern w:val="0"/>
      <w:sz w:val="19"/>
      <w:szCs w:val="19"/>
      <w:shd w:val="clear" w:color="auto" w:fill="FFFFFF"/>
    </w:rPr>
  </w:style>
  <w:style w:type="paragraph" w:customStyle="1" w:styleId="41">
    <w:name w:val="标题41"/>
    <w:basedOn w:val="a"/>
    <w:link w:val="41Char"/>
    <w:pPr>
      <w:numPr>
        <w:numId w:val="3"/>
      </w:numPr>
      <w:adjustRightInd w:val="0"/>
      <w:snapToGrid w:val="0"/>
      <w:ind w:left="0" w:firstLineChars="200" w:firstLine="420"/>
      <w:jc w:val="left"/>
      <w:outlineLvl w:val="1"/>
    </w:pPr>
    <w:rPr>
      <w:b/>
      <w:sz w:val="28"/>
    </w:rPr>
  </w:style>
  <w:style w:type="paragraph" w:customStyle="1" w:styleId="Char0">
    <w:name w:val=" Char"/>
    <w:basedOn w:val="a6"/>
    <w:pPr>
      <w:shd w:val="clear" w:color="auto" w:fill="000080"/>
    </w:pPr>
    <w:rPr>
      <w:rFonts w:ascii="Tahoma" w:eastAsia="宋体" w:hAnsi="Tahoma"/>
      <w:sz w:val="24"/>
      <w:szCs w:val="24"/>
    </w:rPr>
  </w:style>
  <w:style w:type="paragraph" w:customStyle="1" w:styleId="af5">
    <w:name w:val="列出段落"/>
    <w:basedOn w:val="a"/>
    <w:uiPriority w:val="34"/>
    <w:qFormat/>
    <w:pPr>
      <w:ind w:firstLineChars="200" w:firstLine="420"/>
    </w:pPr>
  </w:style>
  <w:style w:type="paragraph" w:customStyle="1" w:styleId="21">
    <w:name w:val="标题2"/>
    <w:basedOn w:val="a"/>
    <w:pPr>
      <w:spacing w:line="360" w:lineRule="auto"/>
      <w:ind w:firstLineChars="200" w:firstLine="560"/>
    </w:pPr>
    <w:rPr>
      <w:b/>
      <w:sz w:val="28"/>
    </w:rPr>
  </w:style>
  <w:style w:type="paragraph" w:styleId="HTML0">
    <w:name w:val="HTML Preformatted"/>
    <w:basedOn w:val="a"/>
    <w:link w:val="HTM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6">
    <w:name w:val="Document Map"/>
    <w:basedOn w:val="a"/>
    <w:link w:val="a5"/>
    <w:rPr>
      <w:rFonts w:ascii="Microsoft YaHei UI" w:eastAsia="Microsoft YaHei UI"/>
      <w:sz w:val="18"/>
      <w:szCs w:val="18"/>
    </w:rPr>
  </w:style>
  <w:style w:type="paragraph" w:styleId="TOC7">
    <w:name w:val="toc 7"/>
    <w:basedOn w:val="a"/>
    <w:next w:val="a"/>
    <w:pPr>
      <w:ind w:leftChars="1200" w:left="2520"/>
    </w:pPr>
  </w:style>
  <w:style w:type="paragraph" w:styleId="af4">
    <w:name w:val="annotation text"/>
    <w:basedOn w:val="a"/>
    <w:link w:val="af3"/>
    <w:pPr>
      <w:jc w:val="left"/>
    </w:pPr>
  </w:style>
  <w:style w:type="paragraph" w:styleId="a8">
    <w:name w:val="annotation subject"/>
    <w:basedOn w:val="af4"/>
    <w:next w:val="af4"/>
    <w:link w:val="a7"/>
    <w:rPr>
      <w:b/>
      <w:bCs/>
    </w:rPr>
  </w:style>
  <w:style w:type="paragraph" w:styleId="TOC5">
    <w:name w:val="toc 5"/>
    <w:basedOn w:val="a"/>
    <w:next w:val="a"/>
    <w:pPr>
      <w:ind w:leftChars="800" w:left="1680"/>
    </w:pPr>
  </w:style>
  <w:style w:type="paragraph" w:styleId="TOC3">
    <w:name w:val="toc 3"/>
    <w:basedOn w:val="a"/>
    <w:next w:val="a"/>
    <w:pPr>
      <w:ind w:leftChars="400" w:left="840"/>
    </w:pPr>
  </w:style>
  <w:style w:type="paragraph" w:customStyle="1" w:styleId="11">
    <w:name w:val="1"/>
    <w:basedOn w:val="a"/>
    <w:link w:val="1Char"/>
    <w:pPr>
      <w:numPr>
        <w:numId w:val="4"/>
      </w:numPr>
      <w:tabs>
        <w:tab w:val="left" w:pos="425"/>
      </w:tabs>
      <w:adjustRightInd w:val="0"/>
      <w:snapToGrid w:val="0"/>
      <w:spacing w:line="360" w:lineRule="auto"/>
    </w:pPr>
    <w:rPr>
      <w:b/>
      <w:sz w:val="28"/>
    </w:rPr>
  </w:style>
  <w:style w:type="paragraph" w:styleId="TOC8">
    <w:name w:val="toc 8"/>
    <w:basedOn w:val="a"/>
    <w:next w:val="a"/>
    <w:pPr>
      <w:ind w:leftChars="1400" w:left="2940"/>
    </w:pPr>
  </w:style>
  <w:style w:type="paragraph" w:customStyle="1" w:styleId="af6">
    <w:name w:val="列项●（二级）"/>
    <w:basedOn w:val="a"/>
    <w:pPr>
      <w:numPr>
        <w:ilvl w:val="1"/>
        <w:numId w:val="5"/>
      </w:numPr>
      <w:tabs>
        <w:tab w:val="left" w:pos="760"/>
      </w:tabs>
    </w:pPr>
  </w:style>
  <w:style w:type="paragraph" w:customStyle="1" w:styleId="af7">
    <w:name w:val="段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styleId="ae">
    <w:name w:val="footer"/>
    <w:basedOn w:val="a"/>
    <w:link w:val="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pPr>
      <w:ind w:leftChars="600" w:left="1260"/>
    </w:pPr>
  </w:style>
  <w:style w:type="paragraph" w:customStyle="1" w:styleId="ListParagraph">
    <w:name w:val="List Paragraph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pPr>
      <w:ind w:firstLineChars="200" w:firstLine="420"/>
    </w:pPr>
    <w:rPr>
      <w:rFonts w:ascii="Calibri" w:hAnsi="Calibri"/>
      <w:szCs w:val="22"/>
    </w:rPr>
  </w:style>
  <w:style w:type="paragraph" w:customStyle="1" w:styleId="af8">
    <w:name w:val="列项——（一级）"/>
    <w:pPr>
      <w:widowControl w:val="0"/>
      <w:numPr>
        <w:numId w:val="5"/>
      </w:numPr>
      <w:jc w:val="center"/>
    </w:pPr>
    <w:rPr>
      <w:rFonts w:ascii="宋体" w:hAnsi="宋体"/>
      <w:b/>
      <w:sz w:val="32"/>
    </w:rPr>
  </w:style>
  <w:style w:type="paragraph" w:customStyle="1" w:styleId="af9">
    <w:name w:val="列项◆（三级）"/>
    <w:basedOn w:val="a"/>
    <w:pPr>
      <w:numPr>
        <w:ilvl w:val="2"/>
        <w:numId w:val="5"/>
      </w:numPr>
      <w:tabs>
        <w:tab w:val="left" w:pos="167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1624</Words>
  <Characters>9258</Characters>
  <Application>Microsoft Office Word</Application>
  <DocSecurity>0</DocSecurity>
  <PresentationFormat/>
  <Lines>77</Lines>
  <Paragraphs>21</Paragraphs>
  <Slides>0</Slides>
  <Notes>0</Notes>
  <HiddenSlides>0</HiddenSlides>
  <MMClips>0</MMClips>
  <ScaleCrop>false</ScaleCrop>
  <Manager/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《粮库安全储粮守则》</dc:title>
  <dc:subject/>
  <dc:creator>Yaoqu</dc:creator>
  <cp:keywords/>
  <dc:description/>
  <cp:lastModifiedBy>qiwen</cp:lastModifiedBy>
  <cp:revision>2</cp:revision>
  <cp:lastPrinted>2016-09-14T08:38:00Z</cp:lastPrinted>
  <dcterms:created xsi:type="dcterms:W3CDTF">2025-12-05T02:20:00Z</dcterms:created>
  <dcterms:modified xsi:type="dcterms:W3CDTF">2025-12-05T02:20:00Z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